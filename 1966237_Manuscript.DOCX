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7B6D" w14:textId="2DE74C36" w:rsidR="0098644F" w:rsidRPr="00362197" w:rsidRDefault="00000000" w:rsidP="00362197">
      <w:pPr>
        <w:jc w:val="center"/>
        <w:rPr>
          <w:rFonts w:ascii="Times New Roman" w:hAnsi="Times New Roman" w:cs="Times New Roman"/>
          <w:sz w:val="24"/>
          <w:szCs w:val="24"/>
        </w:rPr>
      </w:pPr>
      <w:r w:rsidRPr="00362197">
        <w:rPr>
          <w:rFonts w:ascii="Times New Roman" w:hAnsi="Times New Roman" w:cs="Times New Roman"/>
          <w:b/>
          <w:bCs/>
          <w:sz w:val="24"/>
          <w:szCs w:val="24"/>
        </w:rPr>
        <w:t>Agromorphological diversity and promising accessions of common bean (</w:t>
      </w:r>
      <w:r w:rsidRPr="00362197">
        <w:rPr>
          <w:rFonts w:ascii="Times New Roman" w:hAnsi="Times New Roman" w:cs="Times New Roman"/>
          <w:b/>
          <w:bCs/>
          <w:i/>
          <w:iCs/>
          <w:sz w:val="24"/>
          <w:szCs w:val="24"/>
        </w:rPr>
        <w:t>Phaseolus vulgaris</w:t>
      </w:r>
      <w:r w:rsidRPr="00362197">
        <w:rPr>
          <w:rFonts w:ascii="Times New Roman" w:hAnsi="Times New Roman" w:cs="Times New Roman"/>
          <w:b/>
          <w:bCs/>
          <w:sz w:val="24"/>
          <w:szCs w:val="24"/>
        </w:rPr>
        <w:t xml:space="preserve">) in the </w:t>
      </w:r>
      <w:ins w:id="0" w:author="Author" w:date="2026-09-07T09:22:00Z">
        <w:r w:rsidR="00FF7A36" w:rsidRPr="00FF7A36">
          <w:rPr>
            <w:rFonts w:ascii="Times New Roman" w:hAnsi="Times New Roman" w:cs="Times New Roman"/>
            <w:b/>
            <w:bCs/>
            <w:sz w:val="24"/>
            <w:szCs w:val="24"/>
          </w:rPr>
          <w:t>northeastern Peruvian Andes</w:t>
        </w:r>
      </w:ins>
      <w:del w:id="1" w:author="Author" w:date="2026-09-07T09:22:00Z" w16du:dateUtc="2026-09-07T14:22:00Z">
        <w:r w:rsidRPr="00362197" w:rsidDel="00FF7A36">
          <w:rPr>
            <w:rFonts w:ascii="Times New Roman" w:hAnsi="Times New Roman" w:cs="Times New Roman"/>
            <w:b/>
            <w:bCs/>
            <w:sz w:val="24"/>
            <w:szCs w:val="24"/>
          </w:rPr>
          <w:delText>And</w:delText>
        </w:r>
      </w:del>
      <w:del w:id="2" w:author="Author" w:date="2026-09-07T09:21:00Z" w16du:dateUtc="2026-09-07T14:21:00Z">
        <w:r w:rsidRPr="00362197" w:rsidDel="00FF7A36">
          <w:rPr>
            <w:rFonts w:ascii="Times New Roman" w:hAnsi="Times New Roman" w:cs="Times New Roman"/>
            <w:b/>
            <w:bCs/>
            <w:sz w:val="24"/>
            <w:szCs w:val="24"/>
          </w:rPr>
          <w:delText>ean-Amazonian region of Peru</w:delText>
        </w:r>
      </w:del>
    </w:p>
    <w:p w14:paraId="7918C4A9" w14:textId="5F865320" w:rsidR="0098644F" w:rsidRPr="00362197" w:rsidRDefault="00000000" w:rsidP="00362197">
      <w:pPr>
        <w:jc w:val="both"/>
        <w:rPr>
          <w:rFonts w:ascii="Times New Roman" w:hAnsi="Times New Roman" w:cs="Times New Roman"/>
          <w:sz w:val="24"/>
          <w:szCs w:val="24"/>
          <w:lang w:val="es-PE"/>
        </w:rPr>
      </w:pPr>
      <w:r w:rsidRPr="00362197">
        <w:rPr>
          <w:rFonts w:ascii="Times New Roman" w:hAnsi="Times New Roman" w:cs="Times New Roman"/>
          <w:sz w:val="24"/>
          <w:szCs w:val="24"/>
          <w:lang w:val="es-PE"/>
        </w:rPr>
        <w:t>José L. Huanambal-Gálvez</w:t>
      </w:r>
      <w:r w:rsidR="00362197" w:rsidRPr="00362197">
        <w:rPr>
          <w:rFonts w:ascii="Times New Roman" w:hAnsi="Times New Roman" w:cs="Times New Roman"/>
          <w:szCs w:val="24"/>
          <w:vertAlign w:val="superscript"/>
          <w:lang w:val="es-PE"/>
        </w:rPr>
        <w:t>1,2,3</w:t>
      </w:r>
      <w:r w:rsidRPr="00362197">
        <w:rPr>
          <w:rFonts w:ascii="Times New Roman" w:hAnsi="Times New Roman" w:cs="Times New Roman"/>
          <w:sz w:val="24"/>
          <w:szCs w:val="24"/>
          <w:lang w:val="es-PE"/>
        </w:rPr>
        <w:t>, Wagner Meza-Maicelo</w:t>
      </w:r>
      <w:r w:rsidR="00362197" w:rsidRPr="00362197">
        <w:rPr>
          <w:rFonts w:ascii="Times New Roman" w:hAnsi="Times New Roman" w:cs="Times New Roman"/>
          <w:szCs w:val="24"/>
          <w:vertAlign w:val="superscript"/>
          <w:lang w:val="es-PE"/>
        </w:rPr>
        <w:t>1,2,3</w:t>
      </w:r>
      <w:r w:rsidRPr="00362197">
        <w:rPr>
          <w:rFonts w:ascii="Times New Roman" w:hAnsi="Times New Roman" w:cs="Times New Roman"/>
          <w:sz w:val="24"/>
          <w:szCs w:val="24"/>
          <w:lang w:val="es-PE"/>
        </w:rPr>
        <w:t xml:space="preserve">, </w:t>
      </w:r>
      <w:proofErr w:type="spellStart"/>
      <w:r w:rsidRPr="00362197">
        <w:rPr>
          <w:rFonts w:ascii="Times New Roman" w:hAnsi="Times New Roman" w:cs="Times New Roman"/>
          <w:sz w:val="24"/>
          <w:szCs w:val="24"/>
          <w:lang w:val="es-PE"/>
        </w:rPr>
        <w:t>Victor</w:t>
      </w:r>
      <w:proofErr w:type="spellEnd"/>
      <w:r w:rsidRPr="00362197">
        <w:rPr>
          <w:rFonts w:ascii="Times New Roman" w:hAnsi="Times New Roman" w:cs="Times New Roman"/>
          <w:sz w:val="24"/>
          <w:szCs w:val="24"/>
          <w:lang w:val="es-PE"/>
        </w:rPr>
        <w:t xml:space="preserve"> H. Baldera-Chapoñan</w:t>
      </w:r>
      <w:r w:rsidR="00362197" w:rsidRPr="00362197">
        <w:rPr>
          <w:rFonts w:ascii="Times New Roman" w:hAnsi="Times New Roman" w:cs="Times New Roman"/>
          <w:szCs w:val="24"/>
          <w:vertAlign w:val="superscript"/>
          <w:lang w:val="es-PE"/>
        </w:rPr>
        <w:t>1,2,3</w:t>
      </w:r>
      <w:r w:rsidRPr="00362197">
        <w:rPr>
          <w:rFonts w:ascii="Times New Roman" w:hAnsi="Times New Roman" w:cs="Times New Roman"/>
          <w:sz w:val="24"/>
          <w:szCs w:val="24"/>
          <w:lang w:val="es-PE"/>
        </w:rPr>
        <w:t>, Manuel Oliva-Cruz</w:t>
      </w:r>
      <w:r w:rsidR="00362197" w:rsidRPr="00362197">
        <w:rPr>
          <w:rFonts w:ascii="Times New Roman" w:hAnsi="Times New Roman" w:cs="Times New Roman"/>
          <w:szCs w:val="24"/>
          <w:vertAlign w:val="superscript"/>
          <w:lang w:val="es-PE"/>
        </w:rPr>
        <w:t>1,3</w:t>
      </w:r>
      <w:r w:rsidRPr="00362197">
        <w:rPr>
          <w:rFonts w:ascii="Times New Roman" w:hAnsi="Times New Roman" w:cs="Times New Roman"/>
          <w:sz w:val="24"/>
          <w:szCs w:val="24"/>
          <w:lang w:val="es-PE"/>
        </w:rPr>
        <w:t>, Jorge L. Maicelo-Quintana</w:t>
      </w:r>
      <w:r w:rsidR="00362197" w:rsidRPr="00362197">
        <w:rPr>
          <w:rFonts w:ascii="Times New Roman" w:hAnsi="Times New Roman" w:cs="Times New Roman"/>
          <w:szCs w:val="24"/>
          <w:vertAlign w:val="superscript"/>
          <w:lang w:val="es-PE"/>
        </w:rPr>
        <w:t>4</w:t>
      </w:r>
      <w:r w:rsidRPr="00362197">
        <w:rPr>
          <w:rFonts w:ascii="Times New Roman" w:hAnsi="Times New Roman" w:cs="Times New Roman"/>
          <w:sz w:val="24"/>
          <w:szCs w:val="24"/>
          <w:lang w:val="es-PE"/>
        </w:rPr>
        <w:t>, and Flavio Lozano-Isla</w:t>
      </w:r>
      <w:r w:rsidR="00362197" w:rsidRPr="00362197">
        <w:rPr>
          <w:rFonts w:ascii="Times New Roman" w:hAnsi="Times New Roman" w:cs="Times New Roman"/>
          <w:szCs w:val="24"/>
          <w:vertAlign w:val="superscript"/>
          <w:lang w:val="es-PE"/>
        </w:rPr>
        <w:t>1,2,</w:t>
      </w:r>
      <w:proofErr w:type="gramStart"/>
      <w:r w:rsidR="00362197" w:rsidRPr="00362197">
        <w:rPr>
          <w:rFonts w:ascii="Times New Roman" w:hAnsi="Times New Roman" w:cs="Times New Roman"/>
          <w:szCs w:val="24"/>
          <w:vertAlign w:val="superscript"/>
          <w:lang w:val="es-PE"/>
        </w:rPr>
        <w:t>3,*</w:t>
      </w:r>
      <w:proofErr w:type="gramEnd"/>
      <w:r w:rsidRPr="00362197">
        <w:rPr>
          <w:rFonts w:ascii="Times New Roman" w:hAnsi="Times New Roman" w:cs="Times New Roman"/>
          <w:sz w:val="24"/>
          <w:szCs w:val="24"/>
          <w:lang w:val="es-PE"/>
        </w:rPr>
        <w:t xml:space="preserve"> </w:t>
      </w:r>
    </w:p>
    <w:p w14:paraId="463D7859" w14:textId="06992537" w:rsidR="0098644F" w:rsidRPr="00362197" w:rsidRDefault="00362197" w:rsidP="00362197">
      <w:pPr>
        <w:jc w:val="both"/>
        <w:rPr>
          <w:rFonts w:ascii="Times New Roman" w:hAnsi="Times New Roman" w:cs="Times New Roman"/>
          <w:sz w:val="24"/>
          <w:szCs w:val="24"/>
          <w:lang w:val="es-PE"/>
        </w:rPr>
      </w:pPr>
      <w:r w:rsidRPr="00362197">
        <w:rPr>
          <w:rFonts w:ascii="Times New Roman" w:hAnsi="Times New Roman" w:cs="Times New Roman"/>
          <w:szCs w:val="24"/>
          <w:vertAlign w:val="superscript"/>
          <w:lang w:val="es-PE"/>
        </w:rPr>
        <w:t>1</w:t>
      </w:r>
      <w:r w:rsidRPr="00362197">
        <w:rPr>
          <w:rFonts w:ascii="Times New Roman" w:hAnsi="Times New Roman" w:cs="Times New Roman"/>
          <w:sz w:val="24"/>
          <w:szCs w:val="24"/>
          <w:lang w:val="es-PE"/>
        </w:rPr>
        <w:t>Facultad de Ingeniería y Ciencias Agrarias, Universidad Nacional Toribio Rodríguez de Mendoza de Amazonas (UNTRM-A), Chachapoyas, Amazonas, Perú.</w:t>
      </w:r>
    </w:p>
    <w:p w14:paraId="3F3ED49C" w14:textId="7BF17949" w:rsidR="0098644F" w:rsidRPr="00362197" w:rsidRDefault="00362197" w:rsidP="00362197">
      <w:pPr>
        <w:jc w:val="both"/>
        <w:rPr>
          <w:rFonts w:ascii="Times New Roman" w:hAnsi="Times New Roman" w:cs="Times New Roman"/>
          <w:sz w:val="24"/>
          <w:szCs w:val="24"/>
          <w:lang w:val="es-PE"/>
        </w:rPr>
      </w:pPr>
      <w:r w:rsidRPr="00362197">
        <w:rPr>
          <w:rFonts w:ascii="Times New Roman" w:hAnsi="Times New Roman" w:cs="Times New Roman"/>
          <w:szCs w:val="24"/>
          <w:vertAlign w:val="superscript"/>
          <w:lang w:val="es-PE"/>
        </w:rPr>
        <w:t>2</w:t>
      </w:r>
      <w:r w:rsidRPr="00362197">
        <w:rPr>
          <w:rFonts w:ascii="Times New Roman" w:hAnsi="Times New Roman" w:cs="Times New Roman"/>
          <w:sz w:val="24"/>
          <w:szCs w:val="24"/>
          <w:lang w:val="es-PE"/>
        </w:rPr>
        <w:t>Centro de Investigación e Innovación en Granos y Semillas, Universidad Nacional Toribio Rodríguez de Mendoza de Amazonas (UNTRM-A), Chachapoyas, Amazonas, Perú.</w:t>
      </w:r>
    </w:p>
    <w:p w14:paraId="686F3C30" w14:textId="1C816C69" w:rsidR="0098644F" w:rsidRPr="00362197" w:rsidRDefault="00362197" w:rsidP="00362197">
      <w:pPr>
        <w:jc w:val="both"/>
        <w:rPr>
          <w:rFonts w:ascii="Times New Roman" w:hAnsi="Times New Roman" w:cs="Times New Roman"/>
          <w:sz w:val="24"/>
          <w:szCs w:val="24"/>
          <w:lang w:val="es-PE"/>
        </w:rPr>
      </w:pPr>
      <w:r w:rsidRPr="00362197">
        <w:rPr>
          <w:rFonts w:ascii="Times New Roman" w:hAnsi="Times New Roman" w:cs="Times New Roman"/>
          <w:szCs w:val="24"/>
          <w:vertAlign w:val="superscript"/>
          <w:lang w:val="es-PE"/>
        </w:rPr>
        <w:t>3</w:t>
      </w:r>
      <w:r w:rsidRPr="00362197">
        <w:rPr>
          <w:rFonts w:ascii="Times New Roman" w:hAnsi="Times New Roman" w:cs="Times New Roman"/>
          <w:sz w:val="24"/>
          <w:szCs w:val="24"/>
          <w:lang w:val="es-PE"/>
        </w:rPr>
        <w:t>Instituto de Investigación para el Desarrollo Sustentable de Ceja de Selva (INDES CES), Facultad de Ingeniería y Ciencias Agrarias (FICA), Universidad Nacional Toribio Rodríguez de Mendoza de Amazonas (UNTRM-A), Chachapoyas, Amazonas, Perú.</w:t>
      </w:r>
    </w:p>
    <w:p w14:paraId="0E64DD46" w14:textId="754F3734" w:rsidR="0098644F" w:rsidRPr="00362197" w:rsidRDefault="00362197" w:rsidP="00362197">
      <w:pPr>
        <w:jc w:val="both"/>
        <w:rPr>
          <w:rFonts w:ascii="Times New Roman" w:hAnsi="Times New Roman" w:cs="Times New Roman"/>
          <w:sz w:val="24"/>
          <w:szCs w:val="24"/>
          <w:lang w:val="es-PE"/>
        </w:rPr>
      </w:pPr>
      <w:r w:rsidRPr="00362197">
        <w:rPr>
          <w:rFonts w:ascii="Times New Roman" w:hAnsi="Times New Roman" w:cs="Times New Roman"/>
          <w:szCs w:val="24"/>
          <w:vertAlign w:val="superscript"/>
          <w:lang w:val="es-PE"/>
        </w:rPr>
        <w:t>4</w:t>
      </w:r>
      <w:r w:rsidRPr="00362197">
        <w:rPr>
          <w:rFonts w:ascii="Times New Roman" w:hAnsi="Times New Roman" w:cs="Times New Roman"/>
          <w:sz w:val="24"/>
          <w:szCs w:val="24"/>
          <w:lang w:val="es-PE"/>
        </w:rPr>
        <w:t xml:space="preserve">Facultad de Ingeniería Zootecnista, Agronegocios y Biotecnología, Universidad Nacional Toribio Rodríguez de Mendoza de Amazonas (UNTRM-A), Chachapoyas, Amazonas, </w:t>
      </w:r>
      <w:proofErr w:type="spellStart"/>
      <w:r w:rsidRPr="00362197">
        <w:rPr>
          <w:rFonts w:ascii="Times New Roman" w:hAnsi="Times New Roman" w:cs="Times New Roman"/>
          <w:sz w:val="24"/>
          <w:szCs w:val="24"/>
          <w:lang w:val="es-PE"/>
        </w:rPr>
        <w:t>Peru</w:t>
      </w:r>
      <w:proofErr w:type="spellEnd"/>
    </w:p>
    <w:p w14:paraId="4E89861E" w14:textId="3E5AFA58" w:rsidR="0098644F" w:rsidRDefault="00BC1E15" w:rsidP="00362197">
      <w:pPr>
        <w:jc w:val="both"/>
        <w:rPr>
          <w:rFonts w:ascii="Times New Roman" w:hAnsi="Times New Roman" w:cs="Times New Roman"/>
          <w:sz w:val="24"/>
          <w:szCs w:val="24"/>
        </w:rPr>
      </w:pPr>
      <w:r w:rsidRPr="00006624">
        <w:rPr>
          <w:rFonts w:ascii="Times New Roman" w:hAnsi="Times New Roman" w:cs="Times New Roman"/>
          <w:szCs w:val="24"/>
          <w:vertAlign w:val="superscript"/>
          <w:lang w:val="en-US"/>
        </w:rPr>
        <w:t>*</w:t>
      </w:r>
      <w:r w:rsidRPr="00BC1E15">
        <w:rPr>
          <w:rFonts w:ascii="Times New Roman" w:hAnsi="Times New Roman" w:cs="Times New Roman"/>
          <w:b/>
          <w:bCs/>
          <w:sz w:val="24"/>
          <w:szCs w:val="24"/>
        </w:rPr>
        <w:t>Corresponding author</w:t>
      </w:r>
      <w:r w:rsidRPr="00362197">
        <w:rPr>
          <w:rFonts w:ascii="Times New Roman" w:hAnsi="Times New Roman" w:cs="Times New Roman"/>
          <w:sz w:val="24"/>
          <w:szCs w:val="24"/>
        </w:rPr>
        <w:t>: Flavio Lozano-Isla &lt;</w:t>
      </w:r>
      <w:hyperlink r:id="rId8">
        <w:r w:rsidRPr="00362197">
          <w:rPr>
            <w:rStyle w:val="Hipervnculo"/>
            <w:rFonts w:ascii="Times New Roman" w:hAnsi="Times New Roman" w:cs="Times New Roman"/>
            <w:sz w:val="24"/>
            <w:szCs w:val="24"/>
          </w:rPr>
          <w:t>flavio.lozano@untrm.edu.pe</w:t>
        </w:r>
      </w:hyperlink>
      <w:r w:rsidRPr="00362197">
        <w:rPr>
          <w:rFonts w:ascii="Times New Roman" w:hAnsi="Times New Roman" w:cs="Times New Roman"/>
          <w:sz w:val="24"/>
          <w:szCs w:val="24"/>
        </w:rPr>
        <w:t>&gt;</w:t>
      </w:r>
    </w:p>
    <w:p w14:paraId="2CFCE2F3" w14:textId="77777777" w:rsidR="00BC1E15" w:rsidRPr="00362197" w:rsidRDefault="00BC1E15" w:rsidP="00362197">
      <w:pPr>
        <w:jc w:val="both"/>
        <w:rPr>
          <w:rFonts w:ascii="Times New Roman" w:hAnsi="Times New Roman" w:cs="Times New Roman"/>
          <w:sz w:val="24"/>
          <w:szCs w:val="24"/>
        </w:rPr>
      </w:pPr>
    </w:p>
    <w:p w14:paraId="31B2F836" w14:textId="5866DF7E"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Keywords: Andean crops; food security; genetic diversity; germplasm; plant breeding; phenotypic plasticity</w:t>
      </w:r>
    </w:p>
    <w:p w14:paraId="39E8EE2F"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Abstract</w:t>
      </w:r>
    </w:p>
    <w:p w14:paraId="38064E40" w14:textId="11EAA64F" w:rsidR="0098644F"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Common bean (</w:t>
      </w:r>
      <w:r w:rsidRPr="00362197">
        <w:rPr>
          <w:rFonts w:ascii="Times New Roman" w:hAnsi="Times New Roman" w:cs="Times New Roman"/>
          <w:i/>
          <w:iCs/>
          <w:sz w:val="24"/>
          <w:szCs w:val="24"/>
        </w:rPr>
        <w:t>Phaseolus vulgaris</w:t>
      </w:r>
      <w:r w:rsidRPr="00362197">
        <w:rPr>
          <w:rFonts w:ascii="Times New Roman" w:hAnsi="Times New Roman" w:cs="Times New Roman"/>
          <w:sz w:val="24"/>
          <w:szCs w:val="24"/>
        </w:rPr>
        <w:t xml:space="preserve"> L.)</w:t>
      </w:r>
      <w:ins w:id="3" w:author="Author" w:date="2026-09-24T10:25:00Z">
        <w:r w:rsidR="00A31851" w:rsidRPr="00A31851">
          <w:rPr>
            <w:rFonts w:ascii="Times New Roman" w:hAnsi="Times New Roman" w:cs="Times New Roman"/>
            <w:sz w:val="24"/>
            <w:szCs w:val="24"/>
          </w:rPr>
          <w:t xml:space="preserve"> </w:t>
        </w:r>
        <w:proofErr w:type="spellStart"/>
        <w:r w:rsidR="00A31851" w:rsidRPr="00A31851">
          <w:rPr>
            <w:rFonts w:ascii="Times New Roman" w:hAnsi="Times New Roman" w:cs="Times New Roman"/>
            <w:sz w:val="24"/>
            <w:szCs w:val="24"/>
          </w:rPr>
          <w:t>harbors</w:t>
        </w:r>
        <w:proofErr w:type="spellEnd"/>
        <w:r w:rsidR="00A31851" w:rsidRPr="00A31851">
          <w:rPr>
            <w:rFonts w:ascii="Times New Roman" w:hAnsi="Times New Roman" w:cs="Times New Roman"/>
            <w:sz w:val="24"/>
            <w:szCs w:val="24"/>
          </w:rPr>
          <w:t xml:space="preserve"> valuable </w:t>
        </w:r>
        <w:proofErr w:type="spellStart"/>
        <w:r w:rsidR="00A31851" w:rsidRPr="00A31851">
          <w:rPr>
            <w:rFonts w:ascii="Times New Roman" w:hAnsi="Times New Roman" w:cs="Times New Roman"/>
            <w:sz w:val="24"/>
            <w:szCs w:val="24"/>
          </w:rPr>
          <w:t>agromorphological</w:t>
        </w:r>
        <w:proofErr w:type="spellEnd"/>
        <w:r w:rsidR="00A31851" w:rsidRPr="00A31851">
          <w:rPr>
            <w:rFonts w:ascii="Times New Roman" w:hAnsi="Times New Roman" w:cs="Times New Roman"/>
            <w:sz w:val="24"/>
            <w:szCs w:val="24"/>
          </w:rPr>
          <w:t xml:space="preserve"> diversity in the northeastern Peruvian Andes, which remains poorly characterized despite the risk of genetic erosion</w:t>
        </w:r>
      </w:ins>
      <w:del w:id="4" w:author="Author" w:date="2026-09-24T10:25:00Z" w16du:dateUtc="2026-09-24T15:25:00Z">
        <w:r w:rsidRPr="00362197" w:rsidDel="00A31851">
          <w:rPr>
            <w:rFonts w:ascii="Times New Roman" w:hAnsi="Times New Roman" w:cs="Times New Roman"/>
            <w:sz w:val="24"/>
            <w:szCs w:val="24"/>
          </w:rPr>
          <w:delText xml:space="preserve"> harbors a wide Andean-Amazonian genetic diversity, still poorly characterized despite the risk of genetic erosion</w:delText>
        </w:r>
      </w:del>
      <w:r w:rsidRPr="00362197">
        <w:rPr>
          <w:rFonts w:ascii="Times New Roman" w:hAnsi="Times New Roman" w:cs="Times New Roman"/>
          <w:sz w:val="24"/>
          <w:szCs w:val="24"/>
        </w:rPr>
        <w:t>. This study aimed to agromorphologically characterize 80 common bean accessions, evaluating their phenotypic diversity, their morphological relationships, and identifying promising accessions for different production scenarios. The accessions were evaluated in the field under an augmented block design,</w:t>
      </w:r>
      <w:ins w:id="5" w:author="Author" w:date="2026-09-24T10:33:00Z" w16du:dateUtc="2026-09-24T15:33:00Z">
        <w:r w:rsidR="00A31851">
          <w:rPr>
            <w:rFonts w:ascii="Times New Roman" w:hAnsi="Times New Roman" w:cs="Times New Roman"/>
            <w:sz w:val="24"/>
            <w:szCs w:val="24"/>
          </w:rPr>
          <w:t xml:space="preserve"> necessary due to limited seed availability</w:t>
        </w:r>
      </w:ins>
      <w:del w:id="6" w:author="Author" w:date="2026-09-24T10:33:00Z" w16du:dateUtc="2026-09-24T15:33:00Z">
        <w:r w:rsidRPr="00362197" w:rsidDel="00A31851">
          <w:rPr>
            <w:rFonts w:ascii="Times New Roman" w:hAnsi="Times New Roman" w:cs="Times New Roman"/>
            <w:sz w:val="24"/>
            <w:szCs w:val="24"/>
          </w:rPr>
          <w:delText xml:space="preserve"> due to the large number of accessions and the limited seed availability</w:delText>
        </w:r>
      </w:del>
      <w:r w:rsidRPr="00362197">
        <w:rPr>
          <w:rFonts w:ascii="Times New Roman" w:hAnsi="Times New Roman" w:cs="Times New Roman"/>
          <w:sz w:val="24"/>
          <w:szCs w:val="24"/>
        </w:rPr>
        <w:t>, using 17 quantitative and 14 qualitative descriptors. Phenotypic diversity was estimated using Nei’s (He) and Shannon’s (H′) indices, descriptive statistics, and Pearson correlations among quantitative descriptors, while the identification of promising accessions was addressed through multivariate analyses, including Principal Component Analysis (PCA), cluster analysis, and Multiple Factor Analysis (MFA). Wide qualitative diversity was evidenced, with the seed coat as the most informative trait, and notable quantitative diversity in the number of pods per plant, stem diameter, and number of floral racemes, partly linked to the phenological cycle duration. Multivariate analyses allowed the identification of promising accessions according to their growth habit, including UNTRM-335-1021 (determinate bush) for intensive systems, UNTRM-335-1032 (indeterminate climbing) for staked systems, and UNTRM-335-1064 (indeterminate prostrate) as an intermediate-yield alternative, offering differentiated alternatives according to the production system. These results provide baseline information for the conservation and use of this diversity in genetic improvement programs.</w:t>
      </w:r>
    </w:p>
    <w:p w14:paraId="6EDCDE8D" w14:textId="77777777" w:rsidR="00362197" w:rsidRDefault="00362197" w:rsidP="00362197">
      <w:pPr>
        <w:jc w:val="both"/>
        <w:rPr>
          <w:rFonts w:ascii="Times New Roman" w:hAnsi="Times New Roman" w:cs="Times New Roman"/>
          <w:sz w:val="24"/>
          <w:szCs w:val="24"/>
        </w:rPr>
        <w:sectPr w:rsidR="00362197" w:rsidSect="002F1EA5">
          <w:headerReference w:type="default" r:id="rId9"/>
          <w:footerReference w:type="default" r:id="rId10"/>
          <w:pgSz w:w="11906" w:h="16838"/>
          <w:pgMar w:top="1440" w:right="1440" w:bottom="1440" w:left="1440" w:header="708" w:footer="708" w:gutter="0"/>
          <w:lnNumType w:countBy="1" w:restart="continuous"/>
          <w:cols w:space="708"/>
          <w:docGrid w:linePitch="360"/>
        </w:sectPr>
      </w:pPr>
    </w:p>
    <w:p w14:paraId="64F4CA89"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lastRenderedPageBreak/>
        <w:t>1 Introduction</w:t>
      </w:r>
    </w:p>
    <w:p w14:paraId="1E0AC915" w14:textId="6EDF687F"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Common bean (</w:t>
      </w:r>
      <w:r w:rsidRPr="00362197">
        <w:rPr>
          <w:rFonts w:ascii="Times New Roman" w:hAnsi="Times New Roman" w:cs="Times New Roman"/>
          <w:i/>
          <w:iCs/>
          <w:sz w:val="24"/>
          <w:szCs w:val="24"/>
        </w:rPr>
        <w:t>Phaseolus vulgaris</w:t>
      </w:r>
      <w:r w:rsidRPr="00362197">
        <w:rPr>
          <w:rFonts w:ascii="Times New Roman" w:hAnsi="Times New Roman" w:cs="Times New Roman"/>
          <w:sz w:val="24"/>
          <w:szCs w:val="24"/>
        </w:rPr>
        <w:t xml:space="preserve"> L.) is one of the most important legumes for human food and agricultural systems. Its relevance is associated with the contribution of protein, minerals, and other nutritional components of its seeds </w:t>
      </w:r>
      <w:r w:rsidR="009C381F">
        <w:rPr>
          <w:rFonts w:ascii="Times New Roman" w:hAnsi="Times New Roman" w:cs="Times New Roman"/>
          <w:sz w:val="24"/>
          <w:szCs w:val="24"/>
        </w:rPr>
        <w:fldChar w:fldCharType="begin"/>
      </w:r>
      <w:r w:rsidR="009C381F">
        <w:rPr>
          <w:rFonts w:ascii="Times New Roman" w:hAnsi="Times New Roman" w:cs="Times New Roman"/>
          <w:sz w:val="24"/>
          <w:szCs w:val="24"/>
        </w:rPr>
        <w:instrText xml:space="preserve"> ADDIN ZOTERO_ITEM CSL_CITATION {"citationID":"BKAjsUX5","properties":{"unsorted":false,"formattedCitation":"(De Paula et\\uc0\\u160{}al., 2024)","plainCitation":"(De Paula et al., 2024)","noteIndex":0},"citationItems":[{"id":8413,"uris":["http://zotero.org/users/15567011/items/ND298WQA"],"itemData":{"id":8413,"type":"article-journal","abstract":"The objective of this study was to evaluate the genetic diversity among traditional common bean accessions through morphological descriptors and molecular markers. Sixty-seven common bean accessions from the Germplasm bank of the Instituto Federal of Espírito Santo—Campus de Alegre were evaluated. For this, 25 specific morphological descriptors were used, namely 12 quantitative and 13 qualitative ones. A diversity analysis based on morphological descriptors was carried out using the Gower algorithm. For molecular characterization, 23 ISSR primers were used to estimate dissimilarity using the Jaccard Index. Based on the dendrograms obtained by the UPGMA method, for morphological and molecular characterization, high genetic variability was observed between the common bean genotypes studied, evidenced by cophenetic correlation values in the order of 0.99, indicating an accurate representation of the dissimilarity matrix by the UPGMA clustering. In the morphological characterization, high phenotypic diversity was observed between the accessions, with grains of different shapes, colors, and sizes, and the accessions were grouped into nine distinct groups. Molecular characterization was efficient in separating the genotypes in the Andean and Mesoamerican groups, with the 23 ISSR primers studied generating an average of 6.35 polymorphic bands. The work identified divergent accessions that can serve different market niches, which can be indicated as parents to form breeding programs in order to obtain progenies with high genetic variability.","container-title":"Plants","DOI":"10.3390/plants13182584","ISSN":"2223-7747","issue":"18","journalAbbreviation":"Plants","language":"en","page":"2584","source":"DOI.org (Crossref)","title":"Genetic Diversity of Common Bean (Phaseolus vulgaris L.) Landraces Based on Morphological Traits and Molecular Markers","volume":"13","author":[{"family":"De Paula","given":"Evaldo"},{"family":"Almeida","given":"Rafael Nunes De"},{"family":"Santos","given":"Talles De Oliveira"},{"family":"Souza Neto","given":"José Dias De"},{"family":"Riva-Souza","given":"Elaine Manelli"},{"family":"Posse","given":"Sheila Cristina Prucoli"},{"family":"Souza","given":"Maurício Novaes"},{"family":"Madella De Oliveira","given":"Aparecida De Fátima"},{"family":"Santos Júnior","given":"Alexandre Cristiano"},{"family":"Santos","given":"Jardel Oliveira"},{"family":"Pimenta","given":"Samy"},{"family":"Bento","given":"Cintia Dos Santos"},{"family":"Moulin","given":"Monique Moreira"}],"issued":{"date-parts":[["2024",9,15]]}}}],"schema":"https://github.com/citation-style-language/schema/raw/master/csl-citation.json"} </w:instrText>
      </w:r>
      <w:r w:rsidR="009C381F">
        <w:rPr>
          <w:rFonts w:ascii="Times New Roman" w:hAnsi="Times New Roman" w:cs="Times New Roman"/>
          <w:sz w:val="24"/>
          <w:szCs w:val="24"/>
        </w:rPr>
        <w:fldChar w:fldCharType="separate"/>
      </w:r>
      <w:r w:rsidR="009C381F" w:rsidRPr="009C381F">
        <w:rPr>
          <w:rFonts w:ascii="Times New Roman" w:hAnsi="Times New Roman" w:cs="Times New Roman"/>
          <w:kern w:val="0"/>
          <w:sz w:val="24"/>
        </w:rPr>
        <w:t>(De Paula et al., 2024)</w:t>
      </w:r>
      <w:r w:rsidR="009C381F">
        <w:rPr>
          <w:rFonts w:ascii="Times New Roman" w:hAnsi="Times New Roman" w:cs="Times New Roman"/>
          <w:sz w:val="24"/>
          <w:szCs w:val="24"/>
        </w:rPr>
        <w:fldChar w:fldCharType="end"/>
      </w:r>
      <w:r w:rsidRPr="00362197">
        <w:rPr>
          <w:rFonts w:ascii="Times New Roman" w:hAnsi="Times New Roman" w:cs="Times New Roman"/>
          <w:sz w:val="24"/>
          <w:szCs w:val="24"/>
        </w:rPr>
        <w:t xml:space="preserve">. Likewise, it presents a high genetic diversity, the product of domestication, selection, and adaptation processes to different environments </w:t>
      </w:r>
      <w:r w:rsidR="009C381F">
        <w:rPr>
          <w:rFonts w:ascii="Times New Roman" w:hAnsi="Times New Roman" w:cs="Times New Roman"/>
          <w:sz w:val="24"/>
          <w:szCs w:val="24"/>
        </w:rPr>
        <w:fldChar w:fldCharType="begin"/>
      </w:r>
      <w:r w:rsidR="009C381F">
        <w:rPr>
          <w:rFonts w:ascii="Times New Roman" w:hAnsi="Times New Roman" w:cs="Times New Roman"/>
          <w:sz w:val="24"/>
          <w:szCs w:val="24"/>
        </w:rPr>
        <w:instrText xml:space="preserve"> ADDIN ZOTERO_ITEM CSL_CITATION {"citationID":"T1o3XQkj","properties":{"unsorted":false,"formattedCitation":"(Nawaz et\\uc0\\u160{}al., 2023)","plainCitation":"(Nawaz et al., 2023)","noteIndex":0},"citationItems":[{"id":8414,"uris":["http://zotero.org/users/15567011/items/4FWXUMFU"],"itemData":{"id":8414,"type":"article-journal","container-title":"ACS Omega","DOI":"10.1021/acsomega.3c05150","ISSN":"2470-1343, 2470-1343","issue":"51","journalAbbreviation":"ACS Omega","language":"en","license":"https://creativecommons.org/licenses/by-nc-nd/4.0/","page":"48787-48797","source":"DOI.org (Crossref)","title":"High Genetic Diversity in the Himalayan Common Bean ( &lt;i&gt;Phaseolus vulgaris&lt;/i&gt; ) Germplasm with Divergence from Its Center of Origin in the Mesoamerica and Andes","volume":"8","author":[{"family":"Nawaz","given":"Iffat"},{"family":"Zeb","given":"Tehseen"},{"family":"Ali","given":"Ghulam Muhammad"},{"family":"Zeb","given":"Bibi Saima"},{"family":"Jalal","given":"Abdullah"},{"family":"Rehman","given":"Monsif Ur"},{"family":"Bakht","given":"Tamana"},{"family":"Ali","given":"Sajid"}],"issued":{"date-parts":[["2023",12,26]]}}}],"schema":"https://github.com/citation-style-language/schema/raw/master/csl-citation.json"} </w:instrText>
      </w:r>
      <w:r w:rsidR="009C381F">
        <w:rPr>
          <w:rFonts w:ascii="Times New Roman" w:hAnsi="Times New Roman" w:cs="Times New Roman"/>
          <w:sz w:val="24"/>
          <w:szCs w:val="24"/>
        </w:rPr>
        <w:fldChar w:fldCharType="separate"/>
      </w:r>
      <w:r w:rsidR="009C381F" w:rsidRPr="009C381F">
        <w:rPr>
          <w:rFonts w:ascii="Times New Roman" w:hAnsi="Times New Roman" w:cs="Times New Roman"/>
          <w:kern w:val="0"/>
          <w:sz w:val="24"/>
        </w:rPr>
        <w:t>(Nawaz et al., 2023)</w:t>
      </w:r>
      <w:r w:rsidR="009C381F">
        <w:rPr>
          <w:rFonts w:ascii="Times New Roman" w:hAnsi="Times New Roman" w:cs="Times New Roman"/>
          <w:sz w:val="24"/>
          <w:szCs w:val="24"/>
        </w:rPr>
        <w:fldChar w:fldCharType="end"/>
      </w:r>
      <w:r w:rsidRPr="00362197">
        <w:rPr>
          <w:rFonts w:ascii="Times New Roman" w:hAnsi="Times New Roman" w:cs="Times New Roman"/>
          <w:sz w:val="24"/>
          <w:szCs w:val="24"/>
        </w:rPr>
        <w:t xml:space="preserve">. This variability constitutes a source of traits of interest for genetic improvement and the adaptation of the crop to contrasting productive conditions </w:t>
      </w:r>
      <w:r w:rsidR="009C381F">
        <w:rPr>
          <w:rFonts w:ascii="Times New Roman" w:hAnsi="Times New Roman" w:cs="Times New Roman"/>
          <w:sz w:val="24"/>
          <w:szCs w:val="24"/>
        </w:rPr>
        <w:fldChar w:fldCharType="begin"/>
      </w:r>
      <w:r w:rsidR="009C381F">
        <w:rPr>
          <w:rFonts w:ascii="Times New Roman" w:hAnsi="Times New Roman" w:cs="Times New Roman"/>
          <w:sz w:val="24"/>
          <w:szCs w:val="24"/>
        </w:rPr>
        <w:instrText xml:space="preserve"> ADDIN ZOTERO_ITEM CSL_CITATION {"citationID":"n3hiaTNc","properties":{"unsorted":false,"formattedCitation":"(Alves et\\uc0\\u160{}al., 2024)","plainCitation":"(Alves et al., 2024)","noteIndex":0},"citationItems":[{"id":8388,"uris":["http://zotero.org/users/15567011/items/MI74GGQ8"],"itemData":{"id":8388,"type":"article-journal","abstract":"Exploring genetic resources through genomic analyses has emerged as a powerful strategy to develop common bean (Phaseolus vulgaris L.) cultivars that are both productive and well-adapted to various environments. This study aimed to identify genomic regions linked to morpho-agronomic traits in Mesoamerican and Andean common bean accessions and to elucidate the proteins potentially involved in these traits. We evaluated 109 common bean accessions over three agricultural years, focusing on traits including the grain yield (YDSD), 100-seed weight (SW), number of seeds per pod (SDPD), number of pods per plant (PDPL), first pod insertion height (FPIH), plant height (PLHT), days to flowering (DF), and days to maturity (DPM). Using multilocus methods such as mrMLM, FASTmrMLM, FASTmrEMMA, ISIS EM-BLASSO, and pLARmEB, we identified 36 significant SNPs across all chromosomes (Pv01 to Pv11). Validating these SNPs and candidate genes in segregating populations is crucial for developing more productive common bean cultivars through marker-assisted selection.","container-title":"Plants","DOI":"10.3390/plants13182638","ISSN":"2223-7747","issue":"18","journalAbbreviation":"Plants","language":"en","page":"2638","source":"DOI.org (Crossref)","title":"Genome-Wide Association for Morphological and Agronomic Traits in Phaseolus vulgaris L. Accessions","volume":"13","author":[{"family":"Alves","given":"Stephanie Mariel"},{"family":"Lacanallo","given":"Giselly Figueiredo"},{"family":"Gonçalves-Vidigal","given":"Maria Celeste"},{"family":"Vaz Bisneta","given":"Mariana"},{"family":"Vidigal Rosenberg","given":"Andressa Gonçalves"},{"family":"Vidigal Filho","given":"Pedro Soares"}],"issued":{"date-parts":[["2024",9,21]]}}}],"schema":"https://github.com/citation-style-language/schema/raw/master/csl-citation.json"} </w:instrText>
      </w:r>
      <w:r w:rsidR="009C381F">
        <w:rPr>
          <w:rFonts w:ascii="Times New Roman" w:hAnsi="Times New Roman" w:cs="Times New Roman"/>
          <w:sz w:val="24"/>
          <w:szCs w:val="24"/>
        </w:rPr>
        <w:fldChar w:fldCharType="separate"/>
      </w:r>
      <w:r w:rsidR="009C381F" w:rsidRPr="009C381F">
        <w:rPr>
          <w:rFonts w:ascii="Times New Roman" w:hAnsi="Times New Roman" w:cs="Times New Roman"/>
          <w:kern w:val="0"/>
          <w:sz w:val="24"/>
        </w:rPr>
        <w:t>(Alves et al., 2024)</w:t>
      </w:r>
      <w:r w:rsidR="009C381F">
        <w:rPr>
          <w:rFonts w:ascii="Times New Roman" w:hAnsi="Times New Roman" w:cs="Times New Roman"/>
          <w:sz w:val="24"/>
          <w:szCs w:val="24"/>
        </w:rPr>
        <w:fldChar w:fldCharType="end"/>
      </w:r>
      <w:r w:rsidRPr="00362197">
        <w:rPr>
          <w:rFonts w:ascii="Times New Roman" w:hAnsi="Times New Roman" w:cs="Times New Roman"/>
          <w:sz w:val="24"/>
          <w:szCs w:val="24"/>
        </w:rPr>
        <w:t>.</w:t>
      </w:r>
    </w:p>
    <w:p w14:paraId="1ED0DFE8" w14:textId="08DE35E3"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 xml:space="preserve">The genetic diversity of common bean is reflected in qualitative and quantitative traits of architecture, phenology, pod, seed, and yield, whose joint evaluation allows differentiating accessions and groups with particular agronomic traits </w:t>
      </w:r>
      <w:r w:rsidR="009C381F">
        <w:rPr>
          <w:rFonts w:ascii="Times New Roman" w:hAnsi="Times New Roman" w:cs="Times New Roman"/>
          <w:sz w:val="24"/>
          <w:szCs w:val="24"/>
        </w:rPr>
        <w:fldChar w:fldCharType="begin"/>
      </w:r>
      <w:r w:rsidR="009C381F">
        <w:rPr>
          <w:rFonts w:ascii="Times New Roman" w:hAnsi="Times New Roman" w:cs="Times New Roman"/>
          <w:sz w:val="24"/>
          <w:szCs w:val="24"/>
        </w:rPr>
        <w:instrText xml:space="preserve"> ADDIN ZOTERO_ITEM CSL_CITATION {"citationID":"F8ZgtFiy","properties":{"unsorted":false,"formattedCitation":"(Ndlangamandla &amp; Ntuli, 2022)","plainCitation":"(Ndlangamandla &amp; Ntuli, 2022)","noteIndex":0},"citationItems":[{"id":8416,"uris":["http://zotero.org/users/15567011/items/564XQWR8"],"itemData":{"id":8416,"type":"article-journal","abstract":"Abstract\n            \n              Key message\n              \n                The morpho-agronomic and genetic studies recorded variations in vegetative and reproductive traits, and in molecular information through population structure and clustering approaches among South African\n                Phaseolus vulgaris\n                landraces.\n              \n            \n            \n              Abstract\n              \n                Phaseolus vulgaris\n                L., commonly known as common beans, is widely used for its edible leaves, immature pods, and dry seeds. Studies on variation in morphology and genetics among\n                P. vulgaris\n                landraces are limited in South Africa. Therefore, the current study aimed to determine the morpho-agronomic and genetic variations among\n                P. vulgaris\n                landraces. Thirty-eight landraces from different agro-ecological origins, planted in a randomized complete block design, had their variation in vegetative and reproductive traits determined. These landraces were studied for their genetic diversity using simple sequence repeat (SSR) markers. The landraces were clustered in a biplot and dendrogram based on their seed coats, shape, similar morpho-agronomic traits, and their areas of origin. A total of 57 alleles were produced with a mean of 3.64 per SSR locus. The polymorphism information content ranged from 0.00 to 0.58. The population structure had the highest delta value K = 2, thus the 38 landraces were divided into two subpopulations based on the Bayesian approach. The population structure showed an overlap among the landraces as several from the Mesoamerican carried some seed traits or genes from the Andean gene pool, and showed a high level of admixtures. The principal coordinate analysis and the dendrogram had a similar clustering pattern as the population structure. This study revealed the potential markers with high diversity that can be used to determine genetically homogenous/heterogeneous landraces. Therefore, the use of PV-ctt001, PV-ag001, and PV-at003 could be beneficial in future breeding, conservation, and marker-assisted selection studies.","container-title":"Journal of Crop Science and Biotechnology","DOI":"10.1007/s12892-021-00116-2","ISSN":"1975-9479, 2005-8276","issue":"1","journalAbbreviation":"J. Crop Sci. Biotechnol.","language":"en","page":"103-122","source":"DOI.org (Crossref)","title":"Morpho-agronomic and genetic variation among Phaseolus vulgaris landraces from selected provinces of South Africa","volume":"25","author":[{"family":"Ndlangamandla","given":"Valencia Vuyisile"},{"family":"Ntuli","given":"Nontuthuko Rosemary"}],"issued":{"date-parts":[["2022",1]]}}}],"schema":"https://github.com/citation-style-language/schema/raw/master/csl-citation.json"} </w:instrText>
      </w:r>
      <w:r w:rsidR="009C381F">
        <w:rPr>
          <w:rFonts w:ascii="Times New Roman" w:hAnsi="Times New Roman" w:cs="Times New Roman"/>
          <w:sz w:val="24"/>
          <w:szCs w:val="24"/>
        </w:rPr>
        <w:fldChar w:fldCharType="separate"/>
      </w:r>
      <w:r w:rsidR="009C381F" w:rsidRPr="009C381F">
        <w:rPr>
          <w:rFonts w:ascii="Times New Roman" w:hAnsi="Times New Roman" w:cs="Times New Roman"/>
          <w:sz w:val="24"/>
        </w:rPr>
        <w:t>(Ndlangamandla &amp; Ntuli, 2022)</w:t>
      </w:r>
      <w:r w:rsidR="009C381F">
        <w:rPr>
          <w:rFonts w:ascii="Times New Roman" w:hAnsi="Times New Roman" w:cs="Times New Roman"/>
          <w:sz w:val="24"/>
          <w:szCs w:val="24"/>
        </w:rPr>
        <w:fldChar w:fldCharType="end"/>
      </w:r>
      <w:r w:rsidRPr="00362197">
        <w:rPr>
          <w:rFonts w:ascii="Times New Roman" w:hAnsi="Times New Roman" w:cs="Times New Roman"/>
          <w:sz w:val="24"/>
          <w:szCs w:val="24"/>
        </w:rPr>
        <w:t xml:space="preserve">. Agromorphological characterization has allowed the identification of accessions with attributes of interest related to earliness, number of pods, seed size, and yield, which can constitute useful criteria for the selection of materials in breeding programs </w:t>
      </w:r>
      <w:r w:rsidR="009C381F">
        <w:rPr>
          <w:rFonts w:ascii="Times New Roman" w:hAnsi="Times New Roman" w:cs="Times New Roman"/>
          <w:sz w:val="24"/>
          <w:szCs w:val="24"/>
        </w:rPr>
        <w:fldChar w:fldCharType="begin"/>
      </w:r>
      <w:r w:rsidR="009C381F">
        <w:rPr>
          <w:rFonts w:ascii="Times New Roman" w:hAnsi="Times New Roman" w:cs="Times New Roman"/>
          <w:sz w:val="24"/>
          <w:szCs w:val="24"/>
        </w:rPr>
        <w:instrText xml:space="preserve"> ADDIN ZOTERO_ITEM CSL_CITATION {"citationID":"I1HZI4hQ","properties":{"unsorted":false,"formattedCitation":"(Kouam et\\uc0\\u160{}al., 2023)","plainCitation":"(Kouam et al., 2023)","noteIndex":0},"citationItems":[{"id":8418,"uris":["http://zotero.org/users/15567011/items/N68BNFT4"],"itemData":{"id":8418,"type":"article-journal","container-title":"Journal of Agriculture and Food Research","DOI":"10.1016/j.jafr.2023.100772","ISSN":"26661543","journalAbbreviation":"Journal of Agriculture and Food Research","language":"en","page":"100772","source":"DOI.org (Crossref)","title":"Exploring agro-morphological profiles of Phaseolus vulgaris germplasm shows manifest diversity and opportunities for genetic improvement","volume":"14","author":[{"family":"Kouam","given":"Eric Bertrand"},{"family":"Kamga-Fotso","given":"Arnauld Marc-Aurèle"},{"family":"Anoumaa","given":"Mariette"}],"issued":{"date-parts":[["2023",12]]}}}],"schema":"https://github.com/citation-style-language/schema/raw/master/csl-citation.json"} </w:instrText>
      </w:r>
      <w:r w:rsidR="009C381F">
        <w:rPr>
          <w:rFonts w:ascii="Times New Roman" w:hAnsi="Times New Roman" w:cs="Times New Roman"/>
          <w:sz w:val="24"/>
          <w:szCs w:val="24"/>
        </w:rPr>
        <w:fldChar w:fldCharType="separate"/>
      </w:r>
      <w:r w:rsidR="009C381F" w:rsidRPr="009C381F">
        <w:rPr>
          <w:rFonts w:ascii="Times New Roman" w:hAnsi="Times New Roman" w:cs="Times New Roman"/>
          <w:kern w:val="0"/>
          <w:sz w:val="24"/>
        </w:rPr>
        <w:t>(Kouam et al., 2023)</w:t>
      </w:r>
      <w:r w:rsidR="009C381F">
        <w:rPr>
          <w:rFonts w:ascii="Times New Roman" w:hAnsi="Times New Roman" w:cs="Times New Roman"/>
          <w:sz w:val="24"/>
          <w:szCs w:val="24"/>
        </w:rPr>
        <w:fldChar w:fldCharType="end"/>
      </w:r>
      <w:r w:rsidRPr="00362197">
        <w:rPr>
          <w:rFonts w:ascii="Times New Roman" w:hAnsi="Times New Roman" w:cs="Times New Roman"/>
          <w:sz w:val="24"/>
          <w:szCs w:val="24"/>
        </w:rPr>
        <w:t>.</w:t>
      </w:r>
    </w:p>
    <w:p w14:paraId="4E2A8060" w14:textId="482ACF9D"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 xml:space="preserve">Germplasm characterization allows documenting phenotypic variability and establishing criteria for its conservation and use. The use of morphological and agronomic descriptors facilitates the differentiation of accessions, while multivariate analyses allow integrating multiple traits and representing the structure of phenotypic diversity </w:t>
      </w:r>
      <w:r w:rsidR="009C381F">
        <w:rPr>
          <w:rFonts w:ascii="Times New Roman" w:hAnsi="Times New Roman" w:cs="Times New Roman"/>
          <w:sz w:val="24"/>
          <w:szCs w:val="24"/>
        </w:rPr>
        <w:fldChar w:fldCharType="begin"/>
      </w:r>
      <w:r w:rsidR="009C381F">
        <w:rPr>
          <w:rFonts w:ascii="Times New Roman" w:hAnsi="Times New Roman" w:cs="Times New Roman"/>
          <w:sz w:val="24"/>
          <w:szCs w:val="24"/>
        </w:rPr>
        <w:instrText xml:space="preserve"> ADDIN ZOTERO_ITEM CSL_CITATION {"citationID":"gJbqEDvc","properties":{"unsorted":false,"formattedCitation":"(Bramardi, 2023; Jesus et\\uc0\\u160{}al., 2026)","plainCitation":"(Bramardi, 2023; Jesus et al., 2026)","noteIndex":0},"citationItems":[{"id":8423,"uris":["http://zotero.org/users/15567011/items/85B7C3CR"],"itemData":{"id":8423,"type":"article-journal","container-title":"Modern Concepts &amp; Developments in Agronomy","DOI":"10.31031/MCDA.2023.04.000797","ISSN":"26377659","issue":"5","journalAbbreviation":"MCDA","source":"DOI.org (Crossref)","title":"Three-Way Multivariate Analysis for the Characterization of Plant Genetic Resources","URL":"https://crimsonpublishers.com/mcda/fulltext/MCDA.000797.php","volume":"12","author":[{"family":"Bramardi","given":"Sergio J"}],"accessed":{"date-parts":[["2026",8,11]]},"issued":{"date-parts":[["2023",4,14]]}}},{"id":8425,"uris":["http://zotero.org/users/15567011/items/GT62QLC9"],"itemData":{"id":8425,"type":"article-journal","abstract":"Abstract\n            \n              Quantifying the genetic variability and diversity of\n              Passiflora\n              spp. species is essential to determine their fruit, ornamental and medicinal value. The objective of this study was to evaluate the phenotypic diversity of 114 spp. genotypes based on 74 morphological descriptors related to the leaves, flowers and whole plant, as well as to eliminate redundancy through a list of minimum descriptors for characterization of the germplasm. For this purpose, we submitted 18 quantitative (morphometric) traits to principal component analysis, discarding the traits with low contribution (≤ 6.0%) to the first two components (PC1 and PC2), but which presented correlation above 0.70. The 56 qualitative (multicategorical) descriptors were analyzed according to Shannon's entropy. The analysis was performed using the Gower distance and clustering by UPGMA (Unweighted Pair Group Method Using Arithmetic Averages). After selecting the most informative descriptors, we used nonparametric analysis (random forest - RF) to identify the most important variables within each group formed, as well as the reliability of the clustering. Based on the results obtained, it was possible to identify and discard 29 (51.79%) qualitative descriptors and seven quantitative ones (38.89%). The joint analyses with and without discarding the qualitative and quantitative descriptors led to similar clusters, especially among genotypes of the same species. The RF analysis achieved consistently satisfactory results, enabling ranking the predictor variables within the groups formed with a Kappa index of 87% and accuracy of 88%. The information generated can guide future work both in the area of genetic resources and genetic improvement of\n              Passiflora\n              .","container-title":"Horticulture, Environment, and Biotechnology","DOI":"10.1007/s13580-025-00791-y","ISSN":"2211-3452, 2211-3460","issue":"2","journalAbbreviation":"Hortic. Environ. Biotechnol.","language":"en","page":"457-479","source":"DOI.org (Crossref)","title":"Optimizing germplasm characterization via phenotypic diversity assessment and descriptor selection in Passiflora spp.","volume":"67","author":[{"family":"Jesus","given":"Onildo Nunes De"},{"family":"Soares","given":"Taliane Leila"},{"family":"Santos","given":"Idalia Souza Dos"},{"family":"Almeida","given":"Jeovani Silva"},{"family":"Santos","given":"Mateus Araujo Dos"},{"family":"Lima","given":"Lucas Kennedy Silva"}],"issued":{"date-parts":[["2026",4]]}}}],"schema":"https://github.com/citation-style-language/schema/raw/master/csl-citation.json"} </w:instrText>
      </w:r>
      <w:r w:rsidR="009C381F">
        <w:rPr>
          <w:rFonts w:ascii="Times New Roman" w:hAnsi="Times New Roman" w:cs="Times New Roman"/>
          <w:sz w:val="24"/>
          <w:szCs w:val="24"/>
        </w:rPr>
        <w:fldChar w:fldCharType="separate"/>
      </w:r>
      <w:r w:rsidR="009C381F" w:rsidRPr="009C381F">
        <w:rPr>
          <w:rFonts w:ascii="Times New Roman" w:hAnsi="Times New Roman" w:cs="Times New Roman"/>
          <w:kern w:val="0"/>
          <w:sz w:val="24"/>
        </w:rPr>
        <w:t>(Bramardi, 2023; Jesus et al., 2026)</w:t>
      </w:r>
      <w:r w:rsidR="009C381F">
        <w:rPr>
          <w:rFonts w:ascii="Times New Roman" w:hAnsi="Times New Roman" w:cs="Times New Roman"/>
          <w:sz w:val="24"/>
          <w:szCs w:val="24"/>
        </w:rPr>
        <w:fldChar w:fldCharType="end"/>
      </w:r>
      <w:r w:rsidRPr="00362197">
        <w:rPr>
          <w:rFonts w:ascii="Times New Roman" w:hAnsi="Times New Roman" w:cs="Times New Roman"/>
          <w:sz w:val="24"/>
          <w:szCs w:val="24"/>
        </w:rPr>
        <w:t xml:space="preserve">. Likewise, the integration of morphological and molecular information has allowed the identification of differentiation patterns among accessions and genetic groups of common bean </w:t>
      </w:r>
      <w:r w:rsidR="009C381F">
        <w:rPr>
          <w:rFonts w:ascii="Times New Roman" w:hAnsi="Times New Roman" w:cs="Times New Roman"/>
          <w:sz w:val="24"/>
          <w:szCs w:val="24"/>
        </w:rPr>
        <w:fldChar w:fldCharType="begin"/>
      </w:r>
      <w:r w:rsidR="009C381F">
        <w:rPr>
          <w:rFonts w:ascii="Times New Roman" w:hAnsi="Times New Roman" w:cs="Times New Roman"/>
          <w:sz w:val="24"/>
          <w:szCs w:val="24"/>
        </w:rPr>
        <w:instrText xml:space="preserve"> ADDIN ZOTERO_ITEM CSL_CITATION {"citationID":"euApUWiU","properties":{"unsorted":false,"formattedCitation":"(Nasar et\\uc0\\u160{}al., 2022)","plainCitation":"(Nasar et al., 2022)","noteIndex":0},"citationItems":[{"id":8427,"uris":["http://zotero.org/users/15567011/items/3EVQ5F4J"],"itemData":{"id":8427,"type":"article-journal","abstract":"Phaseolus vulgaris\n              , an essential food and source of protein, is cultivated across the world. This study was carried out to investigate the diversity and population structure of 34\n              P\n              .\n              vulgaris\n              landrace accessions collected from the Azad Jammu and Kashmir (AJ&amp;K) regions of Pakistan. The samples were analyzed both morphologically and using genetic variation identified through RNA sequencing. Our results indicated that most genetic variation occurs among local accessions, with little genetic variation occurring between geographical regions. In addition, the accessions fell into two major genetic groups. Morphological analysis revealed that these two genetic groups differ in a number of quantitative traits, including seed length, seed width, and seed weight. One accession, DUD-11, appears to be a mixture of the two major groups genetically as well as morphologically. Among the other accessions, DUD-8, RWK-2, and NGD-1 depicted particularly high seed weight along with higher seed length, seed width, and seed yield per plant. We suggest focusing on these accessions in future breeding programs. More generally, our results provide baseline data that will be useful for crop improvement and effective cultivation practices in Pakistan.","container-title":"PLOS ONE","DOI":"10.1371/journal.pone.0265817","ISSN":"1932-6203","issue":"4","journalAbbreviation":"PLoS ONE","language":"en","page":"e0265817","source":"DOI.org (Crossref)","title":"Morphological and molecular characterization of variation in common bean (Phaseolus vulgaris L.) germplasm from Azad Jammu and Kashmir, Pakistan","volume":"17","author":[{"family":"Nasar","given":"Sidra"},{"family":"Ostevik","given":"Kate"},{"family":"Murtaza","given":"Ghulam"},{"family":"Rausher","given":"Mark D."}],"editor":[{"family":"Chiang","given":"Tzen-Yuh"}],"issued":{"date-parts":[["2022",4,26]]}}}],"schema":"https://github.com/citation-style-language/schema/raw/master/csl-citation.json"} </w:instrText>
      </w:r>
      <w:r w:rsidR="009C381F">
        <w:rPr>
          <w:rFonts w:ascii="Times New Roman" w:hAnsi="Times New Roman" w:cs="Times New Roman"/>
          <w:sz w:val="24"/>
          <w:szCs w:val="24"/>
        </w:rPr>
        <w:fldChar w:fldCharType="separate"/>
      </w:r>
      <w:r w:rsidR="009C381F" w:rsidRPr="009C381F">
        <w:rPr>
          <w:rFonts w:ascii="Times New Roman" w:hAnsi="Times New Roman" w:cs="Times New Roman"/>
          <w:kern w:val="0"/>
          <w:sz w:val="24"/>
        </w:rPr>
        <w:t>(Nasar et al., 2022)</w:t>
      </w:r>
      <w:r w:rsidR="009C381F">
        <w:rPr>
          <w:rFonts w:ascii="Times New Roman" w:hAnsi="Times New Roman" w:cs="Times New Roman"/>
          <w:sz w:val="24"/>
          <w:szCs w:val="24"/>
        </w:rPr>
        <w:fldChar w:fldCharType="end"/>
      </w:r>
      <w:r w:rsidRPr="00362197">
        <w:rPr>
          <w:rFonts w:ascii="Times New Roman" w:hAnsi="Times New Roman" w:cs="Times New Roman"/>
          <w:sz w:val="24"/>
          <w:szCs w:val="24"/>
        </w:rPr>
        <w:t>.</w:t>
      </w:r>
    </w:p>
    <w:p w14:paraId="4F8BCC73" w14:textId="76BA2D4C"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 xml:space="preserve">In Peru, the diversity of common bean is associated with different agroecological regions and traditional production systems. The Amazonas region stands out for conserving Phaseolus germplasm in germplasm banks and local agricultural systems </w:t>
      </w:r>
      <w:r w:rsidR="009C381F">
        <w:rPr>
          <w:rFonts w:ascii="Times New Roman" w:hAnsi="Times New Roman" w:cs="Times New Roman"/>
          <w:sz w:val="24"/>
          <w:szCs w:val="24"/>
        </w:rPr>
        <w:fldChar w:fldCharType="begin"/>
      </w:r>
      <w:r w:rsidR="009C381F">
        <w:rPr>
          <w:rFonts w:ascii="Times New Roman" w:hAnsi="Times New Roman" w:cs="Times New Roman"/>
          <w:sz w:val="24"/>
          <w:szCs w:val="24"/>
        </w:rPr>
        <w:instrText xml:space="preserve"> ADDIN ZOTERO_ITEM CSL_CITATION {"citationID":"nk3e2yUg","properties":{"unsorted":false,"formattedCitation":"(V\\uc0\\u225{}squez et\\uc0\\u160{}al., 2024)","plainCitation":"(Vásquez et al., 2024)","noteIndex":0},"citationItems":[{"id":8419,"uris":["http://zotero.org/users/15567011/items/Q7BA9AZG"],"itemData":{"id":8419,"type":"article-journal","abstract":"El Perú cuenta con una alta diversidad genética de leguminosas andinas, especialmente del género Phaseolus. Su identificación a través de descriptores agromorfológicos es trascendental para impulsar su conservación y desarrollar estudios de mejoramiento genético. Bajo este escenario, el objetivo del presente trabajo fue caracterizar morfológica y agronómicamente 58 accesiones de frijol común (Phaseolus spp) depositadas en el banco de germoplasma del Instituto Nacional de Innovación Agraria del Perú. Para ello, se utilizaron 24 descriptores cuantitativos y 18 cualitativos que se evaluaron en la fenología de cada accesión. El análisis de conglomerados y de correspondencias múltiples, permitió identificar la formación de cuatro grupos en función de sus características semejantes. Donde el mayor número de accesiones se localizaron en el tercer y cuarto grupo. Sin embargo, las siete accesiones que conformaron el segundo grupo, exhibieron características promisorias por presentar alta productividad (2777,86 kg/Ha), con semillas blancas, de aceptables dimensiones, con una germinación epigea temprana (10 días), hojas ovada-lanceoladas de crecimiento indeterminado (174,79 cm de altura de planta) que desarrollan numerosas guías. Además de ostentar una floración prolongada (33,86 días) con pétalos rosados y blancos, que dan origen a un mayor número de vainas (66,71 por planta) de color verde hasta alcanzar su madures fisiológica. Cualidades que las convierten en fuente valiosa para la implementación apropiada de futuros programas de mejoramiento genético.","container-title":"Bioagro","DOI":"10.51372/bioagro362.1","ISSN":"2521-9693, 1316-3361","issue":"2","journalAbbreviation":"Bioagro","license":"https://creativecommons.org/licenses/by-nc-sa/4.0","page":"129-142","source":"DOI.org (Crossref)","title":"Caracterización agromorfológica de accesiones de Phaseolus spp., en la región amazonas, Perú","volume":"36","author":[{"family":"Vásquez","given":"Jheiner"},{"family":"Vilca-Valqui","given":"Nuri Carito"},{"family":"Malqui","given":"Roiber"},{"family":"Fernández","given":"Elizabeth"},{"family":"Duarez","given":"Edwin"},{"family":"Ayala","given":"Rosmery"}],"issued":{"date-parts":[["2024",5,1]]}}}],"schema":"https://github.com/citation-style-language/schema/raw/master/csl-citation.json"} </w:instrText>
      </w:r>
      <w:r w:rsidR="009C381F">
        <w:rPr>
          <w:rFonts w:ascii="Times New Roman" w:hAnsi="Times New Roman" w:cs="Times New Roman"/>
          <w:sz w:val="24"/>
          <w:szCs w:val="24"/>
        </w:rPr>
        <w:fldChar w:fldCharType="separate"/>
      </w:r>
      <w:r w:rsidR="009C381F" w:rsidRPr="009C381F">
        <w:rPr>
          <w:rFonts w:ascii="Times New Roman" w:hAnsi="Times New Roman" w:cs="Times New Roman"/>
          <w:kern w:val="0"/>
          <w:sz w:val="24"/>
        </w:rPr>
        <w:t>(Vásquez et al., 2024)</w:t>
      </w:r>
      <w:r w:rsidR="009C381F">
        <w:rPr>
          <w:rFonts w:ascii="Times New Roman" w:hAnsi="Times New Roman" w:cs="Times New Roman"/>
          <w:sz w:val="24"/>
          <w:szCs w:val="24"/>
        </w:rPr>
        <w:fldChar w:fldCharType="end"/>
      </w:r>
      <w:r w:rsidRPr="00362197">
        <w:rPr>
          <w:rFonts w:ascii="Times New Roman" w:hAnsi="Times New Roman" w:cs="Times New Roman"/>
          <w:sz w:val="24"/>
          <w:szCs w:val="24"/>
        </w:rPr>
        <w:t xml:space="preserve">. The evaluation of materials from the northeastern Andes has evidenced variability in phenological, morphological, and productive traits, as well as the formation of differentiated groups through multivariate analyses </w:t>
      </w:r>
      <w:r w:rsidR="009C381F">
        <w:rPr>
          <w:rFonts w:ascii="Times New Roman" w:hAnsi="Times New Roman" w:cs="Times New Roman"/>
          <w:sz w:val="24"/>
          <w:szCs w:val="24"/>
        </w:rPr>
        <w:fldChar w:fldCharType="begin"/>
      </w:r>
      <w:r w:rsidR="009C381F">
        <w:rPr>
          <w:rFonts w:ascii="Times New Roman" w:hAnsi="Times New Roman" w:cs="Times New Roman"/>
          <w:sz w:val="24"/>
          <w:szCs w:val="24"/>
        </w:rPr>
        <w:instrText xml:space="preserve"> ADDIN ZOTERO_ITEM CSL_CITATION {"citationID":"emNUc4cc","properties":{"unsorted":false,"formattedCitation":"(Santa Cruz Padilla et\\uc0\\u160{}al., 2025)","plainCitation":"(Santa Cruz Padilla et al., 2025)","noteIndex":0},"citationItems":[{"id":8421,"uris":["http://zotero.org/users/15567011/items/BZWV4294"],"itemData":{"id":8421,"type":"article-journal","abstract":"Ñuña is a local type of common bean (Phaseolus vulgaris L.) cultivated in the Andean region of Peru. It stands out for its ability to expand and burst when roasted; however, its phenotypic diversity has not yet been fully explored. This study determined the phenotypic variability of Ñuña conserved in the Germplasm Bank of the National Institute of Agrarian Innovation of Peru. The analysis considered qualitative and quantitative traits, using multivariate statistics and comparison of means. Results revealed high phenotypic variability in both qualitative and quantitative traits. In qualitative traits, Multiple Correspondence Analysis found that the dark and light colours of the seed heads contributed most significantly to the variability of the accessions. Phylogenetic hierarchical analysis formed four clusters, representing 37% (I), 4% (II), 7% (III), and 52% (IV) of the accessions, respectively. For quantitative traits, Principal Component An</w:instrText>
      </w:r>
      <w:r w:rsidR="009C381F" w:rsidRPr="00A31851">
        <w:rPr>
          <w:rFonts w:ascii="Times New Roman" w:hAnsi="Times New Roman" w:cs="Times New Roman"/>
          <w:sz w:val="24"/>
          <w:szCs w:val="24"/>
          <w:lang w:val="en-US"/>
          <w:rPrChange w:id="7" w:author="Author" w:date="2026-09-24T10:25:00Z" w16du:dateUtc="2026-09-24T15:25:00Z">
            <w:rPr>
              <w:rFonts w:ascii="Times New Roman" w:hAnsi="Times New Roman" w:cs="Times New Roman"/>
              <w:sz w:val="24"/>
              <w:szCs w:val="24"/>
              <w:lang w:val="es-PE"/>
            </w:rPr>
          </w:rPrChange>
        </w:rPr>
        <w:instrText xml:space="preserve">alysis showed no discrimination between regions of origin but indicated a highly positive correlation between leaf length and width, and between pod length and width, as well as seed length, width, thickness and weight. Hierarchical analysis of quantitative characters also formed four clusters, representing 22% (A), 16% (B), 30% (C), and 31% (D) of the accessions, respectively. These clusters, analyzed for means comparison, showed significant differences (p &amp;lt; 0.05) with higher values in cluster B for pod length and width, and seed length, width, thickness and weight. Understanding the variability of the qualitative and quantitative traits of Ñuña is crucial for future genetic improvement studies aimed at achieving cultivars with desirable characteristics.","container-title":"Genetic Resources","DOI":"10.46265/genresj.PMKY4140","ISSN":"2708-3764","issue":"11","journalAbbreviation":"GenResJ","license":"https://creativecommons.org/licenses/by/4.0","page":"1-13","source":"DOI.org (Crossref)","title":"Assessment of phenotypic diversity of Ñuña, a local common bean (Phaseolus vulgaris L.) from the northern Andes in Peru","volume":"6","author":[{"family":"Santa Cruz Padilla","given":"Angel Esteban"},{"family":"Vásquez-Orrillo","given":"Jorge Luis"},{"family":"Bardales-Lozano","given":"Ricardo Manuel"},{"family":"Murga-Orrillo","given":"Hipolito"}],"issued":{"date-parts":[["2025",2,7]]}}}],"schema":"https://github.com/citation-style-language/schema/raw/master/csl-citation.json"} </w:instrText>
      </w:r>
      <w:r w:rsidR="009C381F">
        <w:rPr>
          <w:rFonts w:ascii="Times New Roman" w:hAnsi="Times New Roman" w:cs="Times New Roman"/>
          <w:sz w:val="24"/>
          <w:szCs w:val="24"/>
        </w:rPr>
        <w:fldChar w:fldCharType="separate"/>
      </w:r>
      <w:r w:rsidR="009C381F" w:rsidRPr="00A31851">
        <w:rPr>
          <w:rFonts w:ascii="Times New Roman" w:hAnsi="Times New Roman" w:cs="Times New Roman"/>
          <w:kern w:val="0"/>
          <w:sz w:val="24"/>
          <w:lang w:val="en-US"/>
          <w:rPrChange w:id="8" w:author="Author" w:date="2026-09-24T10:25:00Z" w16du:dateUtc="2026-09-24T15:25:00Z">
            <w:rPr>
              <w:rFonts w:ascii="Times New Roman" w:hAnsi="Times New Roman" w:cs="Times New Roman"/>
              <w:kern w:val="0"/>
              <w:sz w:val="24"/>
              <w:lang w:val="es-PE"/>
            </w:rPr>
          </w:rPrChange>
        </w:rPr>
        <w:t>(Santa Cruz Padilla et al., 2025)</w:t>
      </w:r>
      <w:r w:rsidR="009C381F">
        <w:rPr>
          <w:rFonts w:ascii="Times New Roman" w:hAnsi="Times New Roman" w:cs="Times New Roman"/>
          <w:sz w:val="24"/>
          <w:szCs w:val="24"/>
        </w:rPr>
        <w:fldChar w:fldCharType="end"/>
      </w:r>
      <w:r w:rsidRPr="00A31851">
        <w:rPr>
          <w:rFonts w:ascii="Times New Roman" w:hAnsi="Times New Roman" w:cs="Times New Roman"/>
          <w:sz w:val="24"/>
          <w:szCs w:val="24"/>
          <w:lang w:val="en-US"/>
          <w:rPrChange w:id="9" w:author="Author" w:date="2026-09-24T10:25:00Z" w16du:dateUtc="2026-09-24T15:25:00Z">
            <w:rPr>
              <w:rFonts w:ascii="Times New Roman" w:hAnsi="Times New Roman" w:cs="Times New Roman"/>
              <w:sz w:val="24"/>
              <w:szCs w:val="24"/>
              <w:lang w:val="es-PE"/>
            </w:rPr>
          </w:rPrChange>
        </w:rPr>
        <w:t xml:space="preserve">. </w:t>
      </w:r>
      <w:r w:rsidRPr="00362197">
        <w:rPr>
          <w:rFonts w:ascii="Times New Roman" w:hAnsi="Times New Roman" w:cs="Times New Roman"/>
          <w:sz w:val="24"/>
          <w:szCs w:val="24"/>
        </w:rPr>
        <w:t>However, the need persists to systematically characterize local collections to broaden the knowledge of their diversity and agronomic potential.</w:t>
      </w:r>
      <w:ins w:id="10" w:author="Author" w:date="2026-09-07T09:35:00Z" w16du:dateUtc="2026-09-07T14:35:00Z">
        <w:r w:rsidR="000D79A4">
          <w:rPr>
            <w:rFonts w:ascii="Times New Roman" w:hAnsi="Times New Roman" w:cs="Times New Roman"/>
            <w:sz w:val="24"/>
            <w:szCs w:val="24"/>
          </w:rPr>
          <w:t xml:space="preserve"> </w:t>
        </w:r>
      </w:ins>
      <w:ins w:id="11" w:author="Author" w:date="2026-09-07T09:44:00Z">
        <w:r w:rsidR="000316E5" w:rsidRPr="000316E5">
          <w:rPr>
            <w:rFonts w:ascii="Times New Roman" w:hAnsi="Times New Roman" w:cs="Times New Roman"/>
            <w:sz w:val="24"/>
            <w:szCs w:val="24"/>
          </w:rPr>
          <w:t xml:space="preserve">In particular, no previous study has systematically characterized this specific collection maintained by the </w:t>
        </w:r>
        <w:r w:rsidR="000316E5" w:rsidRPr="00EB1DB8">
          <w:rPr>
            <w:rFonts w:ascii="Times New Roman" w:hAnsi="Times New Roman" w:cs="Times New Roman"/>
            <w:i/>
            <w:iCs/>
            <w:sz w:val="24"/>
            <w:szCs w:val="24"/>
            <w:rPrChange w:id="12" w:author="Author" w:date="2026-09-24T14:18:00Z" w16du:dateUtc="2026-09-24T19:18:00Z">
              <w:rPr>
                <w:rFonts w:ascii="Times New Roman" w:hAnsi="Times New Roman" w:cs="Times New Roman"/>
                <w:sz w:val="24"/>
                <w:szCs w:val="24"/>
              </w:rPr>
            </w:rPrChange>
          </w:rPr>
          <w:t xml:space="preserve">National University Toribio Rodríguez de Mendoza of Amazonas </w:t>
        </w:r>
        <w:r w:rsidR="000316E5" w:rsidRPr="000316E5">
          <w:rPr>
            <w:rFonts w:ascii="Times New Roman" w:hAnsi="Times New Roman" w:cs="Times New Roman"/>
            <w:sz w:val="24"/>
            <w:szCs w:val="24"/>
          </w:rPr>
          <w:t>(UNTRM</w:t>
        </w:r>
      </w:ins>
      <w:ins w:id="13" w:author="Author" w:date="2026-09-07T10:23:00Z" w16du:dateUtc="2026-09-07T15:23:00Z">
        <w:r w:rsidR="00C663D5">
          <w:rPr>
            <w:rFonts w:ascii="Times New Roman" w:hAnsi="Times New Roman" w:cs="Times New Roman"/>
            <w:sz w:val="24"/>
            <w:szCs w:val="24"/>
          </w:rPr>
          <w:t>-A</w:t>
        </w:r>
      </w:ins>
      <w:ins w:id="14" w:author="Author" w:date="2026-09-07T09:44:00Z">
        <w:r w:rsidR="000316E5" w:rsidRPr="000316E5">
          <w:rPr>
            <w:rFonts w:ascii="Times New Roman" w:hAnsi="Times New Roman" w:cs="Times New Roman"/>
            <w:sz w:val="24"/>
            <w:szCs w:val="24"/>
          </w:rPr>
          <w:t>) for joint phenology-yield relationships using balanced multivariate techniques.</w:t>
        </w:r>
      </w:ins>
      <w:ins w:id="15" w:author="Author" w:date="2026-09-07T09:44:00Z" w16du:dateUtc="2026-09-07T14:44:00Z">
        <w:r w:rsidR="000316E5">
          <w:rPr>
            <w:rFonts w:ascii="Times New Roman" w:hAnsi="Times New Roman" w:cs="Times New Roman"/>
            <w:sz w:val="24"/>
            <w:szCs w:val="24"/>
          </w:rPr>
          <w:t xml:space="preserve"> </w:t>
        </w:r>
      </w:ins>
      <w:ins w:id="16" w:author="Author" w:date="2026-09-07T09:38:00Z">
        <w:r w:rsidR="00CB7695" w:rsidRPr="00CB7695">
          <w:rPr>
            <w:rFonts w:ascii="Times New Roman" w:hAnsi="Times New Roman" w:cs="Times New Roman"/>
            <w:sz w:val="24"/>
            <w:szCs w:val="24"/>
          </w:rPr>
          <w:t xml:space="preserve">Characterizing this diversity is essential for climate-resilient breeding, as smallholder farming systems in the </w:t>
        </w:r>
      </w:ins>
      <w:ins w:id="17" w:author="Author" w:date="2026-09-07T09:42:00Z" w16du:dateUtc="2026-09-07T14:42:00Z">
        <w:r w:rsidR="00CB7695" w:rsidRPr="00CB7695">
          <w:rPr>
            <w:rFonts w:ascii="Times New Roman" w:hAnsi="Times New Roman" w:cs="Times New Roman"/>
            <w:sz w:val="24"/>
            <w:szCs w:val="24"/>
          </w:rPr>
          <w:t xml:space="preserve">northeastern </w:t>
        </w:r>
      </w:ins>
      <w:ins w:id="18" w:author="Author" w:date="2026-09-07T09:38:00Z">
        <w:r w:rsidR="00CB7695" w:rsidRPr="00CB7695">
          <w:rPr>
            <w:rFonts w:ascii="Times New Roman" w:hAnsi="Times New Roman" w:cs="Times New Roman"/>
            <w:sz w:val="24"/>
            <w:szCs w:val="24"/>
          </w:rPr>
          <w:t>Andes face increasing climatic variability. Identifying accessions with contrasting phenological and productive traits can contribute to the selection of materials better adapted to changing environmental conditions.</w:t>
        </w:r>
      </w:ins>
    </w:p>
    <w:p w14:paraId="6DBB21A8" w14:textId="6E8314D5" w:rsidR="00362197"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 xml:space="preserve">In this context, in 2024, diverse common bean accessions maintained by smallholder farmers of the </w:t>
      </w:r>
      <w:ins w:id="19" w:author="Author" w:date="2026-09-07T09:38:00Z">
        <w:r w:rsidR="00CB7695" w:rsidRPr="00CB7695">
          <w:rPr>
            <w:rFonts w:ascii="Times New Roman" w:hAnsi="Times New Roman" w:cs="Times New Roman"/>
            <w:sz w:val="24"/>
            <w:szCs w:val="24"/>
          </w:rPr>
          <w:t>northeastern Andes of Peru</w:t>
        </w:r>
      </w:ins>
      <w:ins w:id="20" w:author="Author" w:date="2026-09-07T09:38:00Z" w16du:dateUtc="2026-09-07T14:38:00Z">
        <w:r w:rsidR="00CB7695">
          <w:rPr>
            <w:rFonts w:ascii="Times New Roman" w:hAnsi="Times New Roman" w:cs="Times New Roman"/>
            <w:sz w:val="24"/>
            <w:szCs w:val="24"/>
          </w:rPr>
          <w:t xml:space="preserve"> </w:t>
        </w:r>
      </w:ins>
      <w:r w:rsidRPr="00362197">
        <w:rPr>
          <w:rFonts w:ascii="Times New Roman" w:hAnsi="Times New Roman" w:cs="Times New Roman"/>
          <w:sz w:val="24"/>
          <w:szCs w:val="24"/>
        </w:rPr>
        <w:t xml:space="preserve">were collected, whose </w:t>
      </w:r>
      <w:proofErr w:type="spellStart"/>
      <w:r w:rsidRPr="00362197">
        <w:rPr>
          <w:rFonts w:ascii="Times New Roman" w:hAnsi="Times New Roman" w:cs="Times New Roman"/>
          <w:sz w:val="24"/>
          <w:szCs w:val="24"/>
        </w:rPr>
        <w:t>agromorphological</w:t>
      </w:r>
      <w:proofErr w:type="spellEnd"/>
      <w:r w:rsidRPr="00362197">
        <w:rPr>
          <w:rFonts w:ascii="Times New Roman" w:hAnsi="Times New Roman" w:cs="Times New Roman"/>
          <w:sz w:val="24"/>
          <w:szCs w:val="24"/>
        </w:rPr>
        <w:t xml:space="preserve"> characterization had not yet been carried out. Therefore, the present study aimed to characterize this collection through qualitative and quantitative descriptors, correlation analysis, and multivariate techniques, oriented to: (i) evaluate the qualitative agromorphological diversity through phenotypic diversity indices; (ii) evaluate the quantitative diversity and the relationships among </w:t>
      </w:r>
      <w:r w:rsidRPr="00362197">
        <w:rPr>
          <w:rFonts w:ascii="Times New Roman" w:hAnsi="Times New Roman" w:cs="Times New Roman"/>
          <w:sz w:val="24"/>
          <w:szCs w:val="24"/>
        </w:rPr>
        <w:lastRenderedPageBreak/>
        <w:t>morphological descriptors; and (iii) identify promising accessions through multivariate analyses.</w:t>
      </w:r>
    </w:p>
    <w:p w14:paraId="4A2AB099"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2 Materials and methods</w:t>
      </w:r>
    </w:p>
    <w:p w14:paraId="62C5ADC1"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2.1 Plant material</w:t>
      </w:r>
    </w:p>
    <w:p w14:paraId="19D19026" w14:textId="4A8444A8" w:rsid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 xml:space="preserve">The study used </w:t>
      </w:r>
      <w:ins w:id="21" w:author="Author" w:date="2026-09-24T15:08:00Z" w16du:dateUtc="2026-09-24T20:08:00Z">
        <w:r w:rsidR="00FB127C">
          <w:rPr>
            <w:rFonts w:ascii="Times New Roman" w:hAnsi="Times New Roman" w:cs="Times New Roman"/>
            <w:sz w:val="24"/>
            <w:szCs w:val="24"/>
          </w:rPr>
          <w:t>95</w:t>
        </w:r>
      </w:ins>
      <w:del w:id="22" w:author="Author" w:date="2026-09-24T15:08:00Z" w16du:dateUtc="2026-09-24T20:08:00Z">
        <w:r w:rsidRPr="00362197" w:rsidDel="00FB127C">
          <w:rPr>
            <w:rFonts w:ascii="Times New Roman" w:hAnsi="Times New Roman" w:cs="Times New Roman"/>
            <w:sz w:val="24"/>
            <w:szCs w:val="24"/>
          </w:rPr>
          <w:delText>80</w:delText>
        </w:r>
      </w:del>
      <w:r w:rsidRPr="00362197">
        <w:rPr>
          <w:rFonts w:ascii="Times New Roman" w:hAnsi="Times New Roman" w:cs="Times New Roman"/>
          <w:sz w:val="24"/>
          <w:szCs w:val="24"/>
        </w:rPr>
        <w:t xml:space="preserve"> accessions</w:t>
      </w:r>
      <w:ins w:id="23" w:author="Author" w:date="2026-09-24T14:16:00Z" w16du:dateUtc="2026-09-24T19:16:00Z">
        <w:r w:rsidR="00EB1DB8">
          <w:rPr>
            <w:rFonts w:ascii="Times New Roman" w:hAnsi="Times New Roman" w:cs="Times New Roman"/>
            <w:sz w:val="24"/>
            <w:szCs w:val="24"/>
          </w:rPr>
          <w:t xml:space="preserve"> </w:t>
        </w:r>
      </w:ins>
      <w:ins w:id="24" w:author="Author" w:date="2026-09-24T14:17:00Z" w16du:dateUtc="2026-09-24T19:17:00Z">
        <w:r w:rsidR="00EB1DB8">
          <w:rPr>
            <w:rFonts w:ascii="Times New Roman" w:hAnsi="Times New Roman" w:cs="Times New Roman"/>
            <w:sz w:val="24"/>
            <w:szCs w:val="24"/>
          </w:rPr>
          <w:t xml:space="preserve">of common bean </w:t>
        </w:r>
      </w:ins>
      <w:ins w:id="25" w:author="Author" w:date="2026-09-24T14:16:00Z" w16du:dateUtc="2026-09-24T19:16:00Z">
        <w:r w:rsidR="00EB1DB8">
          <w:rPr>
            <w:rFonts w:ascii="Times New Roman" w:hAnsi="Times New Roman" w:cs="Times New Roman"/>
            <w:sz w:val="24"/>
            <w:szCs w:val="24"/>
          </w:rPr>
          <w:t>(</w:t>
        </w:r>
        <w:r w:rsidR="00EB1DB8" w:rsidRPr="00D13CCF">
          <w:rPr>
            <w:rFonts w:ascii="Times New Roman" w:hAnsi="Times New Roman" w:cs="Times New Roman"/>
            <w:sz w:val="24"/>
            <w:szCs w:val="24"/>
          </w:rPr>
          <w:t>Supplementary Figure 1</w:t>
        </w:r>
        <w:r w:rsidR="00EB1DB8" w:rsidRPr="00362197">
          <w:rPr>
            <w:rFonts w:ascii="Times New Roman" w:hAnsi="Times New Roman" w:cs="Times New Roman"/>
            <w:sz w:val="24"/>
            <w:szCs w:val="24"/>
          </w:rPr>
          <w:t>)</w:t>
        </w:r>
      </w:ins>
      <w:r w:rsidRPr="00362197">
        <w:rPr>
          <w:rFonts w:ascii="Times New Roman" w:hAnsi="Times New Roman" w:cs="Times New Roman"/>
          <w:sz w:val="24"/>
          <w:szCs w:val="24"/>
        </w:rPr>
        <w:t xml:space="preserve">. Of these, </w:t>
      </w:r>
      <w:ins w:id="26" w:author="Author" w:date="2026-09-24T15:19:00Z" w16du:dateUtc="2026-09-24T20:19:00Z">
        <w:r w:rsidR="008712D4">
          <w:rPr>
            <w:rFonts w:ascii="Times New Roman" w:hAnsi="Times New Roman" w:cs="Times New Roman"/>
            <w:sz w:val="24"/>
            <w:szCs w:val="24"/>
          </w:rPr>
          <w:t>93</w:t>
        </w:r>
      </w:ins>
      <w:del w:id="27" w:author="Author" w:date="2026-09-24T15:19:00Z" w16du:dateUtc="2026-09-24T20:19:00Z">
        <w:r w:rsidRPr="00362197" w:rsidDel="008712D4">
          <w:rPr>
            <w:rFonts w:ascii="Times New Roman" w:hAnsi="Times New Roman" w:cs="Times New Roman"/>
            <w:sz w:val="24"/>
            <w:szCs w:val="24"/>
          </w:rPr>
          <w:delText>78</w:delText>
        </w:r>
      </w:del>
      <w:r w:rsidRPr="00362197">
        <w:rPr>
          <w:rFonts w:ascii="Times New Roman" w:hAnsi="Times New Roman" w:cs="Times New Roman"/>
          <w:sz w:val="24"/>
          <w:szCs w:val="24"/>
        </w:rPr>
        <w:t xml:space="preserve"> were collected at different geographic points in the Amazonas region and are conserved </w:t>
      </w:r>
      <w:r w:rsidRPr="00416A6D">
        <w:rPr>
          <w:rFonts w:ascii="Times New Roman" w:hAnsi="Times New Roman" w:cs="Times New Roman"/>
          <w:i/>
          <w:iCs/>
          <w:sz w:val="24"/>
          <w:szCs w:val="24"/>
          <w:rPrChange w:id="28" w:author="Author" w:date="2026-09-24T12:39:00Z" w16du:dateUtc="2026-09-24T17:39:00Z">
            <w:rPr>
              <w:rFonts w:ascii="Times New Roman" w:hAnsi="Times New Roman" w:cs="Times New Roman"/>
              <w:sz w:val="24"/>
              <w:szCs w:val="24"/>
            </w:rPr>
          </w:rPrChange>
        </w:rPr>
        <w:t>ex-situ</w:t>
      </w:r>
      <w:r w:rsidRPr="00362197">
        <w:rPr>
          <w:rFonts w:ascii="Times New Roman" w:hAnsi="Times New Roman" w:cs="Times New Roman"/>
          <w:sz w:val="24"/>
          <w:szCs w:val="24"/>
        </w:rPr>
        <w:t xml:space="preserve"> and </w:t>
      </w:r>
      <w:r w:rsidRPr="00416A6D">
        <w:rPr>
          <w:rFonts w:ascii="Times New Roman" w:hAnsi="Times New Roman" w:cs="Times New Roman"/>
          <w:i/>
          <w:iCs/>
          <w:sz w:val="24"/>
          <w:szCs w:val="24"/>
          <w:rPrChange w:id="29" w:author="Author" w:date="2026-09-24T12:39:00Z" w16du:dateUtc="2026-09-24T17:39:00Z">
            <w:rPr>
              <w:rFonts w:ascii="Times New Roman" w:hAnsi="Times New Roman" w:cs="Times New Roman"/>
              <w:sz w:val="24"/>
              <w:szCs w:val="24"/>
            </w:rPr>
          </w:rPrChange>
        </w:rPr>
        <w:t>in-situ</w:t>
      </w:r>
      <w:r w:rsidRPr="00362197">
        <w:rPr>
          <w:rFonts w:ascii="Times New Roman" w:hAnsi="Times New Roman" w:cs="Times New Roman"/>
          <w:sz w:val="24"/>
          <w:szCs w:val="24"/>
        </w:rPr>
        <w:t xml:space="preserve"> in the germplasm bank of the </w:t>
      </w:r>
      <w:ins w:id="30" w:author="Author" w:date="2026-09-24T12:40:00Z" w16du:dateUtc="2026-09-24T17:40:00Z">
        <w:r w:rsidR="00416A6D" w:rsidRPr="00416A6D">
          <w:rPr>
            <w:rFonts w:ascii="Times New Roman" w:hAnsi="Times New Roman" w:cs="Times New Roman"/>
            <w:i/>
            <w:iCs/>
            <w:sz w:val="24"/>
            <w:szCs w:val="24"/>
            <w:rPrChange w:id="31" w:author="Author" w:date="2026-09-24T12:41:00Z" w16du:dateUtc="2026-09-24T17:41:00Z">
              <w:rPr>
                <w:rFonts w:ascii="Times New Roman" w:hAnsi="Times New Roman" w:cs="Times New Roman"/>
                <w:sz w:val="24"/>
                <w:szCs w:val="24"/>
              </w:rPr>
            </w:rPrChange>
          </w:rPr>
          <w:t xml:space="preserve">Centro de </w:t>
        </w:r>
        <w:proofErr w:type="spellStart"/>
        <w:r w:rsidR="00416A6D" w:rsidRPr="00416A6D">
          <w:rPr>
            <w:rFonts w:ascii="Times New Roman" w:hAnsi="Times New Roman" w:cs="Times New Roman"/>
            <w:i/>
            <w:iCs/>
            <w:sz w:val="24"/>
            <w:szCs w:val="24"/>
            <w:rPrChange w:id="32" w:author="Author" w:date="2026-09-24T12:41:00Z" w16du:dateUtc="2026-09-24T17:41:00Z">
              <w:rPr>
                <w:rFonts w:ascii="Times New Roman" w:hAnsi="Times New Roman" w:cs="Times New Roman"/>
                <w:sz w:val="24"/>
                <w:szCs w:val="24"/>
              </w:rPr>
            </w:rPrChange>
          </w:rPr>
          <w:t>Investigación</w:t>
        </w:r>
      </w:ins>
      <w:proofErr w:type="spellEnd"/>
      <w:ins w:id="33" w:author="Author" w:date="2026-09-24T12:42:00Z" w16du:dateUtc="2026-09-24T17:42:00Z">
        <w:r w:rsidR="00416A6D">
          <w:rPr>
            <w:rFonts w:ascii="Times New Roman" w:hAnsi="Times New Roman" w:cs="Times New Roman"/>
            <w:i/>
            <w:iCs/>
            <w:sz w:val="24"/>
            <w:szCs w:val="24"/>
          </w:rPr>
          <w:t xml:space="preserve"> e </w:t>
        </w:r>
        <w:proofErr w:type="spellStart"/>
        <w:r w:rsidR="00416A6D">
          <w:rPr>
            <w:rFonts w:ascii="Times New Roman" w:hAnsi="Times New Roman" w:cs="Times New Roman"/>
            <w:i/>
            <w:iCs/>
            <w:sz w:val="24"/>
            <w:szCs w:val="24"/>
          </w:rPr>
          <w:t>Innovación</w:t>
        </w:r>
      </w:ins>
      <w:proofErr w:type="spellEnd"/>
      <w:ins w:id="34" w:author="Author" w:date="2026-09-24T12:40:00Z" w16du:dateUtc="2026-09-24T17:40:00Z">
        <w:r w:rsidR="00416A6D" w:rsidRPr="00416A6D">
          <w:rPr>
            <w:rFonts w:ascii="Times New Roman" w:hAnsi="Times New Roman" w:cs="Times New Roman"/>
            <w:i/>
            <w:iCs/>
            <w:sz w:val="24"/>
            <w:szCs w:val="24"/>
            <w:rPrChange w:id="35" w:author="Author" w:date="2026-09-24T12:41:00Z" w16du:dateUtc="2026-09-24T17:41:00Z">
              <w:rPr>
                <w:rFonts w:ascii="Times New Roman" w:hAnsi="Times New Roman" w:cs="Times New Roman"/>
                <w:sz w:val="24"/>
                <w:szCs w:val="24"/>
              </w:rPr>
            </w:rPrChange>
          </w:rPr>
          <w:t xml:space="preserve"> </w:t>
        </w:r>
        <w:proofErr w:type="spellStart"/>
        <w:r w:rsidR="00416A6D" w:rsidRPr="00416A6D">
          <w:rPr>
            <w:rFonts w:ascii="Times New Roman" w:hAnsi="Times New Roman" w:cs="Times New Roman"/>
            <w:i/>
            <w:iCs/>
            <w:sz w:val="24"/>
            <w:szCs w:val="24"/>
            <w:rPrChange w:id="36" w:author="Author" w:date="2026-09-24T12:41:00Z" w16du:dateUtc="2026-09-24T17:41:00Z">
              <w:rPr>
                <w:rFonts w:ascii="Times New Roman" w:hAnsi="Times New Roman" w:cs="Times New Roman"/>
                <w:sz w:val="24"/>
                <w:szCs w:val="24"/>
              </w:rPr>
            </w:rPrChange>
          </w:rPr>
          <w:t>en</w:t>
        </w:r>
        <w:proofErr w:type="spellEnd"/>
        <w:r w:rsidR="00416A6D" w:rsidRPr="00416A6D">
          <w:rPr>
            <w:rFonts w:ascii="Times New Roman" w:hAnsi="Times New Roman" w:cs="Times New Roman"/>
            <w:i/>
            <w:iCs/>
            <w:sz w:val="24"/>
            <w:szCs w:val="24"/>
            <w:rPrChange w:id="37" w:author="Author" w:date="2026-09-24T12:41:00Z" w16du:dateUtc="2026-09-24T17:41:00Z">
              <w:rPr>
                <w:rFonts w:ascii="Times New Roman" w:hAnsi="Times New Roman" w:cs="Times New Roman"/>
                <w:sz w:val="24"/>
                <w:szCs w:val="24"/>
              </w:rPr>
            </w:rPrChange>
          </w:rPr>
          <w:t xml:space="preserve"> Granos y </w:t>
        </w:r>
        <w:proofErr w:type="spellStart"/>
        <w:r w:rsidR="00416A6D" w:rsidRPr="00416A6D">
          <w:rPr>
            <w:rFonts w:ascii="Times New Roman" w:hAnsi="Times New Roman" w:cs="Times New Roman"/>
            <w:i/>
            <w:iCs/>
            <w:sz w:val="24"/>
            <w:szCs w:val="24"/>
            <w:rPrChange w:id="38" w:author="Author" w:date="2026-09-24T12:41:00Z" w16du:dateUtc="2026-09-24T17:41:00Z">
              <w:rPr>
                <w:rFonts w:ascii="Times New Roman" w:hAnsi="Times New Roman" w:cs="Times New Roman"/>
                <w:sz w:val="24"/>
                <w:szCs w:val="24"/>
              </w:rPr>
            </w:rPrChange>
          </w:rPr>
          <w:t>Semillas</w:t>
        </w:r>
        <w:proofErr w:type="spellEnd"/>
        <w:r w:rsidR="00416A6D" w:rsidRPr="00416A6D">
          <w:rPr>
            <w:rFonts w:ascii="Times New Roman" w:hAnsi="Times New Roman" w:cs="Times New Roman"/>
            <w:i/>
            <w:iCs/>
            <w:sz w:val="24"/>
            <w:szCs w:val="24"/>
            <w:rPrChange w:id="39" w:author="Author" w:date="2026-09-24T12:41:00Z" w16du:dateUtc="2026-09-24T17:41:00Z">
              <w:rPr>
                <w:rFonts w:ascii="Times New Roman" w:hAnsi="Times New Roman" w:cs="Times New Roman"/>
                <w:sz w:val="24"/>
                <w:szCs w:val="24"/>
              </w:rPr>
            </w:rPrChange>
          </w:rPr>
          <w:t xml:space="preserve"> </w:t>
        </w:r>
      </w:ins>
      <w:del w:id="40" w:author="Author" w:date="2026-09-24T12:40:00Z" w16du:dateUtc="2026-09-24T17:40:00Z">
        <w:r w:rsidRPr="00362197" w:rsidDel="00416A6D">
          <w:rPr>
            <w:rFonts w:ascii="Times New Roman" w:hAnsi="Times New Roman" w:cs="Times New Roman"/>
            <w:sz w:val="24"/>
            <w:szCs w:val="24"/>
          </w:rPr>
          <w:delText xml:space="preserve">Grain and Seed Research Center </w:delText>
        </w:r>
      </w:del>
      <w:r w:rsidRPr="00362197">
        <w:rPr>
          <w:rFonts w:ascii="Times New Roman" w:hAnsi="Times New Roman" w:cs="Times New Roman"/>
          <w:sz w:val="24"/>
          <w:szCs w:val="24"/>
        </w:rPr>
        <w:t xml:space="preserve">(CEIGRAS) of the </w:t>
      </w:r>
      <w:ins w:id="41" w:author="Author" w:date="2026-09-24T12:41:00Z" w16du:dateUtc="2026-09-24T17:41:00Z">
        <w:r w:rsidR="00416A6D" w:rsidRPr="00416A6D">
          <w:rPr>
            <w:rFonts w:ascii="Times New Roman" w:hAnsi="Times New Roman" w:cs="Times New Roman"/>
            <w:i/>
            <w:iCs/>
            <w:sz w:val="24"/>
            <w:szCs w:val="24"/>
            <w:rPrChange w:id="42" w:author="Author" w:date="2026-09-24T12:42:00Z" w16du:dateUtc="2026-09-24T17:42:00Z">
              <w:rPr>
                <w:rFonts w:ascii="Times New Roman" w:hAnsi="Times New Roman" w:cs="Times New Roman"/>
                <w:sz w:val="24"/>
                <w:szCs w:val="24"/>
              </w:rPr>
            </w:rPrChange>
          </w:rPr>
          <w:t xml:space="preserve">Instituto de </w:t>
        </w:r>
        <w:proofErr w:type="spellStart"/>
        <w:r w:rsidR="00416A6D" w:rsidRPr="00416A6D">
          <w:rPr>
            <w:rFonts w:ascii="Times New Roman" w:hAnsi="Times New Roman" w:cs="Times New Roman"/>
            <w:i/>
            <w:iCs/>
            <w:sz w:val="24"/>
            <w:szCs w:val="24"/>
            <w:rPrChange w:id="43" w:author="Author" w:date="2026-09-24T12:42:00Z" w16du:dateUtc="2026-09-24T17:42:00Z">
              <w:rPr>
                <w:rFonts w:ascii="Times New Roman" w:hAnsi="Times New Roman" w:cs="Times New Roman"/>
                <w:sz w:val="24"/>
                <w:szCs w:val="24"/>
              </w:rPr>
            </w:rPrChange>
          </w:rPr>
          <w:t>Investigación</w:t>
        </w:r>
        <w:proofErr w:type="spellEnd"/>
        <w:r w:rsidR="00416A6D" w:rsidRPr="00416A6D">
          <w:rPr>
            <w:rFonts w:ascii="Times New Roman" w:hAnsi="Times New Roman" w:cs="Times New Roman"/>
            <w:i/>
            <w:iCs/>
            <w:sz w:val="24"/>
            <w:szCs w:val="24"/>
            <w:rPrChange w:id="44" w:author="Author" w:date="2026-09-24T12:42:00Z" w16du:dateUtc="2026-09-24T17:42:00Z">
              <w:rPr>
                <w:rFonts w:ascii="Times New Roman" w:hAnsi="Times New Roman" w:cs="Times New Roman"/>
                <w:sz w:val="24"/>
                <w:szCs w:val="24"/>
              </w:rPr>
            </w:rPrChange>
          </w:rPr>
          <w:t xml:space="preserve"> </w:t>
        </w:r>
      </w:ins>
      <w:ins w:id="45" w:author="Author" w:date="2026-09-24T12:42:00Z" w16du:dateUtc="2026-09-24T17:42:00Z">
        <w:r w:rsidR="00416A6D" w:rsidRPr="00416A6D">
          <w:rPr>
            <w:rFonts w:ascii="Times New Roman" w:hAnsi="Times New Roman" w:cs="Times New Roman"/>
            <w:i/>
            <w:iCs/>
            <w:sz w:val="24"/>
            <w:szCs w:val="24"/>
            <w:rPrChange w:id="46" w:author="Author" w:date="2026-09-24T12:42:00Z" w16du:dateUtc="2026-09-24T17:42:00Z">
              <w:rPr>
                <w:rFonts w:ascii="Times New Roman" w:hAnsi="Times New Roman" w:cs="Times New Roman"/>
                <w:sz w:val="24"/>
                <w:szCs w:val="24"/>
              </w:rPr>
            </w:rPrChange>
          </w:rPr>
          <w:t xml:space="preserve">para el Desarrollo </w:t>
        </w:r>
        <w:proofErr w:type="spellStart"/>
        <w:r w:rsidR="00416A6D" w:rsidRPr="00416A6D">
          <w:rPr>
            <w:rFonts w:ascii="Times New Roman" w:hAnsi="Times New Roman" w:cs="Times New Roman"/>
            <w:i/>
            <w:iCs/>
            <w:sz w:val="24"/>
            <w:szCs w:val="24"/>
            <w:rPrChange w:id="47" w:author="Author" w:date="2026-09-24T12:42:00Z" w16du:dateUtc="2026-09-24T17:42:00Z">
              <w:rPr>
                <w:rFonts w:ascii="Times New Roman" w:hAnsi="Times New Roman" w:cs="Times New Roman"/>
                <w:sz w:val="24"/>
                <w:szCs w:val="24"/>
              </w:rPr>
            </w:rPrChange>
          </w:rPr>
          <w:t>Sustentable</w:t>
        </w:r>
        <w:proofErr w:type="spellEnd"/>
        <w:r w:rsidR="00416A6D" w:rsidRPr="00416A6D">
          <w:rPr>
            <w:rFonts w:ascii="Times New Roman" w:hAnsi="Times New Roman" w:cs="Times New Roman"/>
            <w:i/>
            <w:iCs/>
            <w:sz w:val="24"/>
            <w:szCs w:val="24"/>
            <w:rPrChange w:id="48" w:author="Author" w:date="2026-09-24T12:42:00Z" w16du:dateUtc="2026-09-24T17:42:00Z">
              <w:rPr>
                <w:rFonts w:ascii="Times New Roman" w:hAnsi="Times New Roman" w:cs="Times New Roman"/>
                <w:sz w:val="24"/>
                <w:szCs w:val="24"/>
              </w:rPr>
            </w:rPrChange>
          </w:rPr>
          <w:t xml:space="preserve"> de Ceja de Selva </w:t>
        </w:r>
      </w:ins>
      <w:del w:id="49" w:author="Author" w:date="2026-09-24T12:41:00Z" w16du:dateUtc="2026-09-24T17:41:00Z">
        <w:r w:rsidRPr="00362197" w:rsidDel="00416A6D">
          <w:rPr>
            <w:rFonts w:ascii="Times New Roman" w:hAnsi="Times New Roman" w:cs="Times New Roman"/>
            <w:sz w:val="24"/>
            <w:szCs w:val="24"/>
          </w:rPr>
          <w:delText xml:space="preserve">Institute for Sustainable Development Research of Ceja de Selva </w:delText>
        </w:r>
      </w:del>
      <w:r w:rsidRPr="00362197">
        <w:rPr>
          <w:rFonts w:ascii="Times New Roman" w:hAnsi="Times New Roman" w:cs="Times New Roman"/>
          <w:sz w:val="24"/>
          <w:szCs w:val="24"/>
        </w:rPr>
        <w:t xml:space="preserve">(INDES-CES), of the </w:t>
      </w:r>
      <w:del w:id="50" w:author="Author" w:date="2026-09-07T10:23:00Z" w16du:dateUtc="2026-09-07T15:23:00Z">
        <w:r w:rsidRPr="00362197" w:rsidDel="00C663D5">
          <w:rPr>
            <w:rFonts w:ascii="Times New Roman" w:hAnsi="Times New Roman" w:cs="Times New Roman"/>
            <w:sz w:val="24"/>
            <w:szCs w:val="24"/>
          </w:rPr>
          <w:delText>National University Toribio Rodríguez de Mendoza de Amazonas (</w:delText>
        </w:r>
      </w:del>
      <w:r w:rsidRPr="00362197">
        <w:rPr>
          <w:rFonts w:ascii="Times New Roman" w:hAnsi="Times New Roman" w:cs="Times New Roman"/>
          <w:sz w:val="24"/>
          <w:szCs w:val="24"/>
        </w:rPr>
        <w:t>UNTRM-A</w:t>
      </w:r>
      <w:del w:id="51" w:author="Author" w:date="2026-09-07T10:23:00Z" w16du:dateUtc="2026-09-07T15:23:00Z">
        <w:r w:rsidRPr="00362197" w:rsidDel="00C663D5">
          <w:rPr>
            <w:rFonts w:ascii="Times New Roman" w:hAnsi="Times New Roman" w:cs="Times New Roman"/>
            <w:sz w:val="24"/>
            <w:szCs w:val="24"/>
          </w:rPr>
          <w:delText>;</w:delText>
        </w:r>
      </w:del>
      <w:del w:id="52" w:author="Author" w:date="2026-09-24T14:16:00Z" w16du:dateUtc="2026-09-24T19:16:00Z">
        <w:r w:rsidRPr="00362197" w:rsidDel="00EB1DB8">
          <w:rPr>
            <w:rFonts w:ascii="Times New Roman" w:hAnsi="Times New Roman" w:cs="Times New Roman"/>
            <w:sz w:val="24"/>
            <w:szCs w:val="24"/>
          </w:rPr>
          <w:delText xml:space="preserve"> </w:delText>
        </w:r>
      </w:del>
      <w:del w:id="53" w:author="Author" w:date="2026-09-24T14:12:00Z" w16du:dateUtc="2026-09-24T19:12:00Z">
        <w:r w:rsidR="00362197" w:rsidDel="00EB1DB8">
          <w:fldChar w:fldCharType="begin"/>
        </w:r>
        <w:r w:rsidR="00362197" w:rsidDel="00EB1DB8">
          <w:delInstrText>HYPERLINK \l "Fig_map" \h</w:delInstrText>
        </w:r>
        <w:r w:rsidR="00362197" w:rsidDel="00EB1DB8">
          <w:fldChar w:fldCharType="separate"/>
        </w:r>
        <w:r w:rsidR="00362197" w:rsidRPr="00362197" w:rsidDel="00EB1DB8">
          <w:rPr>
            <w:rStyle w:val="Hipervnculo"/>
            <w:rFonts w:ascii="Times New Roman" w:hAnsi="Times New Roman" w:cs="Times New Roman"/>
            <w:sz w:val="24"/>
            <w:szCs w:val="24"/>
          </w:rPr>
          <w:delText>Figure 1</w:delText>
        </w:r>
        <w:r w:rsidR="00362197" w:rsidDel="00EB1DB8">
          <w:fldChar w:fldCharType="end"/>
        </w:r>
      </w:del>
      <w:del w:id="54" w:author="Author" w:date="2026-09-24T14:16:00Z" w16du:dateUtc="2026-09-24T19:16:00Z">
        <w:r w:rsidRPr="00362197" w:rsidDel="00EB1DB8">
          <w:rPr>
            <w:rFonts w:ascii="Times New Roman" w:hAnsi="Times New Roman" w:cs="Times New Roman"/>
            <w:sz w:val="24"/>
            <w:szCs w:val="24"/>
          </w:rPr>
          <w:delText>)</w:delText>
        </w:r>
      </w:del>
      <w:ins w:id="55" w:author="Author" w:date="2026-09-07T10:32:00Z" w16du:dateUtc="2026-09-07T15:32:00Z">
        <w:r w:rsidR="00B8097E">
          <w:rPr>
            <w:rFonts w:ascii="Times New Roman" w:hAnsi="Times New Roman" w:cs="Times New Roman"/>
            <w:sz w:val="24"/>
            <w:szCs w:val="24"/>
          </w:rPr>
          <w:t>.</w:t>
        </w:r>
      </w:ins>
      <w:ins w:id="56" w:author="Author" w:date="2026-09-24T15:34:00Z" w16du:dateUtc="2026-09-24T20:34:00Z">
        <w:r w:rsidR="00571F95">
          <w:rPr>
            <w:rFonts w:ascii="Times New Roman" w:hAnsi="Times New Roman" w:cs="Times New Roman"/>
            <w:sz w:val="24"/>
            <w:szCs w:val="24"/>
          </w:rPr>
          <w:t xml:space="preserve"> </w:t>
        </w:r>
      </w:ins>
      <w:ins w:id="57" w:author="Author" w:date="2026-09-24T15:34:00Z">
        <w:r w:rsidR="00571F95" w:rsidRPr="00571F95">
          <w:rPr>
            <w:rFonts w:ascii="Times New Roman" w:hAnsi="Times New Roman" w:cs="Times New Roman"/>
            <w:sz w:val="24"/>
            <w:szCs w:val="24"/>
          </w:rPr>
          <w:t>T</w:t>
        </w:r>
      </w:ins>
      <w:ins w:id="58" w:author="Author" w:date="2026-09-24T15:48:00Z" w16du:dateUtc="2026-09-24T20:48:00Z">
        <w:r w:rsidR="00356F1C">
          <w:rPr>
            <w:rFonts w:ascii="Times New Roman" w:hAnsi="Times New Roman" w:cs="Times New Roman"/>
            <w:sz w:val="24"/>
            <w:szCs w:val="24"/>
          </w:rPr>
          <w:t>he t</w:t>
        </w:r>
      </w:ins>
      <w:ins w:id="59" w:author="Author" w:date="2026-09-24T15:34:00Z">
        <w:r w:rsidR="00571F95" w:rsidRPr="00571F95">
          <w:rPr>
            <w:rFonts w:ascii="Times New Roman" w:hAnsi="Times New Roman" w:cs="Times New Roman"/>
            <w:sz w:val="24"/>
            <w:szCs w:val="24"/>
          </w:rPr>
          <w:t>wo additional accessions were acquired from the wholesale market in the city of Chachapoyas and incorporated into the collection under the codes UNTRM-335-1023 and UNTRM-335-1095. The accession UNTRM-335-1023 corresponded to the bean variety “Canario 2000-INIAA”, characterized by a determinate bush growth habit and a 100-seed weight of 54 g</w:t>
        </w:r>
      </w:ins>
      <w:ins w:id="60" w:author="Author" w:date="2026-09-24T15:44:00Z" w16du:dateUtc="2026-09-24T20:44:00Z">
        <w:r w:rsidR="00356F1C">
          <w:rPr>
            <w:rFonts w:ascii="Times New Roman" w:hAnsi="Times New Roman" w:cs="Times New Roman"/>
            <w:sz w:val="24"/>
            <w:szCs w:val="24"/>
          </w:rPr>
          <w:t xml:space="preserve"> </w:t>
        </w:r>
      </w:ins>
      <w:r w:rsidR="00356F1C">
        <w:rPr>
          <w:rFonts w:ascii="Times New Roman" w:hAnsi="Times New Roman" w:cs="Times New Roman"/>
          <w:sz w:val="24"/>
          <w:szCs w:val="24"/>
        </w:rPr>
        <w:fldChar w:fldCharType="begin"/>
      </w:r>
      <w:r w:rsidR="00962B21">
        <w:rPr>
          <w:rFonts w:ascii="Times New Roman" w:hAnsi="Times New Roman" w:cs="Times New Roman"/>
          <w:sz w:val="24"/>
          <w:szCs w:val="24"/>
        </w:rPr>
        <w:instrText xml:space="preserve"> ADDIN ZOTERO_ITEM CSL_CITATION {"citationID":"ANEFwD2o","properties":{"unsorted":false,"formattedCitation":"(Instituto Nacional de Investigaci\\uc0\\u243{}n y Extensi\\uc0\\u243{}n Agraria, 2004)","plainCitation":"(Instituto Nacional de Investigación y Extensión Agraria, 2004)","noteIndex":0},"citationItems":[{"id":8438,"uris":["http://zotero.org/users/15567011/items/4KQYL5R3"],"itemData":{"id":8438,"type":"report","publisher":"Instituto Nacional de Investigación y Extensión Agraria","publisher-place":"Perú","title":"Frijol Canario 2000 INIAA, variedad de frijol arbustivo para la costa del Perú","URL":"https://www.inia.gob.pe/wp-content/uploads/investigacion/programa/sistProductivo/variedad/frijol/Canario-2000.pdf","author":[{"family":"Instituto Nacional de Investigación y Extensión Agraria","given":""}],"issued":{"date-parts":[["2004"]]}}}],"schema":"https://github.com/citation-style-language/schema/raw/master/csl-citation.json"} </w:instrText>
      </w:r>
      <w:r w:rsidR="00356F1C">
        <w:rPr>
          <w:rFonts w:ascii="Times New Roman" w:hAnsi="Times New Roman" w:cs="Times New Roman"/>
          <w:sz w:val="24"/>
          <w:szCs w:val="24"/>
        </w:rPr>
        <w:fldChar w:fldCharType="separate"/>
      </w:r>
      <w:r w:rsidR="00356F1C" w:rsidRPr="00356F1C">
        <w:rPr>
          <w:rFonts w:ascii="Times New Roman" w:hAnsi="Times New Roman" w:cs="Times New Roman"/>
          <w:kern w:val="0"/>
          <w:sz w:val="24"/>
        </w:rPr>
        <w:t>(Instituto Nacional de Investigación y Extensión Agraria, 2004)</w:t>
      </w:r>
      <w:r w:rsidR="00356F1C">
        <w:rPr>
          <w:rFonts w:ascii="Times New Roman" w:hAnsi="Times New Roman" w:cs="Times New Roman"/>
          <w:sz w:val="24"/>
          <w:szCs w:val="24"/>
        </w:rPr>
        <w:fldChar w:fldCharType="end"/>
      </w:r>
      <w:ins w:id="61" w:author="Author" w:date="2026-09-24T15:34:00Z">
        <w:r w:rsidR="00571F95" w:rsidRPr="00571F95">
          <w:rPr>
            <w:rFonts w:ascii="Times New Roman" w:hAnsi="Times New Roman" w:cs="Times New Roman"/>
            <w:sz w:val="24"/>
            <w:szCs w:val="24"/>
          </w:rPr>
          <w:t>. The accession UNTRM-335-1095 corresponded to the bean locally known as “Frijol Blanco Vida”, registered in the INIA germplasm bank under accession number PER1003528, characterized by an indeterminate climbing growth habit with long guides and a 100-seed weight of 71 g</w:t>
        </w:r>
      </w:ins>
      <w:ins w:id="62" w:author="Author" w:date="2026-09-24T15:36:00Z" w16du:dateUtc="2026-09-24T20:36:00Z">
        <w:r w:rsidR="00571F95">
          <w:rPr>
            <w:rFonts w:ascii="Times New Roman" w:hAnsi="Times New Roman" w:cs="Times New Roman"/>
            <w:sz w:val="24"/>
            <w:szCs w:val="24"/>
          </w:rPr>
          <w:t xml:space="preserve"> </w:t>
        </w:r>
      </w:ins>
      <w:r w:rsidR="00571F95">
        <w:rPr>
          <w:rFonts w:ascii="Times New Roman" w:hAnsi="Times New Roman" w:cs="Times New Roman"/>
          <w:sz w:val="24"/>
          <w:szCs w:val="24"/>
        </w:rPr>
        <w:fldChar w:fldCharType="begin"/>
      </w:r>
      <w:r w:rsidR="00571F95">
        <w:rPr>
          <w:rFonts w:ascii="Times New Roman" w:hAnsi="Times New Roman" w:cs="Times New Roman"/>
          <w:sz w:val="24"/>
          <w:szCs w:val="24"/>
        </w:rPr>
        <w:instrText xml:space="preserve"> ADDIN ZOTERO_ITEM CSL_CITATION {"citationID":"cRWpnzyV","properties":{"unsorted":false,"formattedCitation":"(V\\uc0\\u225{}squez Garc\\uc0\\u237{}a et\\uc0\\u160{}al., 2023)","plainCitation":"(Vásquez García et al., 2023)","noteIndex":0},"citationItems":[{"id":8436,"uris":["http://zotero.org/users/15567011/items/WDWBHGJ3"],"itemData":{"id":8436,"type":"book","abstract":"El presente documento se ha elaborado con los resultados obtenidos de la caracterización agromorfológica de 58 accesiones de leguminosas andinas que conforman la colección nacional. En tal sentido, el “Catálogo de Frijol en Regiones Andinas del Banco de Germoplasma del INIA”, genera investigaciones importantes para la determinación de accesiones promisorias y continuar registrando otras nuevas a la colección, así como también documentarlas para su conservación en el Perú.","ISBN":"978-9972-44-121-9","language":"spa","publisher":"Instituto Nacional de Innovación Agraria - INIA","source":"repositorio.inia.gob.pe","title":"Catálogo de frijol en regiones andinas del Banco de Germoplasma del INIA","URL":"https://hdl.handle.net/20.500.12955/2112","author":[{"family":"Vásquez García","given":"Jheiner"},{"family":"Vilca Valqui","given":"Nuri Carito"},{"family":"Malqui Ramos","given":"Roiber Francisco"}],"accessed":{"date-parts":[["2026",9,24]]},"issued":{"date-parts":[["2023",3]]}}}],"schema":"https://github.com/citation-style-language/schema/raw/master/csl-citation.json"} </w:instrText>
      </w:r>
      <w:r w:rsidR="00571F95">
        <w:rPr>
          <w:rFonts w:ascii="Times New Roman" w:hAnsi="Times New Roman" w:cs="Times New Roman"/>
          <w:sz w:val="24"/>
          <w:szCs w:val="24"/>
        </w:rPr>
        <w:fldChar w:fldCharType="separate"/>
      </w:r>
      <w:r w:rsidR="00571F95" w:rsidRPr="00571F95">
        <w:rPr>
          <w:rFonts w:ascii="Times New Roman" w:hAnsi="Times New Roman" w:cs="Times New Roman"/>
          <w:kern w:val="0"/>
          <w:sz w:val="24"/>
        </w:rPr>
        <w:t>(Vásquez García et al., 2023)</w:t>
      </w:r>
      <w:r w:rsidR="00571F95">
        <w:rPr>
          <w:rFonts w:ascii="Times New Roman" w:hAnsi="Times New Roman" w:cs="Times New Roman"/>
          <w:sz w:val="24"/>
          <w:szCs w:val="24"/>
        </w:rPr>
        <w:fldChar w:fldCharType="end"/>
      </w:r>
      <w:ins w:id="63" w:author="Author" w:date="2026-09-24T15:34:00Z">
        <w:r w:rsidR="00571F95" w:rsidRPr="00571F95">
          <w:rPr>
            <w:rFonts w:ascii="Times New Roman" w:hAnsi="Times New Roman" w:cs="Times New Roman"/>
            <w:sz w:val="24"/>
            <w:szCs w:val="24"/>
          </w:rPr>
          <w:t>. Both accessions were selected as controls due to their commercial importance and presence in the regional production systems.</w:t>
        </w:r>
      </w:ins>
      <w:del w:id="64" w:author="Author" w:date="2026-09-07T10:32:00Z" w16du:dateUtc="2026-09-07T15:32:00Z">
        <w:r w:rsidRPr="00362197" w:rsidDel="00B8097E">
          <w:rPr>
            <w:rFonts w:ascii="Times New Roman" w:hAnsi="Times New Roman" w:cs="Times New Roman"/>
            <w:sz w:val="24"/>
            <w:szCs w:val="24"/>
          </w:rPr>
          <w:delText>, while two of the accessions were acquired in a local market, incorporated into the collection under the codes UNTRM-335-1023 and UNTRM-335-1095, and used as controls in the experimental design.</w:delText>
        </w:r>
      </w:del>
    </w:p>
    <w:p w14:paraId="3F94F0C7" w14:textId="6DDB1B2B"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2.2 Experimental conditions</w:t>
      </w:r>
    </w:p>
    <w:p w14:paraId="3AEDF5C8" w14:textId="178011A9" w:rsidR="00805D71" w:rsidRDefault="00000000" w:rsidP="00362197">
      <w:pPr>
        <w:jc w:val="both"/>
        <w:rPr>
          <w:ins w:id="65" w:author="Author" w:date="2026-09-24T11:21:00Z" w16du:dateUtc="2026-09-24T16:21:00Z"/>
          <w:rFonts w:ascii="Times New Roman" w:hAnsi="Times New Roman" w:cs="Times New Roman"/>
          <w:sz w:val="24"/>
          <w:szCs w:val="24"/>
        </w:rPr>
      </w:pPr>
      <w:r w:rsidRPr="00362197">
        <w:rPr>
          <w:rFonts w:ascii="Times New Roman" w:hAnsi="Times New Roman" w:cs="Times New Roman"/>
          <w:sz w:val="24"/>
          <w:szCs w:val="24"/>
        </w:rPr>
        <w:t xml:space="preserve">The accessions were grown in a single season between March and December 2025, at the </w:t>
      </w:r>
      <w:proofErr w:type="spellStart"/>
      <w:r w:rsidRPr="00362197">
        <w:rPr>
          <w:rFonts w:ascii="Times New Roman" w:hAnsi="Times New Roman" w:cs="Times New Roman"/>
          <w:sz w:val="24"/>
          <w:szCs w:val="24"/>
        </w:rPr>
        <w:t>Molinopampa</w:t>
      </w:r>
      <w:proofErr w:type="spellEnd"/>
      <w:r w:rsidRPr="00362197">
        <w:rPr>
          <w:rFonts w:ascii="Times New Roman" w:hAnsi="Times New Roman" w:cs="Times New Roman"/>
          <w:sz w:val="24"/>
          <w:szCs w:val="24"/>
        </w:rPr>
        <w:t xml:space="preserve"> Experimental Station</w:t>
      </w:r>
      <w:ins w:id="66" w:author="Author" w:date="2026-09-24T13:57:00Z" w16du:dateUtc="2026-09-24T18:57:00Z">
        <w:r w:rsidR="00D11D75">
          <w:rPr>
            <w:rFonts w:ascii="Times New Roman" w:hAnsi="Times New Roman" w:cs="Times New Roman"/>
            <w:sz w:val="24"/>
            <w:szCs w:val="24"/>
          </w:rPr>
          <w:t>, l</w:t>
        </w:r>
      </w:ins>
      <w:ins w:id="67" w:author="Author" w:date="2026-09-24T13:57:00Z">
        <w:r w:rsidR="00D11D75" w:rsidRPr="00D11D75">
          <w:rPr>
            <w:rFonts w:ascii="Times New Roman" w:hAnsi="Times New Roman" w:cs="Times New Roman"/>
            <w:sz w:val="24"/>
            <w:szCs w:val="24"/>
          </w:rPr>
          <w:t>ocated in the province of Chachapoyas, Amazonas region, Peru</w:t>
        </w:r>
      </w:ins>
      <w:r w:rsidRPr="00362197">
        <w:rPr>
          <w:rFonts w:ascii="Times New Roman" w:hAnsi="Times New Roman" w:cs="Times New Roman"/>
          <w:sz w:val="24"/>
          <w:szCs w:val="24"/>
        </w:rPr>
        <w:t xml:space="preserve"> (6° 12′ 38″ S, 77° 39′ 47″ W, 2400 m </w:t>
      </w:r>
      <w:proofErr w:type="spellStart"/>
      <w:r w:rsidRPr="00362197">
        <w:rPr>
          <w:rFonts w:ascii="Times New Roman" w:hAnsi="Times New Roman" w:cs="Times New Roman"/>
          <w:sz w:val="24"/>
          <w:szCs w:val="24"/>
        </w:rPr>
        <w:t>a.s.l</w:t>
      </w:r>
      <w:proofErr w:type="spellEnd"/>
      <w:r w:rsidRPr="00362197">
        <w:rPr>
          <w:rFonts w:ascii="Times New Roman" w:hAnsi="Times New Roman" w:cs="Times New Roman"/>
          <w:sz w:val="24"/>
          <w:szCs w:val="24"/>
        </w:rPr>
        <w:t>.,</w:t>
      </w:r>
      <w:ins w:id="68" w:author="Author" w:date="2026-09-24T14:17:00Z" w16du:dateUtc="2026-09-24T19:17:00Z">
        <w:r w:rsidR="00EB1DB8">
          <w:rPr>
            <w:rFonts w:ascii="Times New Roman" w:hAnsi="Times New Roman" w:cs="Times New Roman"/>
            <w:sz w:val="24"/>
            <w:szCs w:val="24"/>
          </w:rPr>
          <w:t xml:space="preserve"> Figure 1</w:t>
        </w:r>
      </w:ins>
      <w:del w:id="69" w:author="Author" w:date="2026-09-24T14:17:00Z" w16du:dateUtc="2026-09-24T19:17:00Z">
        <w:r w:rsidRPr="00362197" w:rsidDel="00EB1DB8">
          <w:rPr>
            <w:rFonts w:ascii="Times New Roman" w:hAnsi="Times New Roman" w:cs="Times New Roman"/>
            <w:sz w:val="24"/>
            <w:szCs w:val="24"/>
          </w:rPr>
          <w:delText xml:space="preserve"> </w:delText>
        </w:r>
        <w:r w:rsidR="0098644F" w:rsidDel="00EB1DB8">
          <w:fldChar w:fldCharType="begin"/>
        </w:r>
        <w:r w:rsidR="0098644F" w:rsidDel="00EB1DB8">
          <w:delInstrText>HYPERLINK \l "Fig_map" \h</w:delInstrText>
        </w:r>
        <w:r w:rsidR="0098644F" w:rsidDel="00EB1DB8">
          <w:fldChar w:fldCharType="separate"/>
        </w:r>
        <w:r w:rsidR="0098644F" w:rsidRPr="00362197" w:rsidDel="00EB1DB8">
          <w:rPr>
            <w:rStyle w:val="Hipervnculo"/>
            <w:rFonts w:ascii="Times New Roman" w:hAnsi="Times New Roman" w:cs="Times New Roman"/>
            <w:sz w:val="24"/>
            <w:szCs w:val="24"/>
          </w:rPr>
          <w:delText>Figure 1</w:delText>
        </w:r>
        <w:r w:rsidR="0098644F" w:rsidDel="00EB1DB8">
          <w:fldChar w:fldCharType="end"/>
        </w:r>
      </w:del>
      <w:r w:rsidRPr="00362197">
        <w:rPr>
          <w:rFonts w:ascii="Times New Roman" w:hAnsi="Times New Roman" w:cs="Times New Roman"/>
          <w:sz w:val="24"/>
          <w:szCs w:val="24"/>
        </w:rPr>
        <w:t>)</w:t>
      </w:r>
      <w:ins w:id="70" w:author="Author" w:date="2026-09-24T11:19:00Z" w16du:dateUtc="2026-09-24T16:19:00Z">
        <w:r w:rsidR="00805D71">
          <w:rPr>
            <w:rFonts w:ascii="Times New Roman" w:hAnsi="Times New Roman" w:cs="Times New Roman"/>
            <w:sz w:val="24"/>
            <w:szCs w:val="24"/>
          </w:rPr>
          <w:t xml:space="preserve">. </w:t>
        </w:r>
      </w:ins>
      <w:ins w:id="71" w:author="Author" w:date="2026-09-24T11:19:00Z">
        <w:r w:rsidR="00805D71" w:rsidRPr="00805D71">
          <w:rPr>
            <w:rFonts w:ascii="Times New Roman" w:hAnsi="Times New Roman" w:cs="Times New Roman"/>
            <w:sz w:val="24"/>
            <w:szCs w:val="24"/>
          </w:rPr>
          <w:t xml:space="preserve">During the experimental period, the mean temperature was </w:t>
        </w:r>
      </w:ins>
      <w:ins w:id="72" w:author="Author" w:date="2026-09-24T12:09:00Z" w16du:dateUtc="2026-09-24T17:09:00Z">
        <w:r w:rsidR="00D54894">
          <w:rPr>
            <w:rFonts w:ascii="Times New Roman" w:hAnsi="Times New Roman" w:cs="Times New Roman"/>
            <w:sz w:val="24"/>
            <w:szCs w:val="24"/>
          </w:rPr>
          <w:t>12</w:t>
        </w:r>
      </w:ins>
      <w:ins w:id="73" w:author="Author" w:date="2026-09-24T11:19:00Z">
        <w:r w:rsidR="00805D71" w:rsidRPr="00805D71">
          <w:rPr>
            <w:rFonts w:ascii="Times New Roman" w:hAnsi="Times New Roman" w:cs="Times New Roman"/>
            <w:sz w:val="24"/>
            <w:szCs w:val="24"/>
          </w:rPr>
          <w:t xml:space="preserve"> °C, with a total accumulated precipitation of</w:t>
        </w:r>
      </w:ins>
      <w:ins w:id="74" w:author="Author" w:date="2026-09-24T12:05:00Z" w16du:dateUtc="2026-09-24T17:05:00Z">
        <w:r w:rsidR="00D54894">
          <w:rPr>
            <w:rFonts w:ascii="Times New Roman" w:hAnsi="Times New Roman" w:cs="Times New Roman"/>
            <w:sz w:val="24"/>
            <w:szCs w:val="24"/>
          </w:rPr>
          <w:t xml:space="preserve"> 2743.2</w:t>
        </w:r>
      </w:ins>
      <w:ins w:id="75" w:author="Author" w:date="2026-09-24T11:19:00Z">
        <w:r w:rsidR="00805D71" w:rsidRPr="00805D71">
          <w:rPr>
            <w:rFonts w:ascii="Times New Roman" w:hAnsi="Times New Roman" w:cs="Times New Roman"/>
            <w:sz w:val="24"/>
            <w:szCs w:val="24"/>
          </w:rPr>
          <w:t xml:space="preserve"> mm and a photoperiod of 12 h light/12 h dark. Climatic data were obtained</w:t>
        </w:r>
      </w:ins>
      <w:ins w:id="76" w:author="Author" w:date="2026-09-24T16:12:00Z" w16du:dateUtc="2026-09-24T21:12:00Z">
        <w:r w:rsidR="00591F5B">
          <w:rPr>
            <w:rFonts w:ascii="Times New Roman" w:hAnsi="Times New Roman" w:cs="Times New Roman"/>
            <w:sz w:val="24"/>
            <w:szCs w:val="24"/>
          </w:rPr>
          <w:t xml:space="preserve"> using </w:t>
        </w:r>
      </w:ins>
      <w:ins w:id="77" w:author="Author" w:date="2026-09-24T11:19:00Z">
        <w:r w:rsidR="00805D71" w:rsidRPr="00805D71">
          <w:rPr>
            <w:rFonts w:ascii="Times New Roman" w:hAnsi="Times New Roman" w:cs="Times New Roman"/>
            <w:sz w:val="24"/>
            <w:szCs w:val="24"/>
          </w:rPr>
          <w:t xml:space="preserve"> the Climate Engine web application</w:t>
        </w:r>
      </w:ins>
      <w:ins w:id="78" w:author="Author" w:date="2026-09-24T11:19:00Z" w16du:dateUtc="2026-09-24T16:19:00Z">
        <w:r w:rsidR="00805D71">
          <w:rPr>
            <w:rFonts w:ascii="Times New Roman" w:hAnsi="Times New Roman" w:cs="Times New Roman"/>
            <w:sz w:val="24"/>
            <w:szCs w:val="24"/>
          </w:rPr>
          <w:t xml:space="preserve"> </w:t>
        </w:r>
      </w:ins>
      <w:r w:rsidR="00805D71">
        <w:rPr>
          <w:rFonts w:ascii="Times New Roman" w:hAnsi="Times New Roman" w:cs="Times New Roman"/>
          <w:sz w:val="24"/>
          <w:szCs w:val="24"/>
        </w:rPr>
        <w:fldChar w:fldCharType="begin"/>
      </w:r>
      <w:r w:rsidR="00805D71">
        <w:rPr>
          <w:rFonts w:ascii="Times New Roman" w:hAnsi="Times New Roman" w:cs="Times New Roman"/>
          <w:sz w:val="24"/>
          <w:szCs w:val="24"/>
        </w:rPr>
        <w:instrText xml:space="preserve"> ADDIN ZOTERO_ITEM CSL_CITATION {"citationID":"gV8XbGgc","properties":{"unsorted":false,"formattedCitation":"(Huntington et\\uc0\\u160{}al., 2017)","plainCitation":"(Huntington et al., 2017)","noteIndex":0},"citationItems":[{"id":8435,"uris":["http://zotero.org/users/15567011/items/KL4LUA5K"],"itemData":{"id":8435,"type":"article-journal","abstract":"Abstract\n            \n              The paucity of long-term observations, particularly in regions with heterogeneous climate and land cover, can hinder incorporating climate data at appropriate spatial scales for decision-making and scientific research. Numerous gridded climate, weather, and remote sensing products have been developed to address the needs of both land managers and scientists, in turn enhancing scientific knowledge and strengthening early-warning systems. However, these data remain largely inaccessible for a broader segment of users given the computational demands of big data. Climate Engine (\n              http://ClimateEngine.org\n              ) is a web-based application that overcomes many computational barriers that users face by employing Google’s parallel cloud-computing platform, Google Earth Engine, to process, visualize, download, and share climate and remote sensing datasets in real time. The software application development and design of Climate Engine is briefly outlined to illustrate the potential for high-performance processing of big data using cloud computing. Second, several examples are presented to highlight a range of climate research and applications related to drought, fire, ecology, and agriculture that can be rapidly generated using Climate Engine. The ability to access climate and remote sensing data archives with on-demand parallel cloud computing has created vast opportunities for advanced natural resource monitoring and process understanding.","container-title":"Bulletin of the American Meteorological Society","DOI":"10.1175/BAMS-D-15-00324.1","ISSN":"0003-0007, 1520-0477","issue":"11","license":"http://www.ametsoc.org/PUBSReuseLicenses","page":"2397-2410","source":"DOI.org (Crossref)","title":"Climate Engine: Cloud Computing and Visualization of Climate and Remote Sensing Data for Advanced Natural Resource Monitoring and Process Understanding","title-short":"Climate Engine","volume":"98","author":[{"family":"Huntington","given":"Justin L."},{"family":"Hegewisch","given":"Katherine C."},{"family":"Daudert","given":"Britta"},{"family":"Morton","given":"Charles G."},{"family":"Abatzoglou","given":"John T."},{"family":"McEvoy","given":"Daniel J."},{"family":"Erickson","given":"Tyler"}],"issued":{"date-parts":[["2017",11]]}}}],"schema":"https://github.com/citation-style-language/schema/raw/master/csl-citation.json"} </w:instrText>
      </w:r>
      <w:r w:rsidR="00805D71">
        <w:rPr>
          <w:rFonts w:ascii="Times New Roman" w:hAnsi="Times New Roman" w:cs="Times New Roman"/>
          <w:sz w:val="24"/>
          <w:szCs w:val="24"/>
        </w:rPr>
        <w:fldChar w:fldCharType="separate"/>
      </w:r>
      <w:r w:rsidR="00805D71" w:rsidRPr="00805D71">
        <w:rPr>
          <w:rFonts w:ascii="Times New Roman" w:hAnsi="Times New Roman" w:cs="Times New Roman"/>
          <w:kern w:val="0"/>
          <w:sz w:val="24"/>
        </w:rPr>
        <w:t>(Huntington et al., 2017)</w:t>
      </w:r>
      <w:r w:rsidR="00805D71">
        <w:rPr>
          <w:rFonts w:ascii="Times New Roman" w:hAnsi="Times New Roman" w:cs="Times New Roman"/>
          <w:sz w:val="24"/>
          <w:szCs w:val="24"/>
        </w:rPr>
        <w:fldChar w:fldCharType="end"/>
      </w:r>
      <w:ins w:id="79" w:author="Author" w:date="2026-09-24T11:19:00Z" w16du:dateUtc="2026-09-24T16:19:00Z">
        <w:r w:rsidR="00805D71">
          <w:rPr>
            <w:rFonts w:ascii="Times New Roman" w:hAnsi="Times New Roman" w:cs="Times New Roman"/>
            <w:sz w:val="24"/>
            <w:szCs w:val="24"/>
          </w:rPr>
          <w:t>.</w:t>
        </w:r>
      </w:ins>
      <w:del w:id="80" w:author="Author" w:date="2026-09-24T11:19:00Z" w16du:dateUtc="2026-09-24T16:19:00Z">
        <w:r w:rsidRPr="00362197" w:rsidDel="00805D71">
          <w:rPr>
            <w:rFonts w:ascii="Times New Roman" w:hAnsi="Times New Roman" w:cs="Times New Roman"/>
            <w:sz w:val="24"/>
            <w:szCs w:val="24"/>
          </w:rPr>
          <w:delText>,</w:delText>
        </w:r>
      </w:del>
    </w:p>
    <w:p w14:paraId="45C8E0B5" w14:textId="6F439FD0" w:rsidR="005B56FE" w:rsidRPr="00362197" w:rsidDel="005B56FE" w:rsidRDefault="007A74B3" w:rsidP="00362197">
      <w:pPr>
        <w:jc w:val="both"/>
        <w:rPr>
          <w:del w:id="81" w:author="Author" w:date="2026-09-24T11:13:00Z" w16du:dateUtc="2026-09-24T16:13:00Z"/>
          <w:rFonts w:ascii="Times New Roman" w:hAnsi="Times New Roman" w:cs="Times New Roman"/>
          <w:sz w:val="24"/>
          <w:szCs w:val="24"/>
        </w:rPr>
      </w:pPr>
      <w:ins w:id="82" w:author="Author" w:date="2026-10-02T16:26:00Z">
        <w:r w:rsidRPr="007A74B3">
          <w:rPr>
            <w:rFonts w:ascii="Times New Roman" w:hAnsi="Times New Roman" w:cs="Times New Roman"/>
            <w:sz w:val="24"/>
            <w:szCs w:val="24"/>
          </w:rPr>
          <w:t xml:space="preserve">The experiment was established under an augmented block design (ABD), implemented through the </w:t>
        </w:r>
        <w:r w:rsidRPr="007A74B3">
          <w:rPr>
            <w:rFonts w:ascii="Times New Roman" w:hAnsi="Times New Roman" w:cs="Times New Roman"/>
            <w:i/>
            <w:iCs/>
            <w:sz w:val="24"/>
            <w:szCs w:val="24"/>
          </w:rPr>
          <w:t>inti v1.4.2</w:t>
        </w:r>
        <w:r w:rsidRPr="007A74B3">
          <w:rPr>
            <w:rFonts w:ascii="Times New Roman" w:hAnsi="Times New Roman" w:cs="Times New Roman"/>
            <w:sz w:val="24"/>
            <w:szCs w:val="24"/>
          </w:rPr>
          <w:t xml:space="preserve"> package of </w:t>
        </w:r>
        <w:r w:rsidRPr="007A74B3">
          <w:rPr>
            <w:rFonts w:ascii="Times New Roman" w:hAnsi="Times New Roman" w:cs="Times New Roman"/>
            <w:i/>
            <w:iCs/>
            <w:sz w:val="24"/>
            <w:szCs w:val="24"/>
          </w:rPr>
          <w:t>R v4.5.1</w:t>
        </w:r>
      </w:ins>
      <w:ins w:id="83" w:author="Author" w:date="2026-10-02T16:26:00Z" w16du:dateUtc="2026-10-02T21:26:00Z">
        <w:r>
          <w:rPr>
            <w:rFonts w:ascii="Times New Roman" w:hAnsi="Times New Roman" w:cs="Times New Roman"/>
            <w:i/>
            <w:iCs/>
            <w:sz w:val="24"/>
            <w:szCs w:val="24"/>
          </w:rPr>
          <w:t xml:space="preserve"> </w:t>
        </w:r>
      </w:ins>
      <w:del w:id="84" w:author="Author" w:date="2026-10-02T16:26:00Z" w16du:dateUtc="2026-10-02T21:26:00Z">
        <w:r w:rsidR="005B56FE" w:rsidRPr="00362197" w:rsidDel="007A74B3">
          <w:rPr>
            <w:rFonts w:ascii="Times New Roman" w:hAnsi="Times New Roman" w:cs="Times New Roman"/>
            <w:sz w:val="24"/>
            <w:szCs w:val="24"/>
          </w:rPr>
          <w:delText xml:space="preserve"> under an augmented block design (ABD), implemented through the </w:delText>
        </w:r>
        <w:r w:rsidR="005B56FE" w:rsidRPr="00362197" w:rsidDel="007A74B3">
          <w:rPr>
            <w:rFonts w:ascii="Times New Roman" w:hAnsi="Times New Roman" w:cs="Times New Roman"/>
            <w:i/>
            <w:iCs/>
            <w:sz w:val="24"/>
            <w:szCs w:val="24"/>
          </w:rPr>
          <w:delText>FieldHub v1.4.2</w:delText>
        </w:r>
        <w:r w:rsidR="005B56FE" w:rsidRPr="00362197" w:rsidDel="007A74B3">
          <w:rPr>
            <w:rFonts w:ascii="Times New Roman" w:hAnsi="Times New Roman" w:cs="Times New Roman"/>
            <w:sz w:val="24"/>
            <w:szCs w:val="24"/>
          </w:rPr>
          <w:delText xml:space="preserve"> package of </w:delText>
        </w:r>
        <w:r w:rsidR="005B56FE" w:rsidRPr="00362197" w:rsidDel="007A74B3">
          <w:rPr>
            <w:rFonts w:ascii="Times New Roman" w:hAnsi="Times New Roman" w:cs="Times New Roman"/>
            <w:i/>
            <w:iCs/>
            <w:sz w:val="24"/>
            <w:szCs w:val="24"/>
          </w:rPr>
          <w:delText>R v4.5.1</w:delText>
        </w:r>
        <w:r w:rsidR="005B56FE" w:rsidRPr="00362197" w:rsidDel="007A74B3">
          <w:rPr>
            <w:rFonts w:ascii="Times New Roman" w:hAnsi="Times New Roman" w:cs="Times New Roman"/>
            <w:sz w:val="24"/>
            <w:szCs w:val="24"/>
          </w:rPr>
          <w:delText xml:space="preserve"> </w:delText>
        </w:r>
      </w:del>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{"citationID":"032VyNj6","properties":{"unsorted":false,"formattedCitation":"(Lozano-Isla et\\uc0\\u160{}al., 2026)","plainCitation":"(Lozano-Isla et al., 2026)","noteIndex":0},"citationItems":[{"id":7618,"uris":["http://zotero.org/users/15567011/items/QAXHDZQZ"],"itemData":{"id":7618,"type":"software","abstract":"The 'inti' package is part of the 'inkaverse' project for developing different procedures and tools used in plant science and experimental designs. The mean aim of the package is to support researchers during the planning of experiments and data collection (tarpuy()), data analysis and graphics (yupana()) , and scientific writing. Learn more about the 'inkaverse' project at &lt;https://inkaverse.com/&gt;.","license":"GPL-3 | file LICENSE","source":"R-Packages","title":"inti: Tools and Statistical Procedures in Plant Science","title-short":"inti","URL":"https://cran.r-project.org/web/packages/inti/index.html","version":"0.6.92","author":[{"family":"Lozano-Isla","given":"Flavio"},{"family":"Kistner","given":"María Belén"},{"family":"QuipoLab","given":""},{"family":"Inkaverse","given":""}],"accessed":{"date-parts":[["2026",4,3]]},"issued":{"date-parts":[["2026",3,23]]}}}],"schema":"https://github.com/citation-style-language/schema/raw/master/csl-citation.json"} </w:instrText>
      </w:r>
      <w:r>
        <w:rPr>
          <w:rFonts w:ascii="Times New Roman" w:hAnsi="Times New Roman" w:cs="Times New Roman"/>
          <w:sz w:val="24"/>
          <w:szCs w:val="24"/>
        </w:rPr>
        <w:fldChar w:fldCharType="separate"/>
      </w:r>
      <w:r w:rsidRPr="007A74B3">
        <w:rPr>
          <w:rFonts w:ascii="Times New Roman" w:hAnsi="Times New Roman" w:cs="Times New Roman"/>
          <w:kern w:val="0"/>
          <w:sz w:val="24"/>
        </w:rPr>
        <w:t>(Lozano-Isla et al., 2026)</w:t>
      </w:r>
      <w:r>
        <w:rPr>
          <w:rFonts w:ascii="Times New Roman" w:hAnsi="Times New Roman" w:cs="Times New Roman"/>
          <w:sz w:val="24"/>
          <w:szCs w:val="24"/>
        </w:rPr>
        <w:fldChar w:fldCharType="end"/>
      </w:r>
      <w:del w:id="85" w:author="Author" w:date="2026-10-02T16:28:00Z" w16du:dateUtc="2026-10-02T21:28:00Z">
        <w:r w:rsidR="009C381F" w:rsidDel="007A74B3">
          <w:rPr>
            <w:rFonts w:ascii="Times New Roman" w:hAnsi="Times New Roman" w:cs="Times New Roman"/>
            <w:sz w:val="24"/>
            <w:szCs w:val="24"/>
          </w:rPr>
          <w:fldChar w:fldCharType="begin"/>
        </w:r>
        <w:r w:rsidR="009C381F" w:rsidDel="007A74B3">
          <w:rPr>
            <w:rFonts w:ascii="Times New Roman" w:hAnsi="Times New Roman" w:cs="Times New Roman"/>
            <w:sz w:val="24"/>
            <w:szCs w:val="24"/>
          </w:rPr>
          <w:delInstrText xml:space="preserve"> ADDIN ZOTERO_ITEM CSL_CITATION {"citationID":"idbLqwZr","properties":{"unsorted":false,"formattedCitation":"(Murillo et\\uc0\\u160{}al., 2021)","plainCitation":"(Murillo et al., 2021)","noteIndex":0},"citationItems":[{"id":7611,"uris":["http://zotero.org/users/15567011/items/H6GJ4AFN"],"itemData":{"id":7611,"type":"article-journal","abstract":"FielDHub is an R Shiny design of experiments (DOE) app that aids in the creation of traditional, unreplicated, augmented and partially-replicated (Cullis et al., 2006) designs applied to agriculture, plant breeding, forestry, animal and biological sciences. One of the problems that life scientists often face is the lack of freely available and user-friendly interactive tools to create designs that fit their needs. A few open-source DOE R packages options exist including agricolae (de Mendiburu &amp; Yaseen, 2020) and blocksdesign (Edmondson, 2021), but they require users to be familiar with the R programming language and do not have a graphical user interface (GUI).","DOI":"10.21105/joss.03122","ISSN":"2475-9066","language":"en","publisher":"Open Journal","source":"cgspace.cgiar.org","title":"FielDHub: A shiny app for design of experiments in life sciences","title-short":"FielDHub","URL":"https://hdl.handle.net/10568/113954","author":[{"family":"Murillo","given":"Didier A."},{"family":"Gezan","given":"Salvador A."},{"family":"Heilman","given":"Ana M."},{"family":"Walk","given":"Thomas C."},{"family":"Aparicio","given":"Johan Steven"},{"family":"Horsley","given":"Richard D."}],"accessed":{"date-parts":[["2026",4,3]]},"issued":{"date-parts":[["2021",5,18]]}}}],"schema":"https://github.com/citation-style-language/schema/raw/master/csl-citation.json"} </w:delInstrText>
        </w:r>
        <w:r w:rsidR="009C381F" w:rsidDel="007A74B3">
          <w:rPr>
            <w:rFonts w:ascii="Times New Roman" w:hAnsi="Times New Roman" w:cs="Times New Roman"/>
            <w:sz w:val="24"/>
            <w:szCs w:val="24"/>
          </w:rPr>
          <w:fldChar w:fldCharType="separate"/>
        </w:r>
        <w:r w:rsidR="009C381F" w:rsidRPr="009C381F" w:rsidDel="007A74B3">
          <w:rPr>
            <w:rFonts w:ascii="Times New Roman" w:hAnsi="Times New Roman" w:cs="Times New Roman"/>
            <w:kern w:val="0"/>
            <w:sz w:val="24"/>
          </w:rPr>
          <w:delText>(Murillo et al., 2021)</w:delText>
        </w:r>
        <w:r w:rsidR="009C381F" w:rsidDel="007A74B3">
          <w:rPr>
            <w:rFonts w:ascii="Times New Roman" w:hAnsi="Times New Roman" w:cs="Times New Roman"/>
            <w:sz w:val="24"/>
            <w:szCs w:val="24"/>
          </w:rPr>
          <w:fldChar w:fldCharType="end"/>
        </w:r>
      </w:del>
      <w:r w:rsidR="005B56FE" w:rsidRPr="00362197">
        <w:rPr>
          <w:rFonts w:ascii="Times New Roman" w:hAnsi="Times New Roman" w:cs="Times New Roman"/>
          <w:sz w:val="24"/>
          <w:szCs w:val="24"/>
        </w:rPr>
        <w:t xml:space="preserve">, due to the large number of accessions and the limited seed availability, which allowed maintaining experimental precision under field conditions </w:t>
      </w:r>
      <w:r w:rsidR="009C381F">
        <w:rPr>
          <w:rFonts w:ascii="Times New Roman" w:hAnsi="Times New Roman" w:cs="Times New Roman"/>
          <w:sz w:val="24"/>
          <w:szCs w:val="24"/>
        </w:rPr>
        <w:fldChar w:fldCharType="begin"/>
      </w:r>
      <w:r w:rsidR="009C381F">
        <w:rPr>
          <w:rFonts w:ascii="Times New Roman" w:hAnsi="Times New Roman" w:cs="Times New Roman"/>
          <w:sz w:val="24"/>
          <w:szCs w:val="24"/>
        </w:rPr>
        <w:instrText xml:space="preserve"> ADDIN ZOTERO_ITEM CSL_CITATION {"citationID":"FF6eiWpW","properties":{"unsorted":false,"formattedCitation":"(Zystro et\\uc0\\u160{}al., 2018)","plainCitation":"(Zystro et al., 2018)","noteIndex":0},"citationItems":[{"id":7616,"uris":["http://zotero.org/users/15567011/items/WH49IPXB"],"itemData":{"id":7616,"type":"chapter","container-title":"Plant Breeding Reviews","DOI":"10.1002/9781119521358.ch3","edition":"1","ISBN":"978-1-119-52131-0","language":"en","license":"http://doi.wiley.com/10.1002/tdm_license_1.1","page":"87-117","publisher":"Wiley","source":"DOI.org (Crossref)","title":"Alternative Experimental Designs for Plant Breeding","URL":"https://onlinelibrary.wiley.com/doi/10.1002/9781119521358.ch3","editor":[{"family":"Goldman","given":"Irwin"}],"author":[{"family":"Zystro","given":"Jared"},{"family":"Colley","given":"Micaela"},{"family":"Dawson","given":"Julie"}],"accessed":{"date-parts":[["2026",4,3]]},"issued":{"date-parts":[["2018",12,28]]}}}],"schema":"https://github.com/citation-style-language/schema/raw/master/csl-citation.json"} </w:instrText>
      </w:r>
      <w:r w:rsidR="009C381F">
        <w:rPr>
          <w:rFonts w:ascii="Times New Roman" w:hAnsi="Times New Roman" w:cs="Times New Roman"/>
          <w:sz w:val="24"/>
          <w:szCs w:val="24"/>
        </w:rPr>
        <w:fldChar w:fldCharType="separate"/>
      </w:r>
      <w:r w:rsidR="009C381F" w:rsidRPr="009C381F">
        <w:rPr>
          <w:rFonts w:ascii="Times New Roman" w:hAnsi="Times New Roman" w:cs="Times New Roman"/>
          <w:kern w:val="0"/>
          <w:sz w:val="24"/>
        </w:rPr>
        <w:t>(Zystro et al., 2018)</w:t>
      </w:r>
      <w:r w:rsidR="009C381F">
        <w:rPr>
          <w:rFonts w:ascii="Times New Roman" w:hAnsi="Times New Roman" w:cs="Times New Roman"/>
          <w:sz w:val="24"/>
          <w:szCs w:val="24"/>
        </w:rPr>
        <w:fldChar w:fldCharType="end"/>
      </w:r>
      <w:r w:rsidR="005B56FE" w:rsidRPr="00362197">
        <w:rPr>
          <w:rFonts w:ascii="Times New Roman" w:hAnsi="Times New Roman" w:cs="Times New Roman"/>
          <w:sz w:val="24"/>
          <w:szCs w:val="24"/>
        </w:rPr>
        <w:t>.</w:t>
      </w:r>
      <w:ins w:id="86" w:author="Author" w:date="2026-09-24T11:13:00Z" w16du:dateUtc="2026-09-24T16:13:00Z">
        <w:r w:rsidR="005B56FE">
          <w:rPr>
            <w:rFonts w:ascii="Times New Roman" w:hAnsi="Times New Roman" w:cs="Times New Roman"/>
            <w:sz w:val="24"/>
            <w:szCs w:val="24"/>
          </w:rPr>
          <w:t xml:space="preserve"> </w:t>
        </w:r>
      </w:ins>
    </w:p>
    <w:p w14:paraId="3CFEFB45" w14:textId="500C3A9D" w:rsidR="0098644F" w:rsidRPr="00362197" w:rsidDel="005B56FE" w:rsidRDefault="007A74B3" w:rsidP="007A74B3">
      <w:pPr>
        <w:jc w:val="both"/>
        <w:rPr>
          <w:del w:id="87" w:author="Author" w:date="2026-09-24T11:13:00Z" w16du:dateUtc="2026-09-24T16:13:00Z"/>
          <w:rFonts w:ascii="Times New Roman" w:hAnsi="Times New Roman" w:cs="Times New Roman"/>
          <w:sz w:val="24"/>
          <w:szCs w:val="24"/>
        </w:rPr>
      </w:pPr>
      <w:ins w:id="88" w:author="Author" w:date="2026-10-02T16:28:00Z">
        <w:r w:rsidRPr="007A74B3">
          <w:rPr>
            <w:rFonts w:ascii="Times New Roman" w:hAnsi="Times New Roman" w:cs="Times New Roman"/>
            <w:sz w:val="24"/>
            <w:szCs w:val="24"/>
          </w:rPr>
          <w:t xml:space="preserve">In the design, the 26 rows corresponded to the blocks, which were composed of 6 columns, corresponding to the accessions within each block. Throughout the experimental </w:t>
        </w:r>
        <w:proofErr w:type="spellStart"/>
        <w:r w:rsidRPr="007A74B3">
          <w:rPr>
            <w:rFonts w:ascii="Times New Roman" w:hAnsi="Times New Roman" w:cs="Times New Roman"/>
            <w:sz w:val="24"/>
            <w:szCs w:val="24"/>
          </w:rPr>
          <w:t>matriy</w:t>
        </w:r>
        <w:proofErr w:type="spellEnd"/>
        <w:r w:rsidRPr="007A74B3">
          <w:rPr>
            <w:rFonts w:ascii="Times New Roman" w:hAnsi="Times New Roman" w:cs="Times New Roman"/>
            <w:sz w:val="24"/>
            <w:szCs w:val="24"/>
          </w:rPr>
          <w:t xml:space="preserve"> x (26 × 6) (</w:t>
        </w:r>
        <w:proofErr w:type="spellStart"/>
        <w:r w:rsidRPr="007A74B3">
          <w:rPr>
            <w:rFonts w:ascii="Times New Roman" w:hAnsi="Times New Roman" w:cs="Times New Roman"/>
            <w:sz w:val="24"/>
            <w:szCs w:val="24"/>
          </w:rPr>
          <w:t>Figura</w:t>
        </w:r>
        <w:proofErr w:type="spellEnd"/>
        <w:r w:rsidRPr="007A74B3">
          <w:rPr>
            <w:rFonts w:ascii="Times New Roman" w:hAnsi="Times New Roman" w:cs="Times New Roman"/>
            <w:sz w:val="24"/>
            <w:szCs w:val="24"/>
          </w:rPr>
          <w:t xml:space="preserve"> </w:t>
        </w:r>
        <w:proofErr w:type="spellStart"/>
        <w:r w:rsidRPr="007A74B3">
          <w:rPr>
            <w:rFonts w:ascii="Times New Roman" w:hAnsi="Times New Roman" w:cs="Times New Roman"/>
            <w:sz w:val="24"/>
            <w:szCs w:val="24"/>
          </w:rPr>
          <w:t>Suplementaria</w:t>
        </w:r>
        <w:proofErr w:type="spellEnd"/>
        <w:r w:rsidRPr="007A74B3">
          <w:rPr>
            <w:rFonts w:ascii="Times New Roman" w:hAnsi="Times New Roman" w:cs="Times New Roman"/>
            <w:sz w:val="24"/>
            <w:szCs w:val="24"/>
          </w:rPr>
          <w:t xml:space="preserve"> 2), each accession was repeated only once, while the accessions considered as controls were repeated in each block, functioning as internal controls to adjust for the environmental heterogeneity present in the field, which constitutes the fundamental principle of augmented designs</w:t>
        </w:r>
      </w:ins>
      <w:del w:id="89" w:author="Author" w:date="2026-10-02T16:28:00Z" w16du:dateUtc="2026-10-02T21:28:00Z">
        <w:r w:rsidR="00000000" w:rsidRPr="00362197" w:rsidDel="007A74B3">
          <w:rPr>
            <w:rFonts w:ascii="Times New Roman" w:hAnsi="Times New Roman" w:cs="Times New Roman"/>
            <w:sz w:val="24"/>
            <w:szCs w:val="24"/>
          </w:rPr>
          <w:delText>In the design, the 2</w:delText>
        </w:r>
      </w:del>
      <w:del w:id="90" w:author="Author" w:date="2026-09-24T15:23:00Z" w16du:dateUtc="2026-09-24T20:23:00Z">
        <w:r w:rsidR="00000000" w:rsidRPr="00362197" w:rsidDel="008712D4">
          <w:rPr>
            <w:rFonts w:ascii="Times New Roman" w:hAnsi="Times New Roman" w:cs="Times New Roman"/>
            <w:sz w:val="24"/>
            <w:szCs w:val="24"/>
          </w:rPr>
          <w:delText>7</w:delText>
        </w:r>
      </w:del>
      <w:del w:id="91" w:author="Author" w:date="2026-10-02T16:28:00Z" w16du:dateUtc="2026-10-02T21:28:00Z">
        <w:r w:rsidR="00000000" w:rsidRPr="00362197" w:rsidDel="007A74B3">
          <w:rPr>
            <w:rFonts w:ascii="Times New Roman" w:hAnsi="Times New Roman" w:cs="Times New Roman"/>
            <w:sz w:val="24"/>
            <w:szCs w:val="24"/>
          </w:rPr>
          <w:delText xml:space="preserve"> rows corresponded to the blocks, which were composed of 6 columns, corresponding to the accessions within each block. Throughout the experimental matrix (2</w:delText>
        </w:r>
      </w:del>
      <w:del w:id="92" w:author="Author" w:date="2026-09-24T15:23:00Z" w16du:dateUtc="2026-09-24T20:23:00Z">
        <w:r w:rsidR="00000000" w:rsidRPr="00362197" w:rsidDel="008712D4">
          <w:rPr>
            <w:rFonts w:ascii="Times New Roman" w:hAnsi="Times New Roman" w:cs="Times New Roman"/>
            <w:sz w:val="24"/>
            <w:szCs w:val="24"/>
          </w:rPr>
          <w:delText>7</w:delText>
        </w:r>
      </w:del>
      <w:del w:id="93" w:author="Author" w:date="2026-10-02T16:28:00Z" w16du:dateUtc="2026-10-02T21:28:00Z">
        <w:r w:rsidR="00000000" w:rsidRPr="00362197" w:rsidDel="007A74B3">
          <w:rPr>
            <w:rFonts w:ascii="Times New Roman" w:hAnsi="Times New Roman" w:cs="Times New Roman"/>
            <w:sz w:val="24"/>
            <w:szCs w:val="24"/>
          </w:rPr>
          <w:delText xml:space="preserve"> × 6), each accession was repeated only once, while the accessions considered as controls were repeated in each block, functioning as internal controls to adjust for the environmental heterogeneity present in the field, which constitutes the fundamental principle of augmented designs</w:delText>
        </w:r>
      </w:del>
      <w:r w:rsidR="00000000" w:rsidRPr="00362197">
        <w:rPr>
          <w:rFonts w:ascii="Times New Roman" w:hAnsi="Times New Roman" w:cs="Times New Roman"/>
          <w:sz w:val="24"/>
          <w:szCs w:val="24"/>
        </w:rPr>
        <w:t xml:space="preserve"> </w:t>
      </w:r>
      <w:r w:rsidR="009C381F">
        <w:rPr>
          <w:rFonts w:ascii="Times New Roman" w:hAnsi="Times New Roman" w:cs="Times New Roman"/>
          <w:sz w:val="24"/>
          <w:szCs w:val="24"/>
        </w:rPr>
        <w:fldChar w:fldCharType="begin"/>
      </w:r>
      <w:r w:rsidR="009C381F">
        <w:rPr>
          <w:rFonts w:ascii="Times New Roman" w:hAnsi="Times New Roman" w:cs="Times New Roman"/>
          <w:sz w:val="24"/>
          <w:szCs w:val="24"/>
        </w:rPr>
        <w:instrText xml:space="preserve"> ADDIN ZOTERO_ITEM CSL_CITATION {"citationID":"M6ytXR6V","properties":{"unsorted":false,"formattedCitation":"(Burgue\\uc0\\u241{}o et\\uc0\\u160{}al., 2018; Zystro et\\uc0\\u160{}al., 2018)","plainCitation":"(Burgueño et al., 2018; Zystro et al., 2018)","noteIndex":0},"citationItems":[{"id":7614,"uris":["http://zotero.org/users/15567011/items/PZQYKZTA"],"itemData":{"id":7614,"type":"chapter","container-title":"ASA, CSSA, and SSSA Books","DOI":"10.2134/appliedstatistics.2016.0005.c13","edition":"1","ISBN":"978-0-89118-359-4","language":"en","page":"345-369","publisher":"Wiley","source":"DOI.org (Crossref)","title":"Augmented Designs‐Experimental Designs in Which All Treatments are not Replicated","URL":"https://acsess.onlinelibrary.wiley.com/doi/10.2134/appliedstatistics.2016.0005.c13","editor":[{"family":"Glaz","given":"Barry"},{"family":"Yeater","given":"Kathleen M."}],"author":[{"family":"Burgueño","given":"Juan"},{"family":"Crossa","given":"José"},{"family":"Rodríguez","given":"Francisco"},{"family":"Yeater","given":"Kathleen M."}],"accessed":{"date-parts":[["2026",4,3]]},"issued":{"date-parts":[["2018",9]]}}},{"id":7616,"uris":["http://zotero.org/users/15567011/items/WH49IPXB"],"itemData":{"id":7616,"type":"chapter","container-title":"Plant Breeding Reviews","DOI":"10.1002/9781119521358.ch3","edition":"1","ISBN":"978-1-119-52131-0","language":"en","license":"http://doi.wiley.com/10.1002/tdm_license_1.1","page":"87-117","publisher":"Wiley","source":"DOI.org (Crossref)","title":"Alternative Experimental Designs for Plant Breeding","URL":"https://onlinelibrary.wiley.com/doi/10.1002/9781119521358.ch3","editor":[{"family":"Goldman","given":"Irwin"}],"author":[{"family":"Zystro","given":"Jared"},{"family":"Colley","given":"Micaela"},{"family":"Dawson","given":"Julie"}],"accessed":{"date-parts":[["2026",4,3]]},"issued":{"date-parts":[["2018",12,28]]}}}],"schema":"https://github.com/citation-style-language/schema/raw/master/csl-citation.json"} </w:instrText>
      </w:r>
      <w:r w:rsidR="009C381F">
        <w:rPr>
          <w:rFonts w:ascii="Times New Roman" w:hAnsi="Times New Roman" w:cs="Times New Roman"/>
          <w:sz w:val="24"/>
          <w:szCs w:val="24"/>
        </w:rPr>
        <w:fldChar w:fldCharType="separate"/>
      </w:r>
      <w:r w:rsidR="009C381F" w:rsidRPr="009C381F">
        <w:rPr>
          <w:rFonts w:ascii="Times New Roman" w:hAnsi="Times New Roman" w:cs="Times New Roman"/>
          <w:kern w:val="0"/>
          <w:sz w:val="24"/>
        </w:rPr>
        <w:t>(Burgueño et al., 2018; Zystro et al., 2018)</w:t>
      </w:r>
      <w:r w:rsidR="009C381F">
        <w:rPr>
          <w:rFonts w:ascii="Times New Roman" w:hAnsi="Times New Roman" w:cs="Times New Roman"/>
          <w:sz w:val="24"/>
          <w:szCs w:val="24"/>
        </w:rPr>
        <w:fldChar w:fldCharType="end"/>
      </w:r>
      <w:r w:rsidR="00000000" w:rsidRPr="00362197">
        <w:rPr>
          <w:rFonts w:ascii="Times New Roman" w:hAnsi="Times New Roman" w:cs="Times New Roman"/>
          <w:sz w:val="24"/>
          <w:szCs w:val="24"/>
        </w:rPr>
        <w:t>.</w:t>
      </w:r>
      <w:ins w:id="94" w:author="Author" w:date="2026-09-24T11:13:00Z" w16du:dateUtc="2026-09-24T16:13:00Z">
        <w:r w:rsidR="005B56FE">
          <w:rPr>
            <w:rFonts w:ascii="Times New Roman" w:hAnsi="Times New Roman" w:cs="Times New Roman"/>
            <w:sz w:val="24"/>
            <w:szCs w:val="24"/>
          </w:rPr>
          <w:t xml:space="preserve"> </w:t>
        </w:r>
      </w:ins>
    </w:p>
    <w:p w14:paraId="1CFA5D10" w14:textId="77777777" w:rsidR="0098644F" w:rsidRDefault="00000000" w:rsidP="007A74B3">
      <w:pPr>
        <w:jc w:val="both"/>
        <w:rPr>
          <w:ins w:id="95" w:author="Author" w:date="2026-09-24T17:22:00Z" w16du:dateUtc="2026-09-24T22:22:00Z"/>
          <w:rFonts w:ascii="Times New Roman" w:hAnsi="Times New Roman" w:cs="Times New Roman"/>
          <w:sz w:val="24"/>
          <w:szCs w:val="24"/>
        </w:rPr>
      </w:pPr>
      <w:r w:rsidRPr="00362197">
        <w:rPr>
          <w:rFonts w:ascii="Times New Roman" w:hAnsi="Times New Roman" w:cs="Times New Roman"/>
          <w:sz w:val="24"/>
          <w:szCs w:val="24"/>
        </w:rPr>
        <w:t>Each accession was sown in a plot consisting of a 4 m long furrow, with 0.4 m between seeds, 0.8 m between furrows within each block, and 1 m between blocks. Agronomic practices such as weeding, hilling, fertilization, and pest and disease control were carried out. Harvesting was performed when the pods were completely dry, and they were transported to the UNTRM-A laboratory.</w:t>
      </w:r>
    </w:p>
    <w:p w14:paraId="08C265C7" w14:textId="77777777" w:rsidR="00AB7EA7" w:rsidRDefault="00AB7EA7" w:rsidP="00362197">
      <w:pPr>
        <w:jc w:val="both"/>
        <w:rPr>
          <w:ins w:id="96" w:author="Author" w:date="2026-09-24T17:22:00Z" w16du:dateUtc="2026-09-24T22:22:00Z"/>
          <w:rFonts w:ascii="Times New Roman" w:hAnsi="Times New Roman" w:cs="Times New Roman"/>
          <w:sz w:val="24"/>
          <w:szCs w:val="24"/>
        </w:rPr>
      </w:pPr>
    </w:p>
    <w:p w14:paraId="199995DC" w14:textId="77777777" w:rsidR="00AB7EA7" w:rsidRPr="00362197" w:rsidRDefault="00AB7EA7" w:rsidP="00362197">
      <w:pPr>
        <w:jc w:val="both"/>
        <w:rPr>
          <w:rFonts w:ascii="Times New Roman" w:hAnsi="Times New Roman" w:cs="Times New Roman"/>
          <w:sz w:val="24"/>
          <w:szCs w:val="24"/>
        </w:rPr>
      </w:pPr>
    </w:p>
    <w:p w14:paraId="4BD0DDDE"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lastRenderedPageBreak/>
        <w:t>2.3 Agromorphological characterization</w:t>
      </w:r>
    </w:p>
    <w:p w14:paraId="26DC6A30" w14:textId="5E7B67EC" w:rsidR="0098644F" w:rsidRPr="00962B21" w:rsidRDefault="00823FFC" w:rsidP="00362197">
      <w:pPr>
        <w:jc w:val="both"/>
        <w:rPr>
          <w:rFonts w:ascii="Times New Roman" w:hAnsi="Times New Roman" w:cs="Times New Roman"/>
          <w:sz w:val="24"/>
          <w:szCs w:val="24"/>
          <w:lang w:val="en-US"/>
          <w:rPrChange w:id="97" w:author="Author" w:date="2026-09-29T17:27:00Z" w16du:dateUtc="2026-09-29T22:27:00Z">
            <w:rPr>
              <w:rFonts w:ascii="Times New Roman" w:hAnsi="Times New Roman" w:cs="Times New Roman"/>
              <w:sz w:val="24"/>
              <w:szCs w:val="24"/>
            </w:rPr>
          </w:rPrChange>
        </w:rPr>
      </w:pPr>
      <w:ins w:id="98" w:author="Author" w:date="2026-09-29T17:33:00Z">
        <w:r w:rsidRPr="00823FFC">
          <w:rPr>
            <w:rFonts w:ascii="Times New Roman" w:hAnsi="Times New Roman" w:cs="Times New Roman"/>
            <w:sz w:val="24"/>
            <w:szCs w:val="24"/>
          </w:rPr>
          <w:t xml:space="preserve">The </w:t>
        </w:r>
        <w:proofErr w:type="spellStart"/>
        <w:r w:rsidRPr="00823FFC">
          <w:rPr>
            <w:rFonts w:ascii="Times New Roman" w:hAnsi="Times New Roman" w:cs="Times New Roman"/>
            <w:sz w:val="24"/>
            <w:szCs w:val="24"/>
          </w:rPr>
          <w:t>agromorphological</w:t>
        </w:r>
        <w:proofErr w:type="spellEnd"/>
        <w:r w:rsidRPr="00823FFC">
          <w:rPr>
            <w:rFonts w:ascii="Times New Roman" w:hAnsi="Times New Roman" w:cs="Times New Roman"/>
            <w:sz w:val="24"/>
            <w:szCs w:val="24"/>
          </w:rPr>
          <w:t xml:space="preserve"> traits were recorded during four phenological stages, namely (</w:t>
        </w:r>
        <w:proofErr w:type="spellStart"/>
        <w:r w:rsidRPr="00823FFC">
          <w:rPr>
            <w:rFonts w:ascii="Times New Roman" w:hAnsi="Times New Roman" w:cs="Times New Roman"/>
            <w:sz w:val="24"/>
            <w:szCs w:val="24"/>
          </w:rPr>
          <w:t>i</w:t>
        </w:r>
        <w:proofErr w:type="spellEnd"/>
        <w:r w:rsidRPr="00823FFC">
          <w:rPr>
            <w:rFonts w:ascii="Times New Roman" w:hAnsi="Times New Roman" w:cs="Times New Roman"/>
            <w:sz w:val="24"/>
            <w:szCs w:val="24"/>
          </w:rPr>
          <w:t>) emergence, (ii) flowering, (iii) physiological maturity, and (iv) harvest, according to the standard descriptors for common bean</w:t>
        </w:r>
      </w:ins>
      <w:ins w:id="99" w:author="Author" w:date="2026-09-29T17:33:00Z" w16du:dateUtc="2026-09-29T22:33:00Z">
        <w:r>
          <w:rPr>
            <w:rFonts w:ascii="Times New Roman" w:hAnsi="Times New Roman" w:cs="Times New Roman"/>
            <w:sz w:val="24"/>
            <w:szCs w:val="24"/>
          </w:rPr>
          <w:t xml:space="preserve"> </w:t>
        </w:r>
      </w:ins>
      <w:del w:id="100" w:author="Author" w:date="2026-09-29T17:25:00Z" w16du:dateUtc="2026-09-29T22:25:00Z">
        <w:r w:rsidRPr="00823FFC" w:rsidDel="00962B21">
          <w:rPr>
            <w:rFonts w:ascii="Times New Roman" w:hAnsi="Times New Roman" w:cs="Times New Roman"/>
            <w:sz w:val="24"/>
            <w:szCs w:val="24"/>
            <w:lang w:val="en-US"/>
            <w:rPrChange w:id="101" w:author="Author" w:date="2026-09-29T17:31:00Z" w16du:dateUtc="2026-09-29T22:31:00Z">
              <w:rPr>
                <w:rFonts w:ascii="Times New Roman" w:hAnsi="Times New Roman" w:cs="Times New Roman"/>
                <w:sz w:val="24"/>
                <w:szCs w:val="24"/>
              </w:rPr>
            </w:rPrChange>
          </w:rPr>
          <w:delText xml:space="preserve">For the agromorphological characterization, 17 quantitative and 14 qualitative agromorphological descriptors established by the </w:delText>
        </w:r>
      </w:del>
      <w:r w:rsidR="009C381F">
        <w:rPr>
          <w:rFonts w:ascii="Times New Roman" w:hAnsi="Times New Roman" w:cs="Times New Roman"/>
          <w:sz w:val="24"/>
          <w:szCs w:val="24"/>
        </w:rPr>
        <w:fldChar w:fldCharType="begin"/>
      </w:r>
      <w:r w:rsidR="009C381F" w:rsidRPr="00823FFC">
        <w:rPr>
          <w:rFonts w:ascii="Times New Roman" w:hAnsi="Times New Roman" w:cs="Times New Roman"/>
          <w:sz w:val="24"/>
          <w:szCs w:val="24"/>
          <w:lang w:val="en-US"/>
          <w:rPrChange w:id="102" w:author="Author" w:date="2026-09-29T17:31:00Z" w16du:dateUtc="2026-09-29T22:31:00Z">
            <w:rPr>
              <w:rFonts w:ascii="Times New Roman" w:hAnsi="Times New Roman" w:cs="Times New Roman"/>
              <w:sz w:val="24"/>
              <w:szCs w:val="24"/>
            </w:rPr>
          </w:rPrChange>
        </w:rPr>
        <w:instrText xml:space="preserve"> ADDIN ZOTERO_ITEM CSL_CITATION {"citationID":"cN6Wp1Fu","properties":{"unsorted":false,"formattedCitation":"(International Board for Plant Genetic Resources, 1982)","plainCitation":"(International Board for Plant Genetic Resources, 1982)","noteIndex":0},"citationItems":[{"id":7617,"uris":["http://zotero.org/users/15567011/items/67YZ29UZ"],"itemData":{"id":7617,"type":"book","publisher":"IBPGR","title":"Descriptors for Phaseolus Vulgaris","URL":"https://books.google.com.pe/books?id=qpvQ0AEACAAJ","author":[{"family":"International Board for Plant Genetic Resources","given":""}],"issued":{"date-parts":[["1982"]]}}}],"schema":"https://github.com/citation-style-language/schema/raw/master/csl-citation.json"} </w:instrText>
      </w:r>
      <w:r w:rsidR="009C381F">
        <w:rPr>
          <w:rFonts w:ascii="Times New Roman" w:hAnsi="Times New Roman" w:cs="Times New Roman"/>
          <w:sz w:val="24"/>
          <w:szCs w:val="24"/>
        </w:rPr>
        <w:fldChar w:fldCharType="separate"/>
      </w:r>
      <w:r w:rsidR="009C381F" w:rsidRPr="00823FFC">
        <w:rPr>
          <w:rFonts w:ascii="Times New Roman" w:hAnsi="Times New Roman" w:cs="Times New Roman"/>
          <w:sz w:val="24"/>
          <w:lang w:val="en-US"/>
          <w:rPrChange w:id="103" w:author="Author" w:date="2026-09-29T17:31:00Z" w16du:dateUtc="2026-09-29T22:31:00Z">
            <w:rPr>
              <w:rFonts w:ascii="Times New Roman" w:hAnsi="Times New Roman" w:cs="Times New Roman"/>
              <w:sz w:val="24"/>
            </w:rPr>
          </w:rPrChange>
        </w:rPr>
        <w:t>(International Board for Plant Genetic Resources, 1982)</w:t>
      </w:r>
      <w:r w:rsidR="009C381F">
        <w:rPr>
          <w:rFonts w:ascii="Times New Roman" w:hAnsi="Times New Roman" w:cs="Times New Roman"/>
          <w:sz w:val="24"/>
          <w:szCs w:val="24"/>
        </w:rPr>
        <w:fldChar w:fldCharType="end"/>
      </w:r>
      <w:ins w:id="104" w:author="Author" w:date="2026-09-29T17:26:00Z" w16du:dateUtc="2026-09-29T22:26:00Z">
        <w:r w:rsidR="00962B21" w:rsidRPr="00823FFC">
          <w:rPr>
            <w:rFonts w:ascii="Times New Roman" w:hAnsi="Times New Roman" w:cs="Times New Roman"/>
            <w:sz w:val="24"/>
            <w:szCs w:val="24"/>
            <w:lang w:val="en-US"/>
            <w:rPrChange w:id="105" w:author="Author" w:date="2026-09-29T17:31:00Z" w16du:dateUtc="2026-09-29T22:31:00Z">
              <w:rPr>
                <w:rFonts w:ascii="Times New Roman" w:hAnsi="Times New Roman" w:cs="Times New Roman"/>
                <w:sz w:val="24"/>
                <w:szCs w:val="24"/>
                <w:lang w:val="es-PE"/>
              </w:rPr>
            </w:rPrChange>
          </w:rPr>
          <w:t xml:space="preserve"> </w:t>
        </w:r>
      </w:ins>
      <w:ins w:id="106" w:author="Author" w:date="2026-09-29T17:32:00Z">
        <w:r w:rsidRPr="00823FFC">
          <w:rPr>
            <w:rFonts w:ascii="Times New Roman" w:hAnsi="Times New Roman" w:cs="Times New Roman"/>
            <w:sz w:val="24"/>
            <w:szCs w:val="24"/>
          </w:rPr>
          <w:t>and the BBCH scale</w:t>
        </w:r>
      </w:ins>
      <w:ins w:id="107" w:author="Author" w:date="2026-09-29T17:32:00Z" w16du:dateUtc="2026-09-29T22:32:00Z">
        <w:r>
          <w:rPr>
            <w:rFonts w:ascii="Times New Roman" w:hAnsi="Times New Roman" w:cs="Times New Roman"/>
            <w:sz w:val="24"/>
            <w:szCs w:val="24"/>
          </w:rPr>
          <w:t xml:space="preserve"> </w:t>
        </w:r>
      </w:ins>
      <w:r w:rsidR="00962B21">
        <w:rPr>
          <w:rFonts w:ascii="Times New Roman" w:hAnsi="Times New Roman" w:cs="Times New Roman"/>
          <w:sz w:val="24"/>
          <w:szCs w:val="24"/>
          <w:lang w:val="es-PE"/>
        </w:rPr>
        <w:fldChar w:fldCharType="begin"/>
      </w:r>
      <w:r w:rsidR="00962B21" w:rsidRPr="00823FFC">
        <w:rPr>
          <w:rFonts w:ascii="Times New Roman" w:hAnsi="Times New Roman" w:cs="Times New Roman"/>
          <w:sz w:val="24"/>
          <w:szCs w:val="24"/>
          <w:lang w:val="en-US"/>
          <w:rPrChange w:id="108" w:author="Author" w:date="2026-09-29T17:31:00Z" w16du:dateUtc="2026-09-29T22:31:00Z">
            <w:rPr>
              <w:rFonts w:ascii="Times New Roman" w:hAnsi="Times New Roman" w:cs="Times New Roman"/>
              <w:sz w:val="24"/>
              <w:szCs w:val="24"/>
              <w:lang w:val="es-PE"/>
            </w:rPr>
          </w:rPrChange>
        </w:rPr>
        <w:instrText xml:space="preserve"> ADDIN ZOTERO_ITEM CSL_CITATION {"citationID":"SPRPk12p","properties":{"unsorted":false,"formattedCitation":"(Cavalcante et\\uc0\\u160{}al., 2020)","plainCitation":"(Cavalcante et al., 2020)","noteIndex":0},"citationItems":[{"id":8439,"uris":["http://zotero.org/users/15567011/items/IPA2MCUS"],"itemData":{"id":8439,"type":"article-journal","abstract":"Abstract\n            \n              The common bean,\n              \n                Phaseolus vulgaris\n              \n              L., is a legume of economic and food importance in tropical and subtropical countries. Thus, the objective of this study was to define the phenological growth stages of common beans according to the Bundesanstalt </w:instrText>
      </w:r>
      <w:r w:rsidR="00962B21" w:rsidRPr="00962B21">
        <w:rPr>
          <w:rFonts w:ascii="Times New Roman" w:hAnsi="Times New Roman" w:cs="Times New Roman"/>
          <w:sz w:val="24"/>
          <w:szCs w:val="24"/>
          <w:lang w:val="en-US"/>
          <w:rPrChange w:id="109" w:author="Author" w:date="2026-09-29T17:27:00Z" w16du:dateUtc="2026-09-29T22:27:00Z">
            <w:rPr>
              <w:rFonts w:ascii="Times New Roman" w:hAnsi="Times New Roman" w:cs="Times New Roman"/>
              <w:sz w:val="24"/>
              <w:szCs w:val="24"/>
              <w:lang w:val="es-PE"/>
            </w:rPr>
          </w:rPrChange>
        </w:rPr>
        <w:instrText xml:space="preserve">Bundessortenamt und Chemische Industrie (BBCH) scale, as well as the degree days, to optimise common bean management practices in accordance with the plant phenology. All phenological stages, including germination, foliar development, side shoots formation, stem elongation, inflorescence emergence, flowering, pod development and plant senescence, were evaluated using the BBCH scale. The descriptions of the phenological stages, combined with illustrations, and the sum of degree days during the crop cycle improve our understanding of these phenological stages. The identification of the vegetative and reproductive stages of the common bean facilitates improved management of the crop under different environmental conditions, taking thermal accumulation into consideration.","container-title":"Annals of Applied Biology","DOI":"10.1111/aab.12571","ISSN":"0003-4746, 1744-7348","issue":"3","journalAbbreviation":"Annals of Applied Biology","language":"en","page":"342-349","source":"DOI.org (Crossref)","title":"Thermal sum and phenological descriptions of growth stages of the common bean according to the BBCH scale","volume":"176","author":[{"family":"Cavalcante","given":"Adailza G."},{"family":"Lemos","given":"Leandro B."},{"family":"Meirelles","given":"Flávia C."},{"family":"Cavalcante","given":"Alian C. P."},{"family":"De Aquino","given":"Leonardo A."}],"issued":{"date-parts":[["2020",5]]}}}],"schema":"https://github.com/citation-style-language/schema/raw/master/csl-citation.json"} </w:instrText>
      </w:r>
      <w:r w:rsidR="00962B21">
        <w:rPr>
          <w:rFonts w:ascii="Times New Roman" w:hAnsi="Times New Roman" w:cs="Times New Roman"/>
          <w:sz w:val="24"/>
          <w:szCs w:val="24"/>
          <w:lang w:val="es-PE"/>
        </w:rPr>
        <w:fldChar w:fldCharType="separate"/>
      </w:r>
      <w:r w:rsidR="00962B21" w:rsidRPr="00962B21">
        <w:rPr>
          <w:rFonts w:ascii="Times New Roman" w:hAnsi="Times New Roman" w:cs="Times New Roman"/>
          <w:kern w:val="0"/>
          <w:sz w:val="24"/>
        </w:rPr>
        <w:t>(Cavalcante et al., 2020)</w:t>
      </w:r>
      <w:r w:rsidR="00962B21">
        <w:rPr>
          <w:rFonts w:ascii="Times New Roman" w:hAnsi="Times New Roman" w:cs="Times New Roman"/>
          <w:sz w:val="24"/>
          <w:szCs w:val="24"/>
          <w:lang w:val="es-PE"/>
        </w:rPr>
        <w:fldChar w:fldCharType="end"/>
      </w:r>
      <w:ins w:id="110" w:author="Author" w:date="2026-09-29T17:29:00Z" w16du:dateUtc="2026-09-29T22:29:00Z">
        <w:r w:rsidRPr="00823FFC">
          <w:rPr>
            <w:rFonts w:ascii="Times New Roman" w:hAnsi="Times New Roman" w:cs="Times New Roman"/>
            <w:sz w:val="24"/>
            <w:szCs w:val="24"/>
            <w:lang w:val="en-US"/>
            <w:rPrChange w:id="111" w:author="Author" w:date="2026-09-29T17:32:00Z" w16du:dateUtc="2026-09-29T22:32:00Z">
              <w:rPr>
                <w:rFonts w:ascii="Times New Roman" w:hAnsi="Times New Roman" w:cs="Times New Roman"/>
                <w:sz w:val="24"/>
                <w:szCs w:val="24"/>
                <w:lang w:val="es-PE"/>
              </w:rPr>
            </w:rPrChange>
          </w:rPr>
          <w:t xml:space="preserve"> (Supplementary Table 2)</w:t>
        </w:r>
      </w:ins>
      <w:ins w:id="112" w:author="Author" w:date="2026-09-29T17:26:00Z" w16du:dateUtc="2026-09-29T22:26:00Z">
        <w:r w:rsidR="00962B21" w:rsidRPr="00962B21">
          <w:rPr>
            <w:rFonts w:ascii="Times New Roman" w:hAnsi="Times New Roman" w:cs="Times New Roman"/>
            <w:sz w:val="24"/>
            <w:szCs w:val="24"/>
            <w:lang w:val="en-US"/>
            <w:rPrChange w:id="113" w:author="Author" w:date="2026-09-29T17:27:00Z" w16du:dateUtc="2026-09-29T22:27:00Z">
              <w:rPr>
                <w:rFonts w:ascii="Times New Roman" w:hAnsi="Times New Roman" w:cs="Times New Roman"/>
                <w:sz w:val="24"/>
                <w:szCs w:val="24"/>
                <w:lang w:val="es-PE"/>
              </w:rPr>
            </w:rPrChange>
          </w:rPr>
          <w:t>.</w:t>
        </w:r>
      </w:ins>
      <w:del w:id="114" w:author="Author" w:date="2026-09-29T17:26:00Z" w16du:dateUtc="2026-09-29T22:26:00Z">
        <w:r w:rsidRPr="00962B21" w:rsidDel="00962B21">
          <w:rPr>
            <w:rFonts w:ascii="Times New Roman" w:hAnsi="Times New Roman" w:cs="Times New Roman"/>
            <w:sz w:val="24"/>
            <w:szCs w:val="24"/>
            <w:lang w:val="en-US"/>
            <w:rPrChange w:id="115" w:author="Author" w:date="2026-09-29T17:27:00Z" w16du:dateUtc="2026-09-29T22:27:00Z">
              <w:rPr>
                <w:rFonts w:ascii="Times New Roman" w:hAnsi="Times New Roman" w:cs="Times New Roman"/>
                <w:sz w:val="24"/>
                <w:szCs w:val="24"/>
              </w:rPr>
            </w:rPrChange>
          </w:rPr>
          <w:delText xml:space="preserve"> were used.</w:delText>
        </w:r>
      </w:del>
    </w:p>
    <w:p w14:paraId="6C57D17A" w14:textId="77777777" w:rsidR="00823FFC" w:rsidRPr="00823FFC" w:rsidRDefault="00823FFC" w:rsidP="00823FFC">
      <w:pPr>
        <w:jc w:val="both"/>
        <w:rPr>
          <w:ins w:id="116" w:author="Author" w:date="2026-09-29T17:32:00Z"/>
          <w:rFonts w:ascii="Times New Roman" w:hAnsi="Times New Roman" w:cs="Times New Roman"/>
          <w:sz w:val="24"/>
          <w:szCs w:val="24"/>
          <w:lang w:val="en-US"/>
          <w:rPrChange w:id="117" w:author="Author" w:date="2026-09-29T17:33:00Z" w16du:dateUtc="2026-09-29T22:33:00Z">
            <w:rPr>
              <w:ins w:id="118" w:author="Author" w:date="2026-09-29T17:32:00Z"/>
              <w:rFonts w:ascii="Times New Roman" w:hAnsi="Times New Roman" w:cs="Times New Roman"/>
              <w:sz w:val="24"/>
              <w:szCs w:val="24"/>
              <w:lang w:val="es-PE"/>
            </w:rPr>
          </w:rPrChange>
        </w:rPr>
      </w:pPr>
      <w:ins w:id="119" w:author="Author" w:date="2026-09-29T17:32:00Z">
        <w:r w:rsidRPr="00823FFC">
          <w:rPr>
            <w:rFonts w:ascii="Times New Roman" w:hAnsi="Times New Roman" w:cs="Times New Roman"/>
            <w:sz w:val="24"/>
            <w:szCs w:val="24"/>
            <w:lang w:val="en-US"/>
          </w:rPr>
          <w:t>A total of 17 quantitative descriptors were evaluated, including plant height at 50% physiological flowering (PH50F), plant height at 90% physiological maturity (PH90M), stem diameter at 50% physiological flowering (SD), chlorophyll content (SPAD), days to 50% physiological flowering (D50F), number of floral racemes per plant (NFC), flowering duration (FD), pod length (PL), pod width at 90% physiological maturity (PW), number of pods per plant at 90% physiological maturity (NPP), number of seeds per pod (NSP), days to 90% physiological maturity (D90M), seed weight (SW), seed length (SL), seed width (</w:t>
        </w:r>
        <w:proofErr w:type="spellStart"/>
        <w:r w:rsidRPr="00823FFC">
          <w:rPr>
            <w:rFonts w:ascii="Times New Roman" w:hAnsi="Times New Roman" w:cs="Times New Roman"/>
            <w:sz w:val="24"/>
            <w:szCs w:val="24"/>
            <w:lang w:val="en-US"/>
          </w:rPr>
          <w:t>SWd</w:t>
        </w:r>
        <w:proofErr w:type="spellEnd"/>
        <w:r w:rsidRPr="00823FFC">
          <w:rPr>
            <w:rFonts w:ascii="Times New Roman" w:hAnsi="Times New Roman" w:cs="Times New Roman"/>
            <w:sz w:val="24"/>
            <w:szCs w:val="24"/>
            <w:lang w:val="en-US"/>
          </w:rPr>
          <w:t xml:space="preserve">), yield per plant (YP), and harvest index (HI). </w:t>
        </w:r>
        <w:r w:rsidRPr="00823FFC">
          <w:rPr>
            <w:rFonts w:ascii="Times New Roman" w:hAnsi="Times New Roman" w:cs="Times New Roman"/>
            <w:sz w:val="24"/>
            <w:szCs w:val="24"/>
            <w:lang w:val="en-US"/>
            <w:rPrChange w:id="120" w:author="Author" w:date="2026-09-29T17:33:00Z" w16du:dateUtc="2026-09-29T22:33:00Z">
              <w:rPr>
                <w:rFonts w:ascii="Times New Roman" w:hAnsi="Times New Roman" w:cs="Times New Roman"/>
                <w:b/>
                <w:bCs/>
                <w:sz w:val="24"/>
                <w:szCs w:val="24"/>
                <w:lang w:val="es-PE"/>
              </w:rPr>
            </w:rPrChange>
          </w:rPr>
          <w:t>These descriptors were evaluated using a digital vernier caliper, SPAD meter, measuring tape, and digital scale.</w:t>
        </w:r>
      </w:ins>
    </w:p>
    <w:p w14:paraId="70E2736C" w14:textId="47A80A50" w:rsidR="0098644F" w:rsidRPr="00823FFC" w:rsidDel="00504A1E" w:rsidRDefault="00823FFC">
      <w:pPr>
        <w:jc w:val="both"/>
        <w:rPr>
          <w:del w:id="121" w:author="Author" w:date="2026-09-29T17:16:00Z" w16du:dateUtc="2026-09-29T22:16:00Z"/>
          <w:rFonts w:ascii="Times New Roman" w:hAnsi="Times New Roman" w:cs="Times New Roman"/>
          <w:sz w:val="24"/>
          <w:szCs w:val="24"/>
          <w:lang w:val="en-US"/>
          <w:rPrChange w:id="122" w:author="Author" w:date="2026-09-29T17:33:00Z" w16du:dateUtc="2026-09-29T22:33:00Z">
            <w:rPr>
              <w:del w:id="123" w:author="Author" w:date="2026-09-29T17:16:00Z" w16du:dateUtc="2026-09-29T22:16:00Z"/>
              <w:rFonts w:ascii="Times New Roman" w:hAnsi="Times New Roman" w:cs="Times New Roman"/>
              <w:sz w:val="24"/>
              <w:szCs w:val="24"/>
            </w:rPr>
          </w:rPrChange>
        </w:rPr>
      </w:pPr>
      <w:ins w:id="124" w:author="Author" w:date="2026-09-29T17:32:00Z">
        <w:r w:rsidRPr="00823FFC">
          <w:rPr>
            <w:rFonts w:ascii="Times New Roman" w:hAnsi="Times New Roman" w:cs="Times New Roman"/>
            <w:sz w:val="24"/>
            <w:szCs w:val="24"/>
            <w:lang w:val="en-US"/>
            <w:rPrChange w:id="125" w:author="Author" w:date="2026-09-29T17:33:00Z" w16du:dateUtc="2026-09-29T22:33:00Z">
              <w:rPr>
                <w:rFonts w:ascii="Times New Roman" w:hAnsi="Times New Roman" w:cs="Times New Roman"/>
                <w:b/>
                <w:bCs/>
                <w:sz w:val="24"/>
                <w:szCs w:val="24"/>
                <w:lang w:val="es-PE"/>
              </w:rPr>
            </w:rPrChange>
          </w:rPr>
          <w:t>Additionally, 14 qualitative descriptors were evaluated, including emerging cotyledon color (ECC), growth habit (GH), wing color at 90% physiological flowering (WPC), standard petal color at 90% physiological flowering (SPC), pod color at the beginning of physiological maturity (PCO), pod position at 50% physiological maturity (PP), pod curvature at 50% physiological maturity (PC), pod color at 90% physiological maturity (PC90), leaf persistence (LP), dry pod color (DPC), seed shape (SS), seed coat pattern (SCP), predominant light color of the seed coat (DSC), and predominant dark color of the seed coat (LSC). These descriptors were visually evaluated on five plants, pods, or seeds per accession.</w:t>
        </w:r>
      </w:ins>
      <w:del w:id="126" w:author="Author" w:date="2026-09-29T17:16:00Z" w16du:dateUtc="2026-09-29T22:16:00Z">
        <w:r w:rsidRPr="00362197" w:rsidDel="00504A1E">
          <w:rPr>
            <w:rFonts w:ascii="Times New Roman" w:hAnsi="Times New Roman" w:cs="Times New Roman"/>
            <w:sz w:val="24"/>
            <w:szCs w:val="24"/>
          </w:rPr>
          <w:delText>The quantitative descriptors included plant height at 50% physiological flowering (PH50F), plant height at 90% physiological maturity (PHPM), stem diameter (SD), chlorophyll content (SPAD), days to 50% physiological flowering (DF), number of floral racemes per plant (NFRP), flowering duration (FD), pod length (PL), pod width at 90% physiological maturity (PW), pods per plant (PPP), seeds per pod (SPP), days to 90% physiological maturity (DPM), seed weight (SW), seed length (SL), seed width (SWidth), yield per plant (YPP), and harvest index (HI). These descriptors were evaluated using a digital vernier caliper, SPAD meter, measuring tape, and digital scale.</w:delText>
        </w:r>
      </w:del>
    </w:p>
    <w:p w14:paraId="3A72FB15" w14:textId="28F7994D" w:rsidR="0098644F" w:rsidRPr="00362197" w:rsidRDefault="00000000" w:rsidP="00823FFC">
      <w:pPr>
        <w:jc w:val="both"/>
        <w:rPr>
          <w:rFonts w:ascii="Times New Roman" w:hAnsi="Times New Roman" w:cs="Times New Roman"/>
          <w:sz w:val="24"/>
          <w:szCs w:val="24"/>
        </w:rPr>
      </w:pPr>
      <w:del w:id="127" w:author="Author" w:date="2026-09-29T17:16:00Z" w16du:dateUtc="2026-09-29T22:16:00Z">
        <w:r w:rsidRPr="00362197" w:rsidDel="00504A1E">
          <w:rPr>
            <w:rFonts w:ascii="Times New Roman" w:hAnsi="Times New Roman" w:cs="Times New Roman"/>
            <w:sz w:val="24"/>
            <w:szCs w:val="24"/>
          </w:rPr>
          <w:delText>The qualitative descriptors included emergent cotyledon color (ECC), growth habit (GH), wing petal color (WPC), standard petal color (SPC), pod position (PP), pod curvature (PC), pod color (cv), pod color at 90% physiological maturity (PCol), dry pod color (DPC), leaf persistence (LP), seed coat pattern (SCP), predominant dark seed coat color (DSCC), predominant light seed coat color (LSCC), and seed shape (SS). These descriptors were visually evaluated on five plants, pods, or seeds per accession.</w:delText>
        </w:r>
      </w:del>
    </w:p>
    <w:p w14:paraId="6817306A"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2.4 Data analysis</w:t>
      </w:r>
    </w:p>
    <w:p w14:paraId="4B89D3F2" w14:textId="2D52C64C" w:rsidR="00353101" w:rsidRPr="00482901" w:rsidRDefault="00353101" w:rsidP="00353101">
      <w:pPr>
        <w:jc w:val="both"/>
        <w:rPr>
          <w:ins w:id="128" w:author="Author" w:date="2026-10-02T16:32:00Z"/>
          <w:rFonts w:ascii="Times New Roman" w:hAnsi="Times New Roman" w:cs="Times New Roman"/>
          <w:sz w:val="24"/>
          <w:szCs w:val="24"/>
          <w:lang w:val="en-US"/>
          <w:rPrChange w:id="129" w:author="Author" w:date="2026-10-02T16:37:00Z" w16du:dateUtc="2026-10-02T21:37:00Z">
            <w:rPr>
              <w:ins w:id="130" w:author="Author" w:date="2026-10-02T16:32:00Z"/>
              <w:rFonts w:ascii="Times New Roman" w:hAnsi="Times New Roman" w:cs="Times New Roman"/>
              <w:sz w:val="24"/>
              <w:szCs w:val="24"/>
              <w:lang w:val="es-PE"/>
            </w:rPr>
          </w:rPrChange>
        </w:rPr>
      </w:pPr>
      <w:ins w:id="131" w:author="Author" w:date="2026-10-02T16:32:00Z">
        <w:r w:rsidRPr="00353101">
          <w:rPr>
            <w:rFonts w:ascii="Times New Roman" w:hAnsi="Times New Roman" w:cs="Times New Roman"/>
            <w:i/>
            <w:iCs/>
            <w:sz w:val="24"/>
            <w:szCs w:val="24"/>
            <w:lang w:val="en-US"/>
            <w:rPrChange w:id="132" w:author="Author" w:date="2026-10-02T16:33:00Z" w16du:dateUtc="2026-10-02T21:33:00Z">
              <w:rPr>
                <w:rFonts w:ascii="Times New Roman" w:hAnsi="Times New Roman" w:cs="Times New Roman"/>
                <w:sz w:val="24"/>
                <w:szCs w:val="24"/>
                <w:lang w:val="es-PE"/>
              </w:rPr>
            </w:rPrChange>
          </w:rPr>
          <w:t xml:space="preserve">Huito, </w:t>
        </w:r>
        <w:proofErr w:type="spellStart"/>
        <w:r w:rsidRPr="00353101">
          <w:rPr>
            <w:rFonts w:ascii="Times New Roman" w:hAnsi="Times New Roman" w:cs="Times New Roman"/>
            <w:i/>
            <w:iCs/>
            <w:sz w:val="24"/>
            <w:szCs w:val="24"/>
            <w:lang w:val="en-US"/>
            <w:rPrChange w:id="133" w:author="Author" w:date="2026-10-02T16:33:00Z" w16du:dateUtc="2026-10-02T21:33:00Z">
              <w:rPr>
                <w:rFonts w:ascii="Times New Roman" w:hAnsi="Times New Roman" w:cs="Times New Roman"/>
                <w:sz w:val="24"/>
                <w:szCs w:val="24"/>
                <w:lang w:val="es-PE"/>
              </w:rPr>
            </w:rPrChange>
          </w:rPr>
          <w:t>Tarpuy</w:t>
        </w:r>
        <w:proofErr w:type="spellEnd"/>
        <w:r w:rsidRPr="00353101">
          <w:rPr>
            <w:rFonts w:ascii="Times New Roman" w:hAnsi="Times New Roman" w:cs="Times New Roman"/>
            <w:sz w:val="24"/>
            <w:szCs w:val="24"/>
            <w:lang w:val="en-US"/>
            <w:rPrChange w:id="134" w:author="Author" w:date="2026-10-02T16:33:00Z" w16du:dateUtc="2026-10-02T21:33:00Z">
              <w:rPr>
                <w:rFonts w:ascii="Times New Roman" w:hAnsi="Times New Roman" w:cs="Times New Roman"/>
                <w:sz w:val="24"/>
                <w:szCs w:val="24"/>
                <w:lang w:val="es-PE"/>
              </w:rPr>
            </w:rPrChange>
          </w:rPr>
          <w:t xml:space="preserve">, and </w:t>
        </w:r>
        <w:r w:rsidRPr="00353101">
          <w:rPr>
            <w:rFonts w:ascii="Times New Roman" w:hAnsi="Times New Roman" w:cs="Times New Roman"/>
            <w:i/>
            <w:iCs/>
            <w:sz w:val="24"/>
            <w:szCs w:val="24"/>
            <w:lang w:val="en-US"/>
            <w:rPrChange w:id="135" w:author="Author" w:date="2026-10-02T16:33:00Z" w16du:dateUtc="2026-10-02T21:33:00Z">
              <w:rPr>
                <w:rFonts w:ascii="Times New Roman" w:hAnsi="Times New Roman" w:cs="Times New Roman"/>
                <w:sz w:val="24"/>
                <w:szCs w:val="24"/>
                <w:lang w:val="es-PE"/>
              </w:rPr>
            </w:rPrChange>
          </w:rPr>
          <w:t>Field Book</w:t>
        </w:r>
        <w:r w:rsidRPr="00353101">
          <w:rPr>
            <w:rFonts w:ascii="Times New Roman" w:hAnsi="Times New Roman" w:cs="Times New Roman"/>
            <w:sz w:val="24"/>
            <w:szCs w:val="24"/>
            <w:lang w:val="en-US"/>
            <w:rPrChange w:id="136" w:author="Author" w:date="2026-10-02T16:33:00Z" w16du:dateUtc="2026-10-02T21:33:00Z">
              <w:rPr>
                <w:rFonts w:ascii="Times New Roman" w:hAnsi="Times New Roman" w:cs="Times New Roman"/>
                <w:sz w:val="24"/>
                <w:szCs w:val="24"/>
                <w:lang w:val="es-PE"/>
              </w:rPr>
            </w:rPrChange>
          </w:rPr>
          <w:t xml:space="preserve"> were used for experimental planning and data recording. </w:t>
        </w:r>
        <w:proofErr w:type="spellStart"/>
        <w:r w:rsidRPr="00482901">
          <w:rPr>
            <w:rFonts w:ascii="Times New Roman" w:hAnsi="Times New Roman" w:cs="Times New Roman"/>
            <w:i/>
            <w:iCs/>
            <w:sz w:val="24"/>
            <w:szCs w:val="24"/>
            <w:lang w:val="en-US"/>
            <w:rPrChange w:id="137" w:author="Author" w:date="2026-10-02T16:35:00Z" w16du:dateUtc="2026-10-02T21:35:00Z">
              <w:rPr>
                <w:rFonts w:ascii="Times New Roman" w:hAnsi="Times New Roman" w:cs="Times New Roman"/>
                <w:sz w:val="24"/>
                <w:szCs w:val="24"/>
                <w:lang w:val="es-PE"/>
              </w:rPr>
            </w:rPrChange>
          </w:rPr>
          <w:t>Huito</w:t>
        </w:r>
        <w:proofErr w:type="spellEnd"/>
        <w:r w:rsidRPr="00482901">
          <w:rPr>
            <w:rFonts w:ascii="Times New Roman" w:hAnsi="Times New Roman" w:cs="Times New Roman"/>
            <w:i/>
            <w:iCs/>
            <w:sz w:val="24"/>
            <w:szCs w:val="24"/>
            <w:lang w:val="en-US"/>
            <w:rPrChange w:id="138" w:author="Author" w:date="2026-10-02T16:35:00Z" w16du:dateUtc="2026-10-02T21:35:00Z">
              <w:rPr>
                <w:rFonts w:ascii="Times New Roman" w:hAnsi="Times New Roman" w:cs="Times New Roman"/>
                <w:sz w:val="24"/>
                <w:szCs w:val="24"/>
                <w:lang w:val="es-PE"/>
              </w:rPr>
            </w:rPrChange>
          </w:rPr>
          <w:t xml:space="preserve"> v0.2.6</w:t>
        </w:r>
        <w:r w:rsidRPr="00482901">
          <w:rPr>
            <w:rFonts w:ascii="Times New Roman" w:hAnsi="Times New Roman" w:cs="Times New Roman"/>
            <w:sz w:val="24"/>
            <w:szCs w:val="24"/>
            <w:lang w:val="en-US"/>
            <w:rPrChange w:id="139" w:author="Author" w:date="2026-10-02T16:35:00Z" w16du:dateUtc="2026-10-02T21:35:00Z">
              <w:rPr>
                <w:rFonts w:ascii="Times New Roman" w:hAnsi="Times New Roman" w:cs="Times New Roman"/>
                <w:sz w:val="24"/>
                <w:szCs w:val="24"/>
                <w:lang w:val="es-PE"/>
              </w:rPr>
            </w:rPrChange>
          </w:rPr>
          <w:t xml:space="preserve"> was used to generate QR labels for the identification of the accessions </w:t>
        </w:r>
      </w:ins>
      <w:r w:rsidR="00482901">
        <w:rPr>
          <w:rFonts w:ascii="Times New Roman" w:hAnsi="Times New Roman" w:cs="Times New Roman"/>
          <w:sz w:val="24"/>
          <w:szCs w:val="24"/>
          <w:lang w:val="en-US"/>
        </w:rPr>
        <w:fldChar w:fldCharType="begin"/>
      </w:r>
      <w:r w:rsidR="00482901">
        <w:rPr>
          <w:rFonts w:ascii="Times New Roman" w:hAnsi="Times New Roman" w:cs="Times New Roman"/>
          <w:sz w:val="24"/>
          <w:szCs w:val="24"/>
          <w:lang w:val="en-US"/>
        </w:rPr>
        <w:instrText xml:space="preserve"> ADDIN ZOTERO_ITEM CSL_CITATION {"citationID":"MmXnSg66","properties":{"unsorted":false,"formattedCitation":"(Lozano-Isla, 2025)","plainCitation":"(Lozano-Isla, 2025)","noteIndex":0},"citationItems":[{"id":5641,"uris":["http://zotero.org/users/15567011/items/U2PS84AQ"],"itemData":{"id":5641,"type":"software","abstract":"An open-source R package to deploys reproducible and flexible labels using layers. The 'huito' package is part of the 'inkaverse' project for developing different procedures and tools used in plant science and experimental designs. Learn more about the 'inkaverse' project at &lt;https://inkaverse.com/&gt;.","license":"GPL-3 | file LICENSE","source":"R-Packages","title":"huito: Reproducible and Flexible Label Design","title-short":"huito","URL":"https://cran.r-project.org/web/packages/huito/index.html","version":"0.2.6","author":[{"family":"Lozano-Isla","given":"Flavio"}],"accessed":{"date-parts":[["2025",10,23]]},"issued":{"date-parts":[["2025",10,18]]}}}],"schema":"https://github.com/citation-style-language/schema/raw/master/csl-citation.json"} </w:instrText>
      </w:r>
      <w:r w:rsidR="00482901">
        <w:rPr>
          <w:rFonts w:ascii="Times New Roman" w:hAnsi="Times New Roman" w:cs="Times New Roman"/>
          <w:sz w:val="24"/>
          <w:szCs w:val="24"/>
          <w:lang w:val="en-US"/>
        </w:rPr>
        <w:fldChar w:fldCharType="separate"/>
      </w:r>
      <w:r w:rsidR="00482901" w:rsidRPr="00482901">
        <w:rPr>
          <w:rFonts w:ascii="Times New Roman" w:hAnsi="Times New Roman" w:cs="Times New Roman"/>
          <w:sz w:val="24"/>
          <w:lang w:val="en-US"/>
        </w:rPr>
        <w:t>(Lozano-Isla, 2025)</w:t>
      </w:r>
      <w:r w:rsidR="00482901">
        <w:rPr>
          <w:rFonts w:ascii="Times New Roman" w:hAnsi="Times New Roman" w:cs="Times New Roman"/>
          <w:sz w:val="24"/>
          <w:szCs w:val="24"/>
          <w:lang w:val="en-US"/>
        </w:rPr>
        <w:fldChar w:fldCharType="end"/>
      </w:r>
      <w:ins w:id="140" w:author="Author" w:date="2026-10-02T16:32:00Z">
        <w:r w:rsidRPr="00482901">
          <w:rPr>
            <w:rFonts w:ascii="Times New Roman" w:hAnsi="Times New Roman" w:cs="Times New Roman"/>
            <w:sz w:val="24"/>
            <w:szCs w:val="24"/>
            <w:lang w:val="en-US"/>
            <w:rPrChange w:id="141" w:author="Author" w:date="2026-10-02T16:35:00Z" w16du:dateUtc="2026-10-02T21:35:00Z">
              <w:rPr>
                <w:rFonts w:ascii="Times New Roman" w:hAnsi="Times New Roman" w:cs="Times New Roman"/>
                <w:sz w:val="24"/>
                <w:szCs w:val="24"/>
                <w:lang w:val="es-PE"/>
              </w:rPr>
            </w:rPrChange>
          </w:rPr>
          <w:t xml:space="preserve">. </w:t>
        </w:r>
        <w:proofErr w:type="spellStart"/>
        <w:r w:rsidRPr="00482901">
          <w:rPr>
            <w:rFonts w:ascii="Times New Roman" w:hAnsi="Times New Roman" w:cs="Times New Roman"/>
            <w:i/>
            <w:iCs/>
            <w:sz w:val="24"/>
            <w:szCs w:val="24"/>
            <w:lang w:val="en-US"/>
            <w:rPrChange w:id="142" w:author="Author" w:date="2026-10-02T16:36:00Z" w16du:dateUtc="2026-10-02T21:36:00Z">
              <w:rPr>
                <w:rFonts w:ascii="Times New Roman" w:hAnsi="Times New Roman" w:cs="Times New Roman"/>
                <w:sz w:val="24"/>
                <w:szCs w:val="24"/>
                <w:lang w:val="es-PE"/>
              </w:rPr>
            </w:rPrChange>
          </w:rPr>
          <w:t>Tarpuy</w:t>
        </w:r>
        <w:proofErr w:type="spellEnd"/>
        <w:r w:rsidRPr="00482901">
          <w:rPr>
            <w:rFonts w:ascii="Times New Roman" w:hAnsi="Times New Roman" w:cs="Times New Roman"/>
            <w:i/>
            <w:iCs/>
            <w:sz w:val="24"/>
            <w:szCs w:val="24"/>
            <w:lang w:val="en-US"/>
            <w:rPrChange w:id="143" w:author="Author" w:date="2026-10-02T16:36:00Z" w16du:dateUtc="2026-10-02T21:36:00Z">
              <w:rPr>
                <w:rFonts w:ascii="Times New Roman" w:hAnsi="Times New Roman" w:cs="Times New Roman"/>
                <w:sz w:val="24"/>
                <w:szCs w:val="24"/>
                <w:lang w:val="es-PE"/>
              </w:rPr>
            </w:rPrChange>
          </w:rPr>
          <w:t xml:space="preserve"> v0.6.9</w:t>
        </w:r>
        <w:r w:rsidRPr="00482901">
          <w:rPr>
            <w:rFonts w:ascii="Times New Roman" w:hAnsi="Times New Roman" w:cs="Times New Roman"/>
            <w:sz w:val="24"/>
            <w:szCs w:val="24"/>
            <w:lang w:val="en-US"/>
            <w:rPrChange w:id="144" w:author="Author" w:date="2026-10-02T16:36:00Z" w16du:dateUtc="2026-10-02T21:36:00Z">
              <w:rPr>
                <w:rFonts w:ascii="Times New Roman" w:hAnsi="Times New Roman" w:cs="Times New Roman"/>
                <w:sz w:val="24"/>
                <w:szCs w:val="24"/>
                <w:lang w:val="es-PE"/>
              </w:rPr>
            </w:rPrChange>
          </w:rPr>
          <w:t xml:space="preserve"> was used to develop the experimental design and the digital field book within the inti ecosystem </w:t>
        </w:r>
      </w:ins>
      <w:r w:rsidR="00482901">
        <w:rPr>
          <w:rFonts w:ascii="Times New Roman" w:hAnsi="Times New Roman" w:cs="Times New Roman"/>
          <w:sz w:val="24"/>
          <w:szCs w:val="24"/>
          <w:lang w:val="es-PE"/>
        </w:rPr>
        <w:fldChar w:fldCharType="begin"/>
      </w:r>
      <w:r w:rsidR="00482901" w:rsidRPr="00482901">
        <w:rPr>
          <w:rFonts w:ascii="Times New Roman" w:hAnsi="Times New Roman" w:cs="Times New Roman"/>
          <w:sz w:val="24"/>
          <w:szCs w:val="24"/>
          <w:lang w:val="en-US"/>
          <w:rPrChange w:id="145" w:author="Author" w:date="2026-10-02T16:36:00Z" w16du:dateUtc="2026-10-02T21:36:00Z">
            <w:rPr>
              <w:rFonts w:ascii="Times New Roman" w:hAnsi="Times New Roman" w:cs="Times New Roman"/>
              <w:sz w:val="24"/>
              <w:szCs w:val="24"/>
              <w:lang w:val="es-PE"/>
            </w:rPr>
          </w:rPrChange>
        </w:rPr>
        <w:instrText xml:space="preserve"> ADDIN ZOTERO_ITEM CSL_CITATION {"citationID":"BzHPr9o1","properties":{"unsorted":false,"formattedCitation":"(Lozano-Isla et\\uc0\\u160{}al., 2026)","plainCitation":"(Lozano-Isla et al., 2026)","noteIndex":0},"citationItems":[{"id":7618,"uris":["http://zotero.org/users/15567011/items/QAXHDZQZ"],"itemData":{"id":7618,"type":"software","abstract":"The 'inti' package is part of the 'inkaverse' project for developing different procedures and tools used in plant science and experimental designs. The mean aim of the package is to support researchers during the planning of experiments and data collection (tarpuy()), data analysis and graphics (yupana()) , and scientific writing. Learn more about the 'inkaverse' project at &lt;https://inkaverse.com/&gt;.","license":"GPL-3 | file LICENSE","source":"R-Packages","title":"inti: Tools and Statistical Procedures in Plant Science","title-short":"inti","URL":"https://cran.r-project.org/web/packages/inti/index.html","version":"0.6.92","author":[{"family":"Lozano-Isla","given":"Flavio"},{"family":"Kistner","given":"María Belén"},{"family":"QuipoLab","given":""},{"family":"Inkaverse","given":""}],"accessed":{"date-parts":[["2026",4,3]]},"issued":{"date-parts":[["2026",3,23]]}}}],"schema":"https://github.com/citation-style-language/schema/raw/master/csl-citation.json"} </w:instrText>
      </w:r>
      <w:r w:rsidR="00482901">
        <w:rPr>
          <w:rFonts w:ascii="Times New Roman" w:hAnsi="Times New Roman" w:cs="Times New Roman"/>
          <w:sz w:val="24"/>
          <w:szCs w:val="24"/>
          <w:lang w:val="es-PE"/>
        </w:rPr>
        <w:fldChar w:fldCharType="separate"/>
      </w:r>
      <w:r w:rsidR="00482901" w:rsidRPr="00482901">
        <w:rPr>
          <w:rFonts w:ascii="Times New Roman" w:hAnsi="Times New Roman" w:cs="Times New Roman"/>
          <w:kern w:val="0"/>
          <w:sz w:val="24"/>
        </w:rPr>
        <w:t>(Lozano-Isla et al., 2026)</w:t>
      </w:r>
      <w:r w:rsidR="00482901">
        <w:rPr>
          <w:rFonts w:ascii="Times New Roman" w:hAnsi="Times New Roman" w:cs="Times New Roman"/>
          <w:sz w:val="24"/>
          <w:szCs w:val="24"/>
          <w:lang w:val="es-PE"/>
        </w:rPr>
        <w:fldChar w:fldCharType="end"/>
      </w:r>
      <w:ins w:id="146" w:author="Author" w:date="2026-10-02T16:32:00Z">
        <w:r w:rsidRPr="00482901">
          <w:rPr>
            <w:rFonts w:ascii="Times New Roman" w:hAnsi="Times New Roman" w:cs="Times New Roman"/>
            <w:sz w:val="24"/>
            <w:szCs w:val="24"/>
            <w:lang w:val="en-US"/>
            <w:rPrChange w:id="147" w:author="Author" w:date="2026-10-02T16:36:00Z" w16du:dateUtc="2026-10-02T21:36:00Z">
              <w:rPr>
                <w:rFonts w:ascii="Times New Roman" w:hAnsi="Times New Roman" w:cs="Times New Roman"/>
                <w:sz w:val="24"/>
                <w:szCs w:val="24"/>
                <w:lang w:val="es-PE"/>
              </w:rPr>
            </w:rPrChange>
          </w:rPr>
          <w:t xml:space="preserve">. </w:t>
        </w:r>
        <w:r w:rsidRPr="00482901">
          <w:rPr>
            <w:rFonts w:ascii="Times New Roman" w:hAnsi="Times New Roman" w:cs="Times New Roman"/>
            <w:sz w:val="24"/>
            <w:szCs w:val="24"/>
            <w:lang w:val="en-US"/>
            <w:rPrChange w:id="148" w:author="Author" w:date="2026-10-02T16:39:00Z" w16du:dateUtc="2026-10-02T21:39:00Z">
              <w:rPr>
                <w:rFonts w:ascii="Times New Roman" w:hAnsi="Times New Roman" w:cs="Times New Roman"/>
                <w:sz w:val="24"/>
                <w:szCs w:val="24"/>
                <w:lang w:val="es-PE"/>
              </w:rPr>
            </w:rPrChange>
          </w:rPr>
          <w:t xml:space="preserve">The generated files were imported into </w:t>
        </w:r>
        <w:r w:rsidRPr="00482901">
          <w:rPr>
            <w:rFonts w:ascii="Times New Roman" w:hAnsi="Times New Roman" w:cs="Times New Roman"/>
            <w:i/>
            <w:iCs/>
            <w:sz w:val="24"/>
            <w:szCs w:val="24"/>
            <w:lang w:val="en-US"/>
            <w:rPrChange w:id="149" w:author="Author" w:date="2026-10-02T16:39:00Z" w16du:dateUtc="2026-10-02T21:39:00Z">
              <w:rPr>
                <w:rFonts w:ascii="Times New Roman" w:hAnsi="Times New Roman" w:cs="Times New Roman"/>
                <w:sz w:val="24"/>
                <w:szCs w:val="24"/>
                <w:lang w:val="es-PE"/>
              </w:rPr>
            </w:rPrChange>
          </w:rPr>
          <w:t xml:space="preserve">Field Book v6.2.2 </w:t>
        </w:r>
        <w:r w:rsidRPr="00482901">
          <w:rPr>
            <w:rFonts w:ascii="Times New Roman" w:hAnsi="Times New Roman" w:cs="Times New Roman"/>
            <w:sz w:val="24"/>
            <w:szCs w:val="24"/>
            <w:lang w:val="en-US"/>
            <w:rPrChange w:id="150" w:author="Author" w:date="2026-10-02T16:39:00Z" w16du:dateUtc="2026-10-02T21:39:00Z">
              <w:rPr>
                <w:rFonts w:ascii="Times New Roman" w:hAnsi="Times New Roman" w:cs="Times New Roman"/>
                <w:sz w:val="24"/>
                <w:szCs w:val="24"/>
                <w:lang w:val="es-PE"/>
              </w:rPr>
            </w:rPrChange>
          </w:rPr>
          <w:t xml:space="preserve">for recording phenotypic variables in the field </w:t>
        </w:r>
      </w:ins>
      <w:r w:rsidR="00482901">
        <w:rPr>
          <w:rFonts w:ascii="Times New Roman" w:hAnsi="Times New Roman" w:cs="Times New Roman"/>
          <w:sz w:val="24"/>
          <w:szCs w:val="24"/>
          <w:lang w:val="es-PE"/>
        </w:rPr>
        <w:fldChar w:fldCharType="begin"/>
      </w:r>
      <w:r w:rsidR="00482901" w:rsidRPr="00482901">
        <w:rPr>
          <w:rFonts w:ascii="Times New Roman" w:hAnsi="Times New Roman" w:cs="Times New Roman"/>
          <w:sz w:val="24"/>
          <w:szCs w:val="24"/>
          <w:lang w:val="en-US"/>
          <w:rPrChange w:id="151" w:author="Author" w:date="2026-10-02T16:39:00Z" w16du:dateUtc="2026-10-02T21:39:00Z">
            <w:rPr>
              <w:rFonts w:ascii="Times New Roman" w:hAnsi="Times New Roman" w:cs="Times New Roman"/>
              <w:sz w:val="24"/>
              <w:szCs w:val="24"/>
              <w:lang w:val="es-PE"/>
            </w:rPr>
          </w:rPrChange>
        </w:rPr>
        <w:instrText xml:space="preserve"> ADDIN ZOTERO_ITEM CSL_CITATION {"citationID":"BK7RewjB","properties":{"unsorted":false,"formattedCitation":"(Rife &amp; Poland, 2014)","plainCitation":"(Rife &amp; Poland, 2014)","noteIndex":0},"citationItems":[{"id":5639,"uris":["http://zotero.org/users/15567011/items/F3GSRTJU"],"itemData":{"id":5639,"type":"article-journal","abstract":"Plant breeding and genetics research is an inherently data-driven enterprise. Typical experiments and breeding nurseries can contain thousands of unique entries and programs will often evaluate tens of thousands of plots each year. To function efficiently on this scale, electronic data management becomes essential. Many research programs, however, continue to operate by scribing and transcribing massive amounts of data on paper field books. While effective, this form of data management places heavy burdens on human resources, decreases data integrity, and greatly limits future utilization of data </w:instrText>
      </w:r>
      <w:r w:rsidR="00482901" w:rsidRPr="00482901">
        <w:rPr>
          <w:rFonts w:ascii="Times New Roman" w:hAnsi="Times New Roman" w:cs="Times New Roman"/>
          <w:sz w:val="24"/>
          <w:szCs w:val="24"/>
          <w:lang w:val="en-US"/>
          <w:rPrChange w:id="152" w:author="Author" w:date="2026-10-02T16:37:00Z" w16du:dateUtc="2026-10-02T21:37:00Z">
            <w:rPr>
              <w:rFonts w:ascii="Times New Roman" w:hAnsi="Times New Roman" w:cs="Times New Roman"/>
              <w:sz w:val="24"/>
              <w:szCs w:val="24"/>
              <w:lang w:val="es-PE"/>
            </w:rPr>
          </w:rPrChange>
        </w:rPr>
        <w:instrText xml:space="preserve">and the ability to expand the breeding program. To help address these constraints, we have developed an open-source application for electronic data capture that runs on consumer-grade Android tablets. By focusing on a simple, stand-alone application with an intuitive and customized interface, we attempt to decrease both the technological and cost barriers that hinder adoption of electronic data management in breeding programs. The simplicity of Field Book allows adoption of the technology without a steep learning curve. With low-cost, accessible solutions, the vision of one handheld per breeder can become a reality for breeding programs around the world. Transformational capacity in electronic data collection and management will be essential to realizing a contemporary green revolution.","container-title":"Crop Science","DOI":"10.2135/cropsci2013.08.0579","ISSN":"1435-0653","issue":"4","language":"en","license":"Copyright © 2014 by the Crop Science Society of America, Inc.","note":"_eprint: https://acsess.onlinelibrary.wiley.com/doi/pdf/10.2135/cropsci2013.08.0579","page":"1624-1627","source":"Wiley Online Library","title":"Field Book: An Open-Source Application for Field Data Collection on Android","title-short":"Field Book","volume":"54","author":[{"family":"Rife","given":"Trevor W."},{"family":"Poland","given":"Jesse A."}],"issued":{"date-parts":[["2014"]]}}}],"schema":"https://github.com/citation-style-language/schema/raw/master/csl-citation.json"} </w:instrText>
      </w:r>
      <w:r w:rsidR="00482901">
        <w:rPr>
          <w:rFonts w:ascii="Times New Roman" w:hAnsi="Times New Roman" w:cs="Times New Roman"/>
          <w:sz w:val="24"/>
          <w:szCs w:val="24"/>
          <w:lang w:val="es-PE"/>
        </w:rPr>
        <w:fldChar w:fldCharType="separate"/>
      </w:r>
      <w:r w:rsidR="00482901" w:rsidRPr="00482901">
        <w:rPr>
          <w:rFonts w:ascii="Times New Roman" w:hAnsi="Times New Roman" w:cs="Times New Roman"/>
          <w:sz w:val="24"/>
          <w:lang w:val="en-US"/>
          <w:rPrChange w:id="153" w:author="Author" w:date="2026-10-02T16:37:00Z" w16du:dateUtc="2026-10-02T21:37:00Z">
            <w:rPr>
              <w:rFonts w:ascii="Times New Roman" w:hAnsi="Times New Roman" w:cs="Times New Roman"/>
              <w:sz w:val="24"/>
              <w:lang w:val="es-PE"/>
            </w:rPr>
          </w:rPrChange>
        </w:rPr>
        <w:t>(Rife &amp; Poland, 2014)</w:t>
      </w:r>
      <w:r w:rsidR="00482901">
        <w:rPr>
          <w:rFonts w:ascii="Times New Roman" w:hAnsi="Times New Roman" w:cs="Times New Roman"/>
          <w:sz w:val="24"/>
          <w:szCs w:val="24"/>
          <w:lang w:val="es-PE"/>
        </w:rPr>
        <w:fldChar w:fldCharType="end"/>
      </w:r>
      <w:ins w:id="154" w:author="Author" w:date="2026-10-02T16:32:00Z">
        <w:r w:rsidRPr="00482901">
          <w:rPr>
            <w:rFonts w:ascii="Times New Roman" w:hAnsi="Times New Roman" w:cs="Times New Roman"/>
            <w:sz w:val="24"/>
            <w:szCs w:val="24"/>
            <w:lang w:val="en-US"/>
            <w:rPrChange w:id="155" w:author="Author" w:date="2026-10-02T16:37:00Z" w16du:dateUtc="2026-10-02T21:37:00Z">
              <w:rPr>
                <w:rFonts w:ascii="Times New Roman" w:hAnsi="Times New Roman" w:cs="Times New Roman"/>
                <w:sz w:val="24"/>
                <w:szCs w:val="24"/>
                <w:lang w:val="es-PE"/>
              </w:rPr>
            </w:rPrChange>
          </w:rPr>
          <w:t>.</w:t>
        </w:r>
      </w:ins>
    </w:p>
    <w:p w14:paraId="0194BE77" w14:textId="1D885C2B" w:rsidR="00353101" w:rsidRPr="00482901" w:rsidRDefault="00353101" w:rsidP="00353101">
      <w:pPr>
        <w:jc w:val="both"/>
        <w:rPr>
          <w:ins w:id="156" w:author="Author" w:date="2026-10-02T16:32:00Z"/>
          <w:rFonts w:ascii="Times New Roman" w:hAnsi="Times New Roman" w:cs="Times New Roman"/>
          <w:sz w:val="24"/>
          <w:szCs w:val="24"/>
          <w:lang w:val="en-US"/>
          <w:rPrChange w:id="157" w:author="Author" w:date="2026-10-02T16:39:00Z" w16du:dateUtc="2026-10-02T21:39:00Z">
            <w:rPr>
              <w:ins w:id="158" w:author="Author" w:date="2026-10-02T16:32:00Z"/>
              <w:rFonts w:ascii="Times New Roman" w:hAnsi="Times New Roman" w:cs="Times New Roman"/>
              <w:sz w:val="24"/>
              <w:szCs w:val="24"/>
              <w:lang w:val="es-PE"/>
            </w:rPr>
          </w:rPrChange>
        </w:rPr>
      </w:pPr>
      <w:ins w:id="159" w:author="Author" w:date="2026-10-02T16:32:00Z">
        <w:r w:rsidRPr="00482901">
          <w:rPr>
            <w:rFonts w:ascii="Times New Roman" w:hAnsi="Times New Roman" w:cs="Times New Roman"/>
            <w:sz w:val="24"/>
            <w:szCs w:val="24"/>
            <w:lang w:val="en-US"/>
            <w:rPrChange w:id="160" w:author="Author" w:date="2026-10-02T16:37:00Z" w16du:dateUtc="2026-10-02T21:37:00Z">
              <w:rPr>
                <w:rFonts w:ascii="Times New Roman" w:hAnsi="Times New Roman" w:cs="Times New Roman"/>
                <w:sz w:val="24"/>
                <w:szCs w:val="24"/>
                <w:lang w:val="es-PE"/>
              </w:rPr>
            </w:rPrChange>
          </w:rPr>
          <w:t xml:space="preserve">Statistical processing and graph generation were performed in R v4.6.1 </w:t>
        </w:r>
      </w:ins>
      <w:r w:rsidR="00482901">
        <w:rPr>
          <w:rFonts w:ascii="Times New Roman" w:hAnsi="Times New Roman" w:cs="Times New Roman"/>
          <w:sz w:val="24"/>
          <w:szCs w:val="24"/>
          <w:lang w:val="en-US"/>
        </w:rPr>
        <w:fldChar w:fldCharType="begin"/>
      </w:r>
      <w:r w:rsidR="00482901">
        <w:rPr>
          <w:rFonts w:ascii="Times New Roman" w:hAnsi="Times New Roman" w:cs="Times New Roman"/>
          <w:sz w:val="24"/>
          <w:szCs w:val="24"/>
          <w:lang w:val="en-US"/>
        </w:rPr>
        <w:instrText xml:space="preserve"> ADDIN ZOTERO_ITEM CSL_CITATION {"citationID":"5AhfF3n1","properties":{"unsorted":false,"formattedCitation":"(R Core Team, 2026)","plainCitation":"(R Core Team, 2026)","noteIndex":0},"citationItems":[{"id":5628,"uris":["http://zotero.org/users/15567011/items/B2G8SQ5Q"],"itemData":{"id":5628,"type":"software","publisher":"R Foundation for Statistical Computing","publisher-place":"Vienna, Austria","title":"R: A language and environment for statistical computing","URL":"https://www.r-project.org/","author":[{"family":"R Core Team","given":""}],"issued":{"date-parts":[["2026"]]}}}],"schema":"https://github.com/citation-style-language/schema/raw/master/csl-citation.json"} </w:instrText>
      </w:r>
      <w:r w:rsidR="00482901">
        <w:rPr>
          <w:rFonts w:ascii="Times New Roman" w:hAnsi="Times New Roman" w:cs="Times New Roman"/>
          <w:sz w:val="24"/>
          <w:szCs w:val="24"/>
          <w:lang w:val="en-US"/>
        </w:rPr>
        <w:fldChar w:fldCharType="separate"/>
      </w:r>
      <w:r w:rsidR="00482901" w:rsidRPr="00482901">
        <w:rPr>
          <w:rFonts w:ascii="Times New Roman" w:hAnsi="Times New Roman" w:cs="Times New Roman"/>
          <w:sz w:val="24"/>
          <w:lang w:val="en-US"/>
        </w:rPr>
        <w:t>(R Core Team, 2026)</w:t>
      </w:r>
      <w:r w:rsidR="00482901">
        <w:rPr>
          <w:rFonts w:ascii="Times New Roman" w:hAnsi="Times New Roman" w:cs="Times New Roman"/>
          <w:sz w:val="24"/>
          <w:szCs w:val="24"/>
          <w:lang w:val="en-US"/>
        </w:rPr>
        <w:fldChar w:fldCharType="end"/>
      </w:r>
      <w:ins w:id="161" w:author="Author" w:date="2026-10-02T16:32:00Z">
        <w:r w:rsidRPr="00482901">
          <w:rPr>
            <w:rFonts w:ascii="Times New Roman" w:hAnsi="Times New Roman" w:cs="Times New Roman"/>
            <w:sz w:val="24"/>
            <w:szCs w:val="24"/>
            <w:lang w:val="en-US"/>
            <w:rPrChange w:id="162" w:author="Author" w:date="2026-10-02T16:37:00Z" w16du:dateUtc="2026-10-02T21:37:00Z">
              <w:rPr>
                <w:rFonts w:ascii="Times New Roman" w:hAnsi="Times New Roman" w:cs="Times New Roman"/>
                <w:sz w:val="24"/>
                <w:szCs w:val="24"/>
                <w:lang w:val="es-PE"/>
              </w:rPr>
            </w:rPrChange>
          </w:rPr>
          <w:t>. Morphological diversity was evaluated in 78 accessions using 14 qualitative descriptors, excluding the two checks included in the trial. For each descriptor, the number of observed phenotypic classes (Na) and the relative frequency of each phenotypic class (fi) were determined. Based on the frequency distribution, the effective number of classes (Ne), Nei’s diversity index (He), and the Shannon-Weaver index (H′) were estimated. Nei’s diversity index was used to estimate the probability that two randomly selected accessions would exhibit different phenotypic states</w:t>
        </w:r>
      </w:ins>
      <w:ins w:id="163" w:author="Author" w:date="2026-10-02T16:40:00Z" w16du:dateUtc="2026-10-02T21:40:00Z">
        <w:r w:rsidR="00482901">
          <w:rPr>
            <w:rFonts w:ascii="Times New Roman" w:hAnsi="Times New Roman" w:cs="Times New Roman"/>
            <w:sz w:val="24"/>
            <w:szCs w:val="24"/>
            <w:lang w:val="en-US"/>
          </w:rPr>
          <w:t xml:space="preserve"> </w:t>
        </w:r>
      </w:ins>
      <w:r w:rsidR="00482901">
        <w:rPr>
          <w:rFonts w:ascii="Times New Roman" w:hAnsi="Times New Roman" w:cs="Times New Roman"/>
          <w:sz w:val="24"/>
          <w:szCs w:val="24"/>
          <w:lang w:val="en-US"/>
        </w:rPr>
        <w:fldChar w:fldCharType="begin"/>
      </w:r>
      <w:r w:rsidR="00482901">
        <w:rPr>
          <w:rFonts w:ascii="Times New Roman" w:hAnsi="Times New Roman" w:cs="Times New Roman"/>
          <w:sz w:val="24"/>
          <w:szCs w:val="24"/>
          <w:lang w:val="en-US"/>
        </w:rPr>
        <w:instrText xml:space="preserve"> ADDIN ZOTERO_ITEM CSL_CITATION {"citationID":"7WF8pLGr","properties":{"unsorted":false,"formattedCitation":"(Nei, 1987)","plainCitation":"(Nei, 1987)","noteIndex":0},"citationItems":[{"id":5421,"uris":["http://zotero.org/users/15567011/items/WAR638Q9"],"itemData":{"id":5421,"type":"book","edition":"Reimpresión","ISBN":"0-231-06321-0","number-of-pages":"512","publisher":"Columbia University Press","title":"Molecular Evolutionary Genetics","author":[{"family":"Nei","given":"Masatoshi"}],"issued":{"date-parts":[["1987"]]}}}],"schema":"https://github.com/citation-style-language/schema/raw/master/csl-citation.json"} </w:instrText>
      </w:r>
      <w:r w:rsidR="00482901">
        <w:rPr>
          <w:rFonts w:ascii="Times New Roman" w:hAnsi="Times New Roman" w:cs="Times New Roman"/>
          <w:sz w:val="24"/>
          <w:szCs w:val="24"/>
          <w:lang w:val="en-US"/>
        </w:rPr>
        <w:fldChar w:fldCharType="separate"/>
      </w:r>
      <w:r w:rsidR="00482901" w:rsidRPr="00482901">
        <w:rPr>
          <w:rFonts w:ascii="Times New Roman" w:hAnsi="Times New Roman" w:cs="Times New Roman"/>
          <w:sz w:val="24"/>
          <w:lang w:val="en-US"/>
        </w:rPr>
        <w:t>(Nei, 1987)</w:t>
      </w:r>
      <w:r w:rsidR="00482901">
        <w:rPr>
          <w:rFonts w:ascii="Times New Roman" w:hAnsi="Times New Roman" w:cs="Times New Roman"/>
          <w:sz w:val="24"/>
          <w:szCs w:val="24"/>
          <w:lang w:val="en-US"/>
        </w:rPr>
        <w:fldChar w:fldCharType="end"/>
      </w:r>
      <w:ins w:id="164" w:author="Author" w:date="2026-10-02T16:32:00Z">
        <w:r w:rsidRPr="00482901">
          <w:rPr>
            <w:rFonts w:ascii="Times New Roman" w:hAnsi="Times New Roman" w:cs="Times New Roman"/>
            <w:sz w:val="24"/>
            <w:szCs w:val="24"/>
            <w:lang w:val="en-US"/>
            <w:rPrChange w:id="165" w:author="Author" w:date="2026-10-02T16:37:00Z" w16du:dateUtc="2026-10-02T21:37:00Z">
              <w:rPr>
                <w:rFonts w:ascii="Times New Roman" w:hAnsi="Times New Roman" w:cs="Times New Roman"/>
                <w:sz w:val="24"/>
                <w:szCs w:val="24"/>
                <w:lang w:val="es-PE"/>
              </w:rPr>
            </w:rPrChange>
          </w:rPr>
          <w:t>, whereas the Shannon-Weaver index was used to evaluate diversity by considering both class richness and the evenness of their distribution</w:t>
        </w:r>
      </w:ins>
      <w:ins w:id="166" w:author="Author" w:date="2026-10-02T16:40:00Z" w16du:dateUtc="2026-10-02T21:40:00Z">
        <w:r w:rsidR="00482901">
          <w:rPr>
            <w:rFonts w:ascii="Times New Roman" w:hAnsi="Times New Roman" w:cs="Times New Roman"/>
            <w:sz w:val="24"/>
            <w:szCs w:val="24"/>
            <w:lang w:val="en-US"/>
          </w:rPr>
          <w:t xml:space="preserve"> </w:t>
        </w:r>
      </w:ins>
      <w:r w:rsidR="00482901">
        <w:rPr>
          <w:rFonts w:ascii="Times New Roman" w:hAnsi="Times New Roman" w:cs="Times New Roman"/>
          <w:sz w:val="24"/>
          <w:szCs w:val="24"/>
          <w:lang w:val="en-US"/>
        </w:rPr>
        <w:fldChar w:fldCharType="begin"/>
      </w:r>
      <w:r w:rsidR="00482901">
        <w:rPr>
          <w:rFonts w:ascii="Times New Roman" w:hAnsi="Times New Roman" w:cs="Times New Roman"/>
          <w:sz w:val="24"/>
          <w:szCs w:val="24"/>
          <w:lang w:val="en-US"/>
        </w:rPr>
        <w:instrText xml:space="preserve"> ADDIN ZOTERO_ITEM CSL_CITATION {"citationID":"asLvX3FP","properties":{"unsorted":false,"formattedCitation":"(Shannon &amp; Weaver, 1949)","plainCitation":"(Shannon &amp; Weaver, 1949)","noteIndex":0},"citationItems":[{"id":5423,"uris":["http://zotero.org/users/15567011/items/VG4DJ3JR"],"itemData":{"id":5423,"type":"book","language":"English","publisher":"University of Illinois Press","publisher-place":"Urbana, IL","source":"Zotero","title":"The Mathematical Theory of Communication","author":[{"family":"Shannon","given":"Claude"},{"family":"Weaver","given":"Warren"}],"issued":{"date-parts":[["1949"]]}}}],"schema":"https://github.com/citation-style-language/schema/raw/master/csl-citation.json"} </w:instrText>
      </w:r>
      <w:r w:rsidR="00482901">
        <w:rPr>
          <w:rFonts w:ascii="Times New Roman" w:hAnsi="Times New Roman" w:cs="Times New Roman"/>
          <w:sz w:val="24"/>
          <w:szCs w:val="24"/>
          <w:lang w:val="en-US"/>
        </w:rPr>
        <w:fldChar w:fldCharType="separate"/>
      </w:r>
      <w:r w:rsidR="00482901" w:rsidRPr="00482901">
        <w:rPr>
          <w:rFonts w:ascii="Times New Roman" w:hAnsi="Times New Roman" w:cs="Times New Roman"/>
          <w:sz w:val="24"/>
          <w:lang w:val="en-US"/>
        </w:rPr>
        <w:t>(Shannon &amp; Weaver, 1949)</w:t>
      </w:r>
      <w:r w:rsidR="00482901">
        <w:rPr>
          <w:rFonts w:ascii="Times New Roman" w:hAnsi="Times New Roman" w:cs="Times New Roman"/>
          <w:sz w:val="24"/>
          <w:szCs w:val="24"/>
          <w:lang w:val="en-US"/>
        </w:rPr>
        <w:fldChar w:fldCharType="end"/>
      </w:r>
      <w:ins w:id="167" w:author="Author" w:date="2026-10-02T16:32:00Z">
        <w:r w:rsidRPr="00482901">
          <w:rPr>
            <w:rFonts w:ascii="Times New Roman" w:hAnsi="Times New Roman" w:cs="Times New Roman"/>
            <w:sz w:val="24"/>
            <w:szCs w:val="24"/>
            <w:lang w:val="en-US"/>
            <w:rPrChange w:id="168" w:author="Author" w:date="2026-10-02T16:37:00Z" w16du:dateUtc="2026-10-02T21:37:00Z">
              <w:rPr>
                <w:rFonts w:ascii="Times New Roman" w:hAnsi="Times New Roman" w:cs="Times New Roman"/>
                <w:sz w:val="24"/>
                <w:szCs w:val="24"/>
                <w:lang w:val="es-PE"/>
              </w:rPr>
            </w:rPrChange>
          </w:rPr>
          <w:t xml:space="preserve">. </w:t>
        </w:r>
        <w:r w:rsidRPr="00482901">
          <w:rPr>
            <w:rFonts w:ascii="Times New Roman" w:hAnsi="Times New Roman" w:cs="Times New Roman"/>
            <w:sz w:val="24"/>
            <w:szCs w:val="24"/>
            <w:lang w:val="en-US"/>
            <w:rPrChange w:id="169" w:author="Author" w:date="2026-10-02T16:39:00Z" w16du:dateUtc="2026-10-02T21:39:00Z">
              <w:rPr>
                <w:rFonts w:ascii="Times New Roman" w:hAnsi="Times New Roman" w:cs="Times New Roman"/>
                <w:sz w:val="24"/>
                <w:szCs w:val="24"/>
                <w:lang w:val="es-PE"/>
              </w:rPr>
            </w:rPrChange>
          </w:rPr>
          <w:t xml:space="preserve">The variability associated with the diversity estimators was determined through nonparametric bootstrap using 2,000 </w:t>
        </w:r>
        <w:proofErr w:type="spellStart"/>
        <w:r w:rsidRPr="00482901">
          <w:rPr>
            <w:rFonts w:ascii="Times New Roman" w:hAnsi="Times New Roman" w:cs="Times New Roman"/>
            <w:sz w:val="24"/>
            <w:szCs w:val="24"/>
            <w:lang w:val="en-US"/>
            <w:rPrChange w:id="170" w:author="Author" w:date="2026-10-02T16:39:00Z" w16du:dateUtc="2026-10-02T21:39:00Z">
              <w:rPr>
                <w:rFonts w:ascii="Times New Roman" w:hAnsi="Times New Roman" w:cs="Times New Roman"/>
                <w:sz w:val="24"/>
                <w:szCs w:val="24"/>
                <w:lang w:val="es-PE"/>
              </w:rPr>
            </w:rPrChange>
          </w:rPr>
          <w:t>resamplings</w:t>
        </w:r>
        <w:proofErr w:type="spellEnd"/>
        <w:r w:rsidRPr="00482901">
          <w:rPr>
            <w:rFonts w:ascii="Times New Roman" w:hAnsi="Times New Roman" w:cs="Times New Roman"/>
            <w:sz w:val="24"/>
            <w:szCs w:val="24"/>
            <w:lang w:val="en-US"/>
            <w:rPrChange w:id="171" w:author="Author" w:date="2026-10-02T16:39:00Z" w16du:dateUtc="2026-10-02T21:39:00Z">
              <w:rPr>
                <w:rFonts w:ascii="Times New Roman" w:hAnsi="Times New Roman" w:cs="Times New Roman"/>
                <w:sz w:val="24"/>
                <w:szCs w:val="24"/>
                <w:lang w:val="es-PE"/>
              </w:rPr>
            </w:rPrChange>
          </w:rPr>
          <w:t xml:space="preserve"> of the accessions with replacement. The 95% confidence intervals were estimated using the percentile method with a fixed random seed of 123 to ensure reproducibility of the analysis. The mean values of each </w:t>
        </w:r>
        <w:r w:rsidRPr="00482901">
          <w:rPr>
            <w:rFonts w:ascii="Times New Roman" w:hAnsi="Times New Roman" w:cs="Times New Roman"/>
            <w:sz w:val="24"/>
            <w:szCs w:val="24"/>
            <w:lang w:val="en-US"/>
            <w:rPrChange w:id="172" w:author="Author" w:date="2026-10-02T16:39:00Z" w16du:dateUtc="2026-10-02T21:39:00Z">
              <w:rPr>
                <w:rFonts w:ascii="Times New Roman" w:hAnsi="Times New Roman" w:cs="Times New Roman"/>
                <w:sz w:val="24"/>
                <w:szCs w:val="24"/>
                <w:lang w:val="es-PE"/>
              </w:rPr>
            </w:rPrChange>
          </w:rPr>
          <w:lastRenderedPageBreak/>
          <w:t>index across the 14 descriptors were calculated together with their standard error and 95% confidence intervals obtained using Student’s t-distribution.</w:t>
        </w:r>
      </w:ins>
    </w:p>
    <w:p w14:paraId="5CA93FE7" w14:textId="3B6EF837" w:rsidR="0098644F" w:rsidRPr="00482901" w:rsidDel="00353101" w:rsidRDefault="00353101" w:rsidP="00362197">
      <w:pPr>
        <w:jc w:val="both"/>
        <w:rPr>
          <w:del w:id="173" w:author="Author" w:date="2026-10-02T16:32:00Z" w16du:dateUtc="2026-10-02T21:32:00Z"/>
          <w:rFonts w:ascii="Times New Roman" w:hAnsi="Times New Roman" w:cs="Times New Roman"/>
          <w:sz w:val="24"/>
          <w:szCs w:val="24"/>
          <w:lang w:val="en-US"/>
          <w:rPrChange w:id="174" w:author="Author" w:date="2026-10-02T16:39:00Z" w16du:dateUtc="2026-10-02T21:39:00Z">
            <w:rPr>
              <w:del w:id="175" w:author="Author" w:date="2026-10-02T16:32:00Z" w16du:dateUtc="2026-10-02T21:32:00Z"/>
              <w:rFonts w:ascii="Times New Roman" w:hAnsi="Times New Roman" w:cs="Times New Roman"/>
              <w:sz w:val="24"/>
              <w:szCs w:val="24"/>
              <w:lang w:val="es-PE"/>
            </w:rPr>
          </w:rPrChange>
        </w:rPr>
      </w:pPr>
      <w:ins w:id="176" w:author="Author" w:date="2026-10-02T16:32:00Z">
        <w:r w:rsidRPr="00482901">
          <w:rPr>
            <w:rFonts w:ascii="Times New Roman" w:hAnsi="Times New Roman" w:cs="Times New Roman"/>
            <w:sz w:val="24"/>
            <w:szCs w:val="24"/>
            <w:lang w:val="en-US"/>
            <w:rPrChange w:id="177" w:author="Author" w:date="2026-10-02T16:39:00Z" w16du:dateUtc="2026-10-02T21:39:00Z">
              <w:rPr>
                <w:rFonts w:ascii="Times New Roman" w:hAnsi="Times New Roman" w:cs="Times New Roman"/>
                <w:sz w:val="24"/>
                <w:szCs w:val="24"/>
                <w:lang w:val="es-PE"/>
              </w:rPr>
            </w:rPrChange>
          </w:rPr>
          <w:t xml:space="preserve">Quantitative variables were analyzed using linear mixed models fitted to the augmented design, using the H2cal() function of the inti v0.7.4 package </w:t>
        </w:r>
      </w:ins>
      <w:r w:rsidR="00482901">
        <w:rPr>
          <w:rFonts w:ascii="Times New Roman" w:hAnsi="Times New Roman" w:cs="Times New Roman"/>
          <w:sz w:val="24"/>
          <w:szCs w:val="24"/>
          <w:lang w:val="en-US"/>
        </w:rPr>
        <w:fldChar w:fldCharType="begin"/>
      </w:r>
      <w:r w:rsidR="00C704D3">
        <w:rPr>
          <w:rFonts w:ascii="Times New Roman" w:hAnsi="Times New Roman" w:cs="Times New Roman"/>
          <w:sz w:val="24"/>
          <w:szCs w:val="24"/>
          <w:lang w:val="en-US"/>
        </w:rPr>
        <w:instrText xml:space="preserve"> ADDIN ZOTERO_ITEM CSL_CITATION {"citationID":"BL8emZZy","properties":{"unsorted":false,"formattedCitation":"(Lozano-Isla et\\uc0\\u160{}al., 2026)","plainCitation":"(Lozano-Isla et al., 2026)","noteIndex":0},"citationItems":[{"id":7618,"uris":["http://zotero.org/users/15567011/items/QAXHDZQZ"],"itemData":{"id":7618,"type":"software","abstract":"The 'inti' package is part of the 'inkaverse' project for developing different procedures and tools used in plant science and experimental designs. The mean aim of the package is to support researchers during the planning of experiments and data collection (tarpuy()), data analysis and graphics (yupana()) , and scientific writing. Learn more about the 'inkaverse' project at &lt;https://inkaverse.com/&gt;.","license":"GPL-3 | file LICENSE","source":"R-Packages","title":"inti: Tools and Statistical Procedures in Plant Science","title-short":"inti","URL":"https://cran.r-project.org/web/packages/inti/index.html","version":"0.6.92","author":[{"family":"Lozano-Isla","given":"Flavio"},{"family":"Kistner","given":"María Belén"},{"family":"QuipoLab","given":""},{"family":"Inkaverse","given":""}],"accessed":{"date-parts":[["2026",4,3]]},"issued":{"date-parts":[["2026",3,23]]}}}],"schema":"https://github.com/citation-style-language/schema/raw/master/csl-citation.json"} </w:instrText>
      </w:r>
      <w:r w:rsidR="00482901">
        <w:rPr>
          <w:rFonts w:ascii="Times New Roman" w:hAnsi="Times New Roman" w:cs="Times New Roman"/>
          <w:sz w:val="24"/>
          <w:szCs w:val="24"/>
          <w:lang w:val="en-US"/>
        </w:rPr>
        <w:fldChar w:fldCharType="separate"/>
      </w:r>
      <w:r w:rsidR="00C704D3" w:rsidRPr="00C704D3">
        <w:rPr>
          <w:rFonts w:ascii="Times New Roman" w:hAnsi="Times New Roman" w:cs="Times New Roman"/>
          <w:kern w:val="0"/>
          <w:sz w:val="24"/>
        </w:rPr>
        <w:t>(Lozano-Isla et al., 2026)</w:t>
      </w:r>
      <w:r w:rsidR="00482901">
        <w:rPr>
          <w:rFonts w:ascii="Times New Roman" w:hAnsi="Times New Roman" w:cs="Times New Roman"/>
          <w:sz w:val="24"/>
          <w:szCs w:val="24"/>
          <w:lang w:val="en-US"/>
        </w:rPr>
        <w:fldChar w:fldCharType="end"/>
      </w:r>
      <w:ins w:id="178" w:author="Author" w:date="2026-10-02T16:32:00Z">
        <w:r w:rsidRPr="00482901">
          <w:rPr>
            <w:rFonts w:ascii="Times New Roman" w:hAnsi="Times New Roman" w:cs="Times New Roman"/>
            <w:sz w:val="24"/>
            <w:szCs w:val="24"/>
            <w:lang w:val="en-US"/>
            <w:rPrChange w:id="179" w:author="Author" w:date="2026-10-02T16:39:00Z" w16du:dateUtc="2026-10-02T21:39:00Z">
              <w:rPr>
                <w:rFonts w:ascii="Times New Roman" w:hAnsi="Times New Roman" w:cs="Times New Roman"/>
                <w:sz w:val="24"/>
                <w:szCs w:val="24"/>
                <w:lang w:val="es-PE"/>
              </w:rPr>
            </w:rPrChange>
          </w:rPr>
          <w:t xml:space="preserve">, based on the mixed models implemented in lme4 v2.0-6 </w:t>
        </w:r>
      </w:ins>
      <w:r w:rsidR="00C704D3">
        <w:rPr>
          <w:rFonts w:ascii="Times New Roman" w:hAnsi="Times New Roman" w:cs="Times New Roman"/>
          <w:sz w:val="24"/>
          <w:szCs w:val="24"/>
          <w:lang w:val="en-US"/>
        </w:rPr>
        <w:fldChar w:fldCharType="begin"/>
      </w:r>
      <w:r w:rsidR="00C704D3">
        <w:rPr>
          <w:rFonts w:ascii="Times New Roman" w:hAnsi="Times New Roman" w:cs="Times New Roman"/>
          <w:sz w:val="24"/>
          <w:szCs w:val="24"/>
          <w:lang w:val="en-US"/>
        </w:rPr>
        <w:instrText xml:space="preserve"> ADDIN ZOTERO_ITEM CSL_CITATION {"citationID":"zKP58fX9","properties":{"unsorted":false,"formattedCitation":"(Bates et\\uc0\\u160{}al., 2026)","plainCitation":"(Bates et al., 2026)","noteIndex":0},"citationItems":[{"id":7619,"uris":["http://zotero.org/users/15567011/items/TKWUPXZH"],"itemData":{"id":7619,"type":"software","abstract":"Fit linear and generalized linear mixed-effects models. The models and their components are represented using S4 classes and methods. The core computational algorithms are implemented using the 'Eigen' C++ library for numerical linear algebra and 'RcppEigen' \"glue\".","license":"GPL-2 | GPL-3 [expanded from: GPL (≥ 2)]","source":"R-Packages","title":"lme4: Linear Mixed-Effects Models using 'Eigen' and S4","title-short":"lme4","URL":"https://cran.r-project.org/web/packages/lme4/index.html","version":"2.0-1","author":[{"family":"Bates","given":"Douglas"},{"family":"Maechler","given":"Martin"},{"family":"Bolker  [cre","given":"Ben"},{"family":"aut","given":""},{"family":"Walker","given":"Steven"},{"family":"Christensen","given":"Rune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on"},{"family":"Tanaka","given":"Emi"},{"family":"Jagan","given":"Mikael"},{"family":"Boylan","given":"Ross D."},{"family":"Ly","given":"Anna"}],"accessed":{"date-parts":[["2026",4,3]]},"issued":{"date-parts":[["2026",3,5]]}}}],"schema":"https://github.com/citation-style-language/schema/raw/master/csl-citation.json"} </w:instrText>
      </w:r>
      <w:r w:rsidR="00C704D3">
        <w:rPr>
          <w:rFonts w:ascii="Times New Roman" w:hAnsi="Times New Roman" w:cs="Times New Roman"/>
          <w:sz w:val="24"/>
          <w:szCs w:val="24"/>
          <w:lang w:val="en-US"/>
        </w:rPr>
        <w:fldChar w:fldCharType="separate"/>
      </w:r>
      <w:r w:rsidR="00C704D3" w:rsidRPr="00C704D3">
        <w:rPr>
          <w:rFonts w:ascii="Times New Roman" w:hAnsi="Times New Roman" w:cs="Times New Roman"/>
          <w:kern w:val="0"/>
          <w:sz w:val="24"/>
        </w:rPr>
        <w:t>(Bates et al., 2026)</w:t>
      </w:r>
      <w:r w:rsidR="00C704D3">
        <w:rPr>
          <w:rFonts w:ascii="Times New Roman" w:hAnsi="Times New Roman" w:cs="Times New Roman"/>
          <w:sz w:val="24"/>
          <w:szCs w:val="24"/>
          <w:lang w:val="en-US"/>
        </w:rPr>
        <w:fldChar w:fldCharType="end"/>
      </w:r>
      <w:ins w:id="180" w:author="Author" w:date="2026-10-02T16:32:00Z">
        <w:r w:rsidRPr="00482901">
          <w:rPr>
            <w:rFonts w:ascii="Times New Roman" w:hAnsi="Times New Roman" w:cs="Times New Roman"/>
            <w:sz w:val="24"/>
            <w:szCs w:val="24"/>
            <w:lang w:val="en-US"/>
            <w:rPrChange w:id="181" w:author="Author" w:date="2026-10-02T16:39:00Z" w16du:dateUtc="2026-10-02T21:39:00Z">
              <w:rPr>
                <w:rFonts w:ascii="Times New Roman" w:hAnsi="Times New Roman" w:cs="Times New Roman"/>
                <w:sz w:val="24"/>
                <w:szCs w:val="24"/>
                <w:lang w:val="es-PE"/>
              </w:rPr>
            </w:rPrChange>
          </w:rPr>
          <w:t>. To estimate the BLUEs of the 78 accessions, an independent model was fitted for each trait:</w:t>
        </w:r>
      </w:ins>
      <w:del w:id="182" w:author="Author" w:date="2026-10-02T16:32:00Z" w16du:dateUtc="2026-10-02T21:32:00Z">
        <w:r w:rsidR="00000000" w:rsidRPr="00362197" w:rsidDel="00353101">
          <w:rPr>
            <w:rFonts w:ascii="Times New Roman" w:hAnsi="Times New Roman" w:cs="Times New Roman"/>
            <w:sz w:val="24"/>
            <w:szCs w:val="24"/>
          </w:rPr>
          <w:delText xml:space="preserve">For experiment planning and data collection, the </w:delText>
        </w:r>
        <w:r w:rsidR="00000000" w:rsidRPr="00362197" w:rsidDel="00353101">
          <w:rPr>
            <w:rFonts w:ascii="Times New Roman" w:hAnsi="Times New Roman" w:cs="Times New Roman"/>
            <w:i/>
            <w:iCs/>
            <w:sz w:val="24"/>
            <w:szCs w:val="24"/>
          </w:rPr>
          <w:delText>Huito</w:delText>
        </w:r>
        <w:r w:rsidR="00000000" w:rsidRPr="00362197" w:rsidDel="00353101">
          <w:rPr>
            <w:rFonts w:ascii="Times New Roman" w:hAnsi="Times New Roman" w:cs="Times New Roman"/>
            <w:sz w:val="24"/>
            <w:szCs w:val="24"/>
          </w:rPr>
          <w:delText xml:space="preserve"> and </w:delText>
        </w:r>
        <w:r w:rsidR="00000000" w:rsidRPr="00362197" w:rsidDel="00353101">
          <w:rPr>
            <w:rFonts w:ascii="Times New Roman" w:hAnsi="Times New Roman" w:cs="Times New Roman"/>
            <w:i/>
            <w:iCs/>
            <w:sz w:val="24"/>
            <w:szCs w:val="24"/>
          </w:rPr>
          <w:delText>Tarpuy</w:delText>
        </w:r>
        <w:r w:rsidR="00000000" w:rsidRPr="00362197" w:rsidDel="00353101">
          <w:rPr>
            <w:rFonts w:ascii="Times New Roman" w:hAnsi="Times New Roman" w:cs="Times New Roman"/>
            <w:sz w:val="24"/>
            <w:szCs w:val="24"/>
          </w:rPr>
          <w:delText xml:space="preserve"> tools and the </w:delText>
        </w:r>
        <w:r w:rsidR="00000000" w:rsidRPr="00362197" w:rsidDel="00353101">
          <w:rPr>
            <w:rFonts w:ascii="Times New Roman" w:hAnsi="Times New Roman" w:cs="Times New Roman"/>
            <w:i/>
            <w:iCs/>
            <w:sz w:val="24"/>
            <w:szCs w:val="24"/>
          </w:rPr>
          <w:delText>Field Boo</w:delText>
        </w:r>
        <w:r w:rsidR="00000000" w:rsidRPr="00362197" w:rsidDel="00353101">
          <w:rPr>
            <w:rFonts w:ascii="Times New Roman" w:hAnsi="Times New Roman" w:cs="Times New Roman"/>
            <w:sz w:val="24"/>
            <w:szCs w:val="24"/>
          </w:rPr>
          <w:delText xml:space="preserve">k mobile application were used. The </w:delText>
        </w:r>
        <w:r w:rsidR="00000000" w:rsidRPr="00362197" w:rsidDel="00353101">
          <w:rPr>
            <w:rFonts w:ascii="Times New Roman" w:hAnsi="Times New Roman" w:cs="Times New Roman"/>
            <w:i/>
            <w:iCs/>
            <w:sz w:val="24"/>
            <w:szCs w:val="24"/>
          </w:rPr>
          <w:delText>Huito v0.2.6</w:delText>
        </w:r>
        <w:r w:rsidR="00000000" w:rsidRPr="00362197" w:rsidDel="00353101">
          <w:rPr>
            <w:rFonts w:ascii="Times New Roman" w:hAnsi="Times New Roman" w:cs="Times New Roman"/>
            <w:sz w:val="24"/>
            <w:szCs w:val="24"/>
          </w:rPr>
          <w:delText xml:space="preserve"> software was used to generate labels including the code of each accession and its respective QR code </w:delText>
        </w:r>
        <w:r w:rsidR="009C381F" w:rsidDel="00353101">
          <w:rPr>
            <w:rFonts w:ascii="Times New Roman" w:hAnsi="Times New Roman" w:cs="Times New Roman"/>
            <w:sz w:val="24"/>
            <w:szCs w:val="24"/>
          </w:rPr>
          <w:fldChar w:fldCharType="begin"/>
        </w:r>
        <w:r w:rsidR="009C381F" w:rsidDel="00353101">
          <w:rPr>
            <w:rFonts w:ascii="Times New Roman" w:hAnsi="Times New Roman" w:cs="Times New Roman"/>
            <w:sz w:val="24"/>
            <w:szCs w:val="24"/>
          </w:rPr>
          <w:delInstrText xml:space="preserve"> ADDIN ZOTERO_ITEM CSL_CITATION {"citationID":"AwkZ7oOP","properties":{"unsorted":false,"formattedCitation":"(Lozano-Isla, 2025)","plainCitation":"(Lozano-Isla, 2025)","noteIndex":0},"citationItems":[{"id":5641,"uris":["http://zotero.org/users/15567011/items/U2PS84AQ"],"itemData":{"id":5641,"type":"software","abstract":"An open-source R package to deploys reproducible and flexible labels using layers. The 'huito' package is part of the 'inkaverse' project for developing different procedures and tools used in plant science and experimental designs. Learn more about the 'inkaverse' project at &lt;https://inkaverse.com/&gt;.","license":"GPL-3 | file LICENSE","source":"R-Packages","title":"huito: Reproducible and Flexible Label Design","title-short":"huito","URL":"https://cran.r-project.org/web/packages/huito/index.html","version":"0.2.6","author":[{"family":"Lozano-Isla","given":"Flavio"}],"accessed":{"date-parts":[["2025",10,23]]},"issued":{"date-parts":[["2025",10,18]]}}}],"schema":"https://github.com/citation-style-language/schema/raw/master/csl-citation.json"} </w:delInstrText>
        </w:r>
        <w:r w:rsidR="009C381F" w:rsidDel="00353101">
          <w:rPr>
            <w:rFonts w:ascii="Times New Roman" w:hAnsi="Times New Roman" w:cs="Times New Roman"/>
            <w:sz w:val="24"/>
            <w:szCs w:val="24"/>
          </w:rPr>
          <w:fldChar w:fldCharType="separate"/>
        </w:r>
        <w:r w:rsidR="009C381F" w:rsidRPr="009C381F" w:rsidDel="00353101">
          <w:rPr>
            <w:rFonts w:ascii="Times New Roman" w:hAnsi="Times New Roman" w:cs="Times New Roman"/>
            <w:sz w:val="24"/>
          </w:rPr>
          <w:delText>(Lozano-Isla, 2025)</w:delText>
        </w:r>
        <w:r w:rsidR="009C381F" w:rsidDel="00353101">
          <w:rPr>
            <w:rFonts w:ascii="Times New Roman" w:hAnsi="Times New Roman" w:cs="Times New Roman"/>
            <w:sz w:val="24"/>
            <w:szCs w:val="24"/>
          </w:rPr>
          <w:fldChar w:fldCharType="end"/>
        </w:r>
        <w:r w:rsidR="00000000" w:rsidRPr="00362197" w:rsidDel="00353101">
          <w:rPr>
            <w:rFonts w:ascii="Times New Roman" w:hAnsi="Times New Roman" w:cs="Times New Roman"/>
            <w:sz w:val="24"/>
            <w:szCs w:val="24"/>
          </w:rPr>
          <w:delText xml:space="preserve">. In turn, </w:delText>
        </w:r>
        <w:r w:rsidR="00000000" w:rsidRPr="00362197" w:rsidDel="00353101">
          <w:rPr>
            <w:rFonts w:ascii="Times New Roman" w:hAnsi="Times New Roman" w:cs="Times New Roman"/>
            <w:i/>
            <w:iCs/>
            <w:sz w:val="24"/>
            <w:szCs w:val="24"/>
          </w:rPr>
          <w:delText>Tarpuy v0.6.9</w:delText>
        </w:r>
        <w:r w:rsidR="00000000" w:rsidRPr="00362197" w:rsidDel="00353101">
          <w:rPr>
            <w:rFonts w:ascii="Times New Roman" w:hAnsi="Times New Roman" w:cs="Times New Roman"/>
            <w:sz w:val="24"/>
            <w:szCs w:val="24"/>
          </w:rPr>
          <w:delText xml:space="preserve"> allowed structuring the trial variables and accessions, generating independent files for each </w:delText>
        </w:r>
        <w:r w:rsidR="003D125C" w:rsidDel="00353101">
          <w:rPr>
            <w:rFonts w:ascii="Times New Roman" w:hAnsi="Times New Roman" w:cs="Times New Roman"/>
            <w:sz w:val="24"/>
            <w:szCs w:val="24"/>
          </w:rPr>
          <w:fldChar w:fldCharType="begin"/>
        </w:r>
        <w:r w:rsidR="003D125C" w:rsidDel="00353101">
          <w:rPr>
            <w:rFonts w:ascii="Times New Roman" w:hAnsi="Times New Roman" w:cs="Times New Roman"/>
            <w:sz w:val="24"/>
            <w:szCs w:val="24"/>
          </w:rPr>
          <w:delInstrText xml:space="preserve"> ADDIN ZOTERO_ITEM CSL_CITATION {"citationID":"5vqiejbN","properties":{"unsorted":false,"formattedCitation":"(Lozano-Isla, 2020)","plainCitation":"(Lozano-Isla, 2020)","noteIndex":0},"citationItems":[{"id":5643,"uris":["http://zotero.org/users/15567011/items/WLP64STS"],"itemData":{"id":5643,"type":"dataset","abstract":"The 'inti' package is part of the 'inkaverse' project for developing  different procedures and tools used in plant science and experimental designs.  The mean aim of the package is to support researchers during the planning of experiments and data collection (tarpuy()), data analysis and graphics (yupana()) , and scientific writing.  Learn more about the 'inkaverse' project at &lt;https://inkaverse.com/&gt;.","DOI":"10.32614/CRAN.package.inti","language":"en","note":"Institution: Comprehensive R Archive Network\npage: 0.6.9","source":"DOI.org (Crossref)","title":"inti: Tools and Statistical Procedures in Plant Science","title-short":"inti","URL":"https://CRAN.R-project.org/package=inti","version":"0.6.9","author":[{"family":"Lozano-Isla","given":"Flavio"}],"accessed":{"date-parts":[["2025",10,23]]},"issued":{"date-parts":[["2020",10,22]]}}}],"schema":"https://github.com/citation-style-language/schema/raw/master/csl-citation.json"} </w:delInstrText>
        </w:r>
        <w:r w:rsidR="003D125C" w:rsidDel="00353101">
          <w:rPr>
            <w:rFonts w:ascii="Times New Roman" w:hAnsi="Times New Roman" w:cs="Times New Roman"/>
            <w:sz w:val="24"/>
            <w:szCs w:val="24"/>
          </w:rPr>
          <w:fldChar w:fldCharType="separate"/>
        </w:r>
        <w:r w:rsidR="003D125C" w:rsidRPr="003D125C" w:rsidDel="00353101">
          <w:rPr>
            <w:rFonts w:ascii="Times New Roman" w:hAnsi="Times New Roman" w:cs="Times New Roman"/>
            <w:sz w:val="24"/>
          </w:rPr>
          <w:delText>(Lozano-Isla, 2020)</w:delText>
        </w:r>
        <w:r w:rsidR="003D125C" w:rsidDel="00353101">
          <w:rPr>
            <w:rFonts w:ascii="Times New Roman" w:hAnsi="Times New Roman" w:cs="Times New Roman"/>
            <w:sz w:val="24"/>
            <w:szCs w:val="24"/>
          </w:rPr>
          <w:fldChar w:fldCharType="end"/>
        </w:r>
        <w:r w:rsidR="00000000" w:rsidRPr="00362197" w:rsidDel="00353101">
          <w:rPr>
            <w:rFonts w:ascii="Times New Roman" w:hAnsi="Times New Roman" w:cs="Times New Roman"/>
            <w:sz w:val="24"/>
            <w:szCs w:val="24"/>
          </w:rPr>
          <w:delText xml:space="preserve">, which were subsequently imported into </w:delText>
        </w:r>
        <w:r w:rsidR="00000000" w:rsidRPr="00362197" w:rsidDel="00353101">
          <w:rPr>
            <w:rFonts w:ascii="Times New Roman" w:hAnsi="Times New Roman" w:cs="Times New Roman"/>
            <w:i/>
            <w:iCs/>
            <w:sz w:val="24"/>
            <w:szCs w:val="24"/>
          </w:rPr>
          <w:delText>Field Book v6.2.2</w:delText>
        </w:r>
        <w:r w:rsidR="00000000" w:rsidRPr="00362197" w:rsidDel="00353101">
          <w:rPr>
            <w:rFonts w:ascii="Times New Roman" w:hAnsi="Times New Roman" w:cs="Times New Roman"/>
            <w:sz w:val="24"/>
            <w:szCs w:val="24"/>
          </w:rPr>
          <w:delText xml:space="preserve"> for field data recording </w:delText>
        </w:r>
        <w:r w:rsidR="009C381F" w:rsidDel="00353101">
          <w:rPr>
            <w:rFonts w:ascii="Times New Roman" w:hAnsi="Times New Roman" w:cs="Times New Roman"/>
            <w:sz w:val="24"/>
            <w:szCs w:val="24"/>
          </w:rPr>
          <w:fldChar w:fldCharType="begin"/>
        </w:r>
        <w:r w:rsidR="003D125C" w:rsidDel="00353101">
          <w:rPr>
            <w:rFonts w:ascii="Times New Roman" w:hAnsi="Times New Roman" w:cs="Times New Roman"/>
            <w:sz w:val="24"/>
            <w:szCs w:val="24"/>
          </w:rPr>
          <w:delInstrText xml:space="preserve"> ADDIN ZOTERO_ITEM CSL_CITATION {"citationID":"Qx8Opbgu","properties":{"unsorted":false,"formattedCitation":"(Rife &amp; Poland, 2014)","plainCitation":"(Rife &amp; Poland, 2014)","noteIndex":0},"citationItems":[{"id":5639,"uris":["http://zotero.org/users/15567011/items/F3GSRTJU"],"itemData":{"id":5639,"type":"article-journal","abstract":"Plant breeding and genetics research is an inherently data-driven enterprise. Typical experiments and breeding nurseries can contain thousands of unique entries and programs will often evaluate tens of thousands of plots each year. To function efficiently on this scale, electronic data management becomes essential. Many research programs, however, continue to operate by scribing and transcribing massive amounts of data on paper field books. While effective, this form of data management places heavy burdens on human resources, decreases data integrity, and greatly limits future utilization of data and the ability to expand the breeding program. To help address these constraints, we have developed an open-source application for electronic data capture that runs on consumer-grade Android tablets. By focusing on a simple, stand-alone application with an intuitive and customized interface, we attempt to decrease both the technological and cost barriers that hinder adoption of electronic data management in breeding programs. The simplicity of Field Book allows adoption of the technology without a steep learning curve. With low-cost, accessible solutions, the vision of one handheld per breeder can become a reality for breeding programs around the world. Transformational capacity in electronic data collection and management will be essential to realizing a contemporary green revolution.","container-title":"Crop Science","DOI":"10.2135/cropsci2013.08.0579","ISSN":"1435-0653","issue":"4","language":"en","license":"Copyright © 2014 by the Crop Science Society of America, Inc.","note":"_eprint: https://acsess.onlinelibrary.wiley.com/doi/pdf/10.2135/cropsci2013.08.0579","page":"1624-1627","source":"Wiley Online Library","title":"Field Book: An Open-Source Application for Field Data Collection on Android","title-short":"Field Book","volume":"54","author":[{"family":"Rife","given":"Trevor W."},{"family":"Poland","given":"Jesse A."}],"issued":{"date-parts":[["2014"]]}}}],"schema":"https://github.com/citation-style-language/schema/raw/master/csl-citation.json"} </w:delInstrText>
        </w:r>
        <w:r w:rsidR="009C381F" w:rsidDel="00353101">
          <w:rPr>
            <w:rFonts w:ascii="Times New Roman" w:hAnsi="Times New Roman" w:cs="Times New Roman"/>
            <w:sz w:val="24"/>
            <w:szCs w:val="24"/>
          </w:rPr>
          <w:fldChar w:fldCharType="separate"/>
        </w:r>
        <w:r w:rsidR="003D125C" w:rsidRPr="003D125C" w:rsidDel="00353101">
          <w:rPr>
            <w:rFonts w:ascii="Times New Roman" w:hAnsi="Times New Roman" w:cs="Times New Roman"/>
            <w:sz w:val="24"/>
          </w:rPr>
          <w:delText>(Rife &amp; Poland, 2014)</w:delText>
        </w:r>
        <w:r w:rsidR="009C381F" w:rsidDel="00353101">
          <w:rPr>
            <w:rFonts w:ascii="Times New Roman" w:hAnsi="Times New Roman" w:cs="Times New Roman"/>
            <w:sz w:val="24"/>
            <w:szCs w:val="24"/>
          </w:rPr>
          <w:fldChar w:fldCharType="end"/>
        </w:r>
        <w:r w:rsidR="00000000" w:rsidRPr="00362197" w:rsidDel="00353101">
          <w:rPr>
            <w:rFonts w:ascii="Times New Roman" w:hAnsi="Times New Roman" w:cs="Times New Roman"/>
            <w:sz w:val="24"/>
            <w:szCs w:val="24"/>
          </w:rPr>
          <w:delText>.</w:delText>
        </w:r>
      </w:del>
    </w:p>
    <w:p w14:paraId="624F560A" w14:textId="77777777" w:rsidR="00353101" w:rsidRPr="00482901" w:rsidRDefault="00353101" w:rsidP="00362197">
      <w:pPr>
        <w:jc w:val="both"/>
        <w:rPr>
          <w:ins w:id="183" w:author="Author" w:date="2026-10-02T16:32:00Z" w16du:dateUtc="2026-10-02T21:32:00Z"/>
          <w:rFonts w:ascii="Times New Roman" w:hAnsi="Times New Roman" w:cs="Times New Roman"/>
          <w:sz w:val="24"/>
          <w:szCs w:val="24"/>
          <w:lang w:val="en-US"/>
          <w:rPrChange w:id="184" w:author="Author" w:date="2026-10-02T16:39:00Z" w16du:dateUtc="2026-10-02T21:39:00Z">
            <w:rPr>
              <w:ins w:id="185" w:author="Author" w:date="2026-10-02T16:32:00Z" w16du:dateUtc="2026-10-02T21:32:00Z"/>
              <w:rFonts w:ascii="Times New Roman" w:hAnsi="Times New Roman" w:cs="Times New Roman"/>
              <w:sz w:val="24"/>
              <w:szCs w:val="24"/>
              <w:lang w:val="es-PE"/>
            </w:rPr>
          </w:rPrChange>
        </w:rPr>
      </w:pPr>
    </w:p>
    <w:p w14:paraId="247503DB" w14:textId="758EC718" w:rsidR="00353101" w:rsidRPr="00362197" w:rsidRDefault="00353101" w:rsidP="00353101">
      <w:pPr>
        <w:jc w:val="center"/>
        <w:rPr>
          <w:ins w:id="186" w:author="Author" w:date="2026-10-02T16:32:00Z" w16du:dateUtc="2026-10-02T21:32:00Z"/>
          <w:rFonts w:ascii="Times New Roman" w:hAnsi="Times New Roman" w:cs="Times New Roman"/>
          <w:sz w:val="24"/>
          <w:szCs w:val="24"/>
        </w:rPr>
      </w:pPr>
      <w:ins w:id="187" w:author="Author" w:date="2026-10-02T16:33:00Z">
        <w:r w:rsidRPr="00353101">
          <w:rPr>
            <w:rFonts w:ascii="Times New Roman" w:hAnsi="Times New Roman" w:cs="Times New Roman"/>
            <w:sz w:val="24"/>
            <w:szCs w:val="24"/>
          </w:rPr>
          <w:t>y ~ 0 + (1|block) + (1|rows) + (1|cols) + (1|</w:t>
        </w:r>
        <w:proofErr w:type="gramStart"/>
        <w:r w:rsidRPr="00353101">
          <w:rPr>
            <w:rFonts w:ascii="Times New Roman" w:hAnsi="Times New Roman" w:cs="Times New Roman"/>
            <w:sz w:val="24"/>
            <w:szCs w:val="24"/>
          </w:rPr>
          <w:t>entry:checks</w:t>
        </w:r>
        <w:proofErr w:type="gramEnd"/>
        <w:r w:rsidRPr="00353101">
          <w:rPr>
            <w:rFonts w:ascii="Times New Roman" w:hAnsi="Times New Roman" w:cs="Times New Roman"/>
            <w:sz w:val="24"/>
            <w:szCs w:val="24"/>
          </w:rPr>
          <w:t xml:space="preserve">) + </w:t>
        </w:r>
        <w:proofErr w:type="spellStart"/>
        <w:r w:rsidRPr="00353101">
          <w:rPr>
            <w:rFonts w:ascii="Times New Roman" w:hAnsi="Times New Roman" w:cs="Times New Roman"/>
            <w:sz w:val="24"/>
            <w:szCs w:val="24"/>
          </w:rPr>
          <w:t>geno</w:t>
        </w:r>
        <w:proofErr w:type="spellEnd"/>
        <w:r w:rsidRPr="00353101">
          <w:rPr>
            <w:rFonts w:ascii="Times New Roman" w:hAnsi="Times New Roman" w:cs="Times New Roman"/>
            <w:sz w:val="24"/>
            <w:szCs w:val="24"/>
          </w:rPr>
          <w:t>,</w:t>
        </w:r>
      </w:ins>
    </w:p>
    <w:p w14:paraId="50731E8C" w14:textId="77777777" w:rsidR="00353101" w:rsidRPr="00C704D3" w:rsidRDefault="00353101" w:rsidP="00353101">
      <w:pPr>
        <w:jc w:val="both"/>
        <w:rPr>
          <w:ins w:id="188" w:author="Author" w:date="2026-10-02T16:34:00Z"/>
          <w:rFonts w:ascii="Times New Roman" w:hAnsi="Times New Roman" w:cs="Times New Roman"/>
          <w:sz w:val="24"/>
          <w:szCs w:val="24"/>
          <w:lang w:val="en-US"/>
        </w:rPr>
      </w:pPr>
      <w:ins w:id="189" w:author="Author" w:date="2026-10-02T16:34:00Z">
        <w:r w:rsidRPr="00353101">
          <w:rPr>
            <w:rFonts w:ascii="Times New Roman" w:hAnsi="Times New Roman" w:cs="Times New Roman"/>
            <w:sz w:val="24"/>
            <w:szCs w:val="24"/>
            <w:lang w:val="en-US"/>
          </w:rPr>
          <w:t xml:space="preserve">where y corresponds to the observed value of the trait, block, rows, and cols represent the random effects associated with the experimental and spatial structure, entry corresponds to the effect associated with the repeated checks, and </w:t>
        </w:r>
        <w:proofErr w:type="spellStart"/>
        <w:r w:rsidRPr="00353101">
          <w:rPr>
            <w:rFonts w:ascii="Times New Roman" w:hAnsi="Times New Roman" w:cs="Times New Roman"/>
            <w:sz w:val="24"/>
            <w:szCs w:val="24"/>
            <w:lang w:val="en-US"/>
          </w:rPr>
          <w:t>geno</w:t>
        </w:r>
        <w:proofErr w:type="spellEnd"/>
        <w:r w:rsidRPr="00353101">
          <w:rPr>
            <w:rFonts w:ascii="Times New Roman" w:hAnsi="Times New Roman" w:cs="Times New Roman"/>
            <w:sz w:val="24"/>
            <w:szCs w:val="24"/>
            <w:lang w:val="en-US"/>
          </w:rPr>
          <w:t xml:space="preserve"> represents the fixed effect of genotype. </w:t>
        </w:r>
        <w:r w:rsidRPr="00C704D3">
          <w:rPr>
            <w:rFonts w:ascii="Times New Roman" w:hAnsi="Times New Roman" w:cs="Times New Roman"/>
            <w:sz w:val="24"/>
            <w:szCs w:val="24"/>
            <w:lang w:val="en-US"/>
          </w:rPr>
          <w:t>Genotype was considered a fixed effect to obtain unshrunk and comparable estimates among accessions. The BLUEs obtained for each trait were integrated by accession and constituted the matrix used in subsequent analyses. From these values, the mean, minimum and maximum values, and coefficient of variation of each trait were calculated. Broad-sense heritability was estimated using the same model, considering genotype as a random effect.</w:t>
        </w:r>
      </w:ins>
    </w:p>
    <w:p w14:paraId="6405623F" w14:textId="7CFC544A" w:rsidR="0098644F" w:rsidRPr="00482901" w:rsidDel="00353101" w:rsidRDefault="00353101" w:rsidP="00362197">
      <w:pPr>
        <w:jc w:val="both"/>
        <w:rPr>
          <w:del w:id="190" w:author="Author" w:date="2026-10-02T16:32:00Z" w16du:dateUtc="2026-10-02T21:32:00Z"/>
          <w:rFonts w:ascii="Times New Roman" w:hAnsi="Times New Roman" w:cs="Times New Roman"/>
          <w:sz w:val="24"/>
          <w:szCs w:val="24"/>
          <w:lang w:val="en-US"/>
          <w:rPrChange w:id="191" w:author="Author" w:date="2026-10-02T16:39:00Z" w16du:dateUtc="2026-10-02T21:39:00Z">
            <w:rPr>
              <w:del w:id="192" w:author="Author" w:date="2026-10-02T16:32:00Z" w16du:dateUtc="2026-10-02T21:32:00Z"/>
              <w:rFonts w:ascii="Times New Roman" w:hAnsi="Times New Roman" w:cs="Times New Roman"/>
              <w:sz w:val="24"/>
              <w:szCs w:val="24"/>
            </w:rPr>
          </w:rPrChange>
        </w:rPr>
      </w:pPr>
      <w:ins w:id="193" w:author="Author" w:date="2026-10-02T16:34:00Z">
        <w:r w:rsidRPr="00C704D3">
          <w:rPr>
            <w:rFonts w:ascii="Times New Roman" w:hAnsi="Times New Roman" w:cs="Times New Roman"/>
            <w:sz w:val="24"/>
            <w:szCs w:val="24"/>
            <w:lang w:val="en-US"/>
          </w:rPr>
          <w:t xml:space="preserve">Principal component analysis (PCA) was performed using </w:t>
        </w:r>
        <w:proofErr w:type="spellStart"/>
        <w:r w:rsidRPr="00C704D3">
          <w:rPr>
            <w:rFonts w:ascii="Times New Roman" w:hAnsi="Times New Roman" w:cs="Times New Roman"/>
            <w:i/>
            <w:iCs/>
            <w:sz w:val="24"/>
            <w:szCs w:val="24"/>
            <w:lang w:val="en-US"/>
          </w:rPr>
          <w:t>FactoMineR</w:t>
        </w:r>
        <w:proofErr w:type="spellEnd"/>
        <w:r w:rsidRPr="00C704D3">
          <w:rPr>
            <w:rFonts w:ascii="Times New Roman" w:hAnsi="Times New Roman" w:cs="Times New Roman"/>
            <w:i/>
            <w:iCs/>
            <w:sz w:val="24"/>
            <w:szCs w:val="24"/>
            <w:lang w:val="en-US"/>
          </w:rPr>
          <w:t xml:space="preserve"> v2.17</w:t>
        </w:r>
        <w:r w:rsidRPr="00C704D3">
          <w:rPr>
            <w:rFonts w:ascii="Times New Roman" w:hAnsi="Times New Roman" w:cs="Times New Roman"/>
            <w:sz w:val="24"/>
            <w:szCs w:val="24"/>
            <w:lang w:val="en-US"/>
          </w:rPr>
          <w:t xml:space="preserve"> </w:t>
        </w:r>
      </w:ins>
      <w:r w:rsidR="00C704D3">
        <w:rPr>
          <w:rFonts w:ascii="Times New Roman" w:hAnsi="Times New Roman" w:cs="Times New Roman"/>
          <w:sz w:val="24"/>
          <w:szCs w:val="24"/>
          <w:lang w:val="en-US"/>
        </w:rPr>
        <w:fldChar w:fldCharType="begin"/>
      </w:r>
      <w:r w:rsidR="00C704D3">
        <w:rPr>
          <w:rFonts w:ascii="Times New Roman" w:hAnsi="Times New Roman" w:cs="Times New Roman"/>
          <w:sz w:val="24"/>
          <w:szCs w:val="24"/>
          <w:lang w:val="en-US"/>
        </w:rPr>
        <w:instrText xml:space="preserve"> ADDIN ZOTERO_ITEM CSL_CITATION {"citationID":"eCyHvy4O","properties":{"unsorted":false,"formattedCitation":"(Husson et\\uc0\\u160{}al., 2026)","plainCitation":"(Husson et al., 2026)","noteIndex":0},"citationItems":[{"id":7620,"uris":["http://zotero.org/users/15567011/items/A7XBZ8QP"],"itemData":{"id":7620,"type":"software","abstract":"Exploratory data analysis methods to summarize, visualize and describe datasets. The main principal component methods are available, those with the largest potential in terms of applications: principal component analysis (PCA) when variables are quantitative, correspondence analysis (CA) and multiple correspondence analysis (MCA) when variables are categorical, Multiple Factor Analysis when variables are structured in groups, etc. and hierarchical cluster analysis. F. Husson, S. Le and J. Pages (2017).","license":"GPL-2 | GPL-3 [expanded from: GPL (≥ 2)]","source":"R-Packages","title":"FactoMineR: Multivariate Exploratory Data Analysis and Data Mining","title-short":"FactoMineR","URL":"https://cran.r-project.org/web/packages/FactoMineR/index.html","version":"2.13","author":[{"family":"Husson","given":"Francois"},{"family":"Josse","given":"Julie"},{"family":"Le","given":"Sebastien"},{"family":"Mazet","given":"Jeremy"}],"accessed":{"date-parts":[["2026",4,3]]},"issued":{"date-parts":[["2026",1,12]]}}}],"schema":"https://github.com/citation-style-language/schema/raw/master/csl-citation.json"} </w:instrText>
      </w:r>
      <w:r w:rsidR="00C704D3">
        <w:rPr>
          <w:rFonts w:ascii="Times New Roman" w:hAnsi="Times New Roman" w:cs="Times New Roman"/>
          <w:sz w:val="24"/>
          <w:szCs w:val="24"/>
          <w:lang w:val="en-US"/>
        </w:rPr>
        <w:fldChar w:fldCharType="separate"/>
      </w:r>
      <w:r w:rsidR="00C704D3" w:rsidRPr="00C704D3">
        <w:rPr>
          <w:rFonts w:ascii="Times New Roman" w:hAnsi="Times New Roman" w:cs="Times New Roman"/>
          <w:kern w:val="0"/>
          <w:sz w:val="24"/>
        </w:rPr>
        <w:t>(Husson et al., 2026)</w:t>
      </w:r>
      <w:r w:rsidR="00C704D3">
        <w:rPr>
          <w:rFonts w:ascii="Times New Roman" w:hAnsi="Times New Roman" w:cs="Times New Roman"/>
          <w:sz w:val="24"/>
          <w:szCs w:val="24"/>
          <w:lang w:val="en-US"/>
        </w:rPr>
        <w:fldChar w:fldCharType="end"/>
      </w:r>
      <w:ins w:id="194" w:author="Author" w:date="2026-10-02T16:34:00Z">
        <w:r w:rsidRPr="00C704D3">
          <w:rPr>
            <w:rFonts w:ascii="Times New Roman" w:hAnsi="Times New Roman" w:cs="Times New Roman"/>
            <w:sz w:val="24"/>
            <w:szCs w:val="24"/>
            <w:lang w:val="en-US"/>
          </w:rPr>
          <w:t xml:space="preserve">. Accession clustering was performed through hierarchical clustering on principal components (HCPC), using Ward’s method in </w:t>
        </w:r>
        <w:proofErr w:type="spellStart"/>
        <w:r w:rsidRPr="00C704D3">
          <w:rPr>
            <w:rFonts w:ascii="Times New Roman" w:hAnsi="Times New Roman" w:cs="Times New Roman"/>
            <w:i/>
            <w:iCs/>
            <w:sz w:val="24"/>
            <w:szCs w:val="24"/>
            <w:lang w:val="en-US"/>
          </w:rPr>
          <w:t>FactoMineR</w:t>
        </w:r>
        <w:proofErr w:type="spellEnd"/>
        <w:r w:rsidRPr="00C704D3">
          <w:rPr>
            <w:rFonts w:ascii="Times New Roman" w:hAnsi="Times New Roman" w:cs="Times New Roman"/>
            <w:i/>
            <w:iCs/>
            <w:sz w:val="24"/>
            <w:szCs w:val="24"/>
            <w:lang w:val="en-US"/>
          </w:rPr>
          <w:t xml:space="preserve"> v2.17</w:t>
        </w:r>
        <w:r w:rsidRPr="00C704D3">
          <w:rPr>
            <w:rFonts w:ascii="Times New Roman" w:hAnsi="Times New Roman" w:cs="Times New Roman"/>
            <w:sz w:val="24"/>
            <w:szCs w:val="24"/>
            <w:lang w:val="en-US"/>
          </w:rPr>
          <w:t xml:space="preserve"> and </w:t>
        </w:r>
        <w:proofErr w:type="spellStart"/>
        <w:r w:rsidRPr="00C704D3">
          <w:rPr>
            <w:rFonts w:ascii="Times New Roman" w:hAnsi="Times New Roman" w:cs="Times New Roman"/>
            <w:i/>
            <w:iCs/>
            <w:sz w:val="24"/>
            <w:szCs w:val="24"/>
            <w:lang w:val="en-US"/>
          </w:rPr>
          <w:t>factoextra</w:t>
        </w:r>
        <w:proofErr w:type="spellEnd"/>
        <w:r w:rsidRPr="00C704D3">
          <w:rPr>
            <w:rFonts w:ascii="Times New Roman" w:hAnsi="Times New Roman" w:cs="Times New Roman"/>
            <w:i/>
            <w:iCs/>
            <w:sz w:val="24"/>
            <w:szCs w:val="24"/>
            <w:lang w:val="en-US"/>
          </w:rPr>
          <w:t xml:space="preserve"> v2.2.0</w:t>
        </w:r>
        <w:r w:rsidRPr="00C704D3">
          <w:rPr>
            <w:rFonts w:ascii="Times New Roman" w:hAnsi="Times New Roman" w:cs="Times New Roman"/>
            <w:sz w:val="24"/>
            <w:szCs w:val="24"/>
            <w:lang w:val="en-US"/>
          </w:rPr>
          <w:t xml:space="preserve"> </w:t>
        </w:r>
      </w:ins>
      <w:r w:rsidR="00C704D3">
        <w:rPr>
          <w:rFonts w:ascii="Times New Roman" w:hAnsi="Times New Roman" w:cs="Times New Roman"/>
          <w:sz w:val="24"/>
          <w:szCs w:val="24"/>
          <w:lang w:val="en-US"/>
        </w:rPr>
        <w:fldChar w:fldCharType="begin"/>
      </w:r>
      <w:r w:rsidR="00C704D3">
        <w:rPr>
          <w:rFonts w:ascii="Times New Roman" w:hAnsi="Times New Roman" w:cs="Times New Roman"/>
          <w:sz w:val="24"/>
          <w:szCs w:val="24"/>
          <w:lang w:val="en-US"/>
        </w:rPr>
        <w:instrText xml:space="preserve"> ADDIN ZOTERO_ITEM CSL_CITATION {"citationID":"C5nvrMhT","properties":{"unsorted":false,"formattedCitation":"(Kassambara &amp; Mundt, 2020)","plainCitation":"(Kassambara &amp; Mundt, 2020)","noteIndex":0},"citationItems":[{"id":5631,"uris":["http://zotero.org/users/15567011/items/IGEESDUI"],"itemData":{"id":5631,"type":"software","abstract":"Provides some easy-to-use functions to extract and visualize the output of multivariate data analyses, including 'PCA' (Principal Component Analysis), 'CA' (Correspondence Analysis), 'MCA' (Multiple Correspondence Analysis), 'FAMD' (Factor Analysis of Mixed Data), 'MFA' (Multiple Factor Analysis) and 'HMFA' (Hierarchical Multiple Factor Analysis) functions from different R packages. It contains also functions for simplifying some clustering analysis steps and provides 'ggplot2' - based elegant data visualization.","license":"GPL-2","source":"R-Packages","title":"factoextra: Extract and Visualize the Results of Multivariate Data Analyses","title-short":"factoextra","URL":"https://cran.r-project.org/web/packages/factoextra/index.html","version":"1.0.7","author":[{"family":"Kassambara","given":"Alboukadel"},{"family":"Mundt","given":"Fabian"}],"accessed":{"date-parts":[["2025",10,16]]},"issued":{"date-parts":[["2020",4,1]]}}}],"schema":"https://github.com/citation-style-language/schema/raw/master/csl-citation.json"} </w:instrText>
      </w:r>
      <w:r w:rsidR="00C704D3">
        <w:rPr>
          <w:rFonts w:ascii="Times New Roman" w:hAnsi="Times New Roman" w:cs="Times New Roman"/>
          <w:sz w:val="24"/>
          <w:szCs w:val="24"/>
          <w:lang w:val="en-US"/>
        </w:rPr>
        <w:fldChar w:fldCharType="separate"/>
      </w:r>
      <w:r w:rsidR="00C704D3" w:rsidRPr="00C704D3">
        <w:rPr>
          <w:rFonts w:ascii="Times New Roman" w:hAnsi="Times New Roman" w:cs="Times New Roman"/>
          <w:sz w:val="24"/>
          <w:lang w:val="en-US"/>
        </w:rPr>
        <w:t>(</w:t>
      </w:r>
      <w:proofErr w:type="spellStart"/>
      <w:r w:rsidR="00C704D3" w:rsidRPr="00C704D3">
        <w:rPr>
          <w:rFonts w:ascii="Times New Roman" w:hAnsi="Times New Roman" w:cs="Times New Roman"/>
          <w:sz w:val="24"/>
          <w:lang w:val="en-US"/>
        </w:rPr>
        <w:t>Kassambara</w:t>
      </w:r>
      <w:proofErr w:type="spellEnd"/>
      <w:r w:rsidR="00C704D3" w:rsidRPr="00C704D3">
        <w:rPr>
          <w:rFonts w:ascii="Times New Roman" w:hAnsi="Times New Roman" w:cs="Times New Roman"/>
          <w:sz w:val="24"/>
          <w:lang w:val="en-US"/>
        </w:rPr>
        <w:t xml:space="preserve"> &amp; Mundt, 2020)</w:t>
      </w:r>
      <w:r w:rsidR="00C704D3">
        <w:rPr>
          <w:rFonts w:ascii="Times New Roman" w:hAnsi="Times New Roman" w:cs="Times New Roman"/>
          <w:sz w:val="24"/>
          <w:szCs w:val="24"/>
          <w:lang w:val="en-US"/>
        </w:rPr>
        <w:fldChar w:fldCharType="end"/>
      </w:r>
      <w:ins w:id="195" w:author="Author" w:date="2026-10-02T16:34:00Z">
        <w:r w:rsidRPr="00C704D3">
          <w:rPr>
            <w:rFonts w:ascii="Times New Roman" w:hAnsi="Times New Roman" w:cs="Times New Roman"/>
            <w:sz w:val="24"/>
            <w:szCs w:val="24"/>
            <w:lang w:val="en-US"/>
          </w:rPr>
          <w:t xml:space="preserve">. HCPC allowed the accessions to be classified using uncorrelated principal components and the contribution of the variables to the factorial axes to be interpreted. The number of groups was defined using HCPC and validated with the within-group sum of squares, silhouette, and gap statistic. Stability was evaluated with </w:t>
        </w:r>
        <w:proofErr w:type="spellStart"/>
        <w:r w:rsidRPr="00C704D3">
          <w:rPr>
            <w:rFonts w:ascii="Times New Roman" w:hAnsi="Times New Roman" w:cs="Times New Roman"/>
            <w:sz w:val="24"/>
            <w:szCs w:val="24"/>
            <w:lang w:val="en-US"/>
          </w:rPr>
          <w:t>pvclust</w:t>
        </w:r>
        <w:proofErr w:type="spellEnd"/>
        <w:r w:rsidRPr="00C704D3">
          <w:rPr>
            <w:rFonts w:ascii="Times New Roman" w:hAnsi="Times New Roman" w:cs="Times New Roman"/>
            <w:sz w:val="24"/>
            <w:szCs w:val="24"/>
            <w:lang w:val="en-US"/>
          </w:rPr>
          <w:t xml:space="preserve"> (Euclidean distance, Ward.D2), differences among groups through MANOVA (Wilks’ lambda) and ANOVA, and agreement with other clustering methods through the adjusted Rand index. Associations among the 17 traits were analyzed using Spearman’s correlation coefficient with the </w:t>
        </w:r>
        <w:proofErr w:type="spellStart"/>
        <w:r w:rsidRPr="00C704D3">
          <w:rPr>
            <w:rFonts w:ascii="Times New Roman" w:hAnsi="Times New Roman" w:cs="Times New Roman"/>
            <w:sz w:val="24"/>
            <w:szCs w:val="24"/>
            <w:lang w:val="en-US"/>
          </w:rPr>
          <w:t>pairs.panels</w:t>
        </w:r>
        <w:proofErr w:type="spellEnd"/>
        <w:r w:rsidRPr="00C704D3">
          <w:rPr>
            <w:rFonts w:ascii="Times New Roman" w:hAnsi="Times New Roman" w:cs="Times New Roman"/>
            <w:sz w:val="24"/>
            <w:szCs w:val="24"/>
            <w:lang w:val="en-US"/>
          </w:rPr>
          <w:t xml:space="preserve">() function of the </w:t>
        </w:r>
        <w:r w:rsidRPr="00C704D3">
          <w:rPr>
            <w:rFonts w:ascii="Times New Roman" w:hAnsi="Times New Roman" w:cs="Times New Roman"/>
            <w:i/>
            <w:iCs/>
            <w:sz w:val="24"/>
            <w:szCs w:val="24"/>
            <w:lang w:val="en-US"/>
          </w:rPr>
          <w:t xml:space="preserve">psych v2.6.9 </w:t>
        </w:r>
        <w:r w:rsidRPr="00C704D3">
          <w:rPr>
            <w:rFonts w:ascii="Times New Roman" w:hAnsi="Times New Roman" w:cs="Times New Roman"/>
            <w:sz w:val="24"/>
            <w:szCs w:val="24"/>
            <w:lang w:val="en-US"/>
          </w:rPr>
          <w:t xml:space="preserve">package </w:t>
        </w:r>
      </w:ins>
      <w:r w:rsidR="00C704D3">
        <w:rPr>
          <w:rFonts w:ascii="Times New Roman" w:hAnsi="Times New Roman" w:cs="Times New Roman"/>
          <w:sz w:val="24"/>
          <w:szCs w:val="24"/>
          <w:lang w:val="en-US"/>
        </w:rPr>
        <w:fldChar w:fldCharType="begin"/>
      </w:r>
      <w:r w:rsidR="00C704D3">
        <w:rPr>
          <w:rFonts w:ascii="Times New Roman" w:hAnsi="Times New Roman" w:cs="Times New Roman"/>
          <w:sz w:val="24"/>
          <w:szCs w:val="24"/>
          <w:lang w:val="en-US"/>
        </w:rPr>
        <w:instrText xml:space="preserve"> ADDIN ZOTERO_ITEM CSL_CITATION {"citationID":"hkjOvu3u","properties":{"unsorted":false,"formattedCitation":"(Revelle, 2026)","plainCitation":"(Revelle, 2026)","noteIndex":0},"citationItems":[{"id":7621,"uris":["http://zotero.org/users/15567011/items/U4MZIHQS"],"itemData":{"id":7621,"type":"software","abstract":"A general purpose toolbox developed originally for personality, psychometric theory and experimental psychology. Functions are primarily for multivariate analysis and scale construction using factor analysis, principal component analysis, cluster analysis and reliability analysis, although others provide basic descriptive statistics. Item Response Theory is done using factor analysis of tetrachoric and polychoric correlations. Functions for analyzing data at multiple levels include within and between group statistics, including correlations and factor analysis. Validation and cross validation of scales developed using basic machine learning algorithms are provided, as are functions for simulating and testing particular item and test structures. Several functions serve as a useful front end for structural equation modeling. Graphical displays of path diagrams, including mediation models, factor analysis and structural equation models are created using basic graphics. Some of the functions are written to support a book on psychometric theory as well as publications in personality research. For more information, see the &lt;https://personality-project.org/r/&gt; web page.","license":"GPL-2 | GPL-3 [expanded from: GPL (≥ 2)]","source":"R-Packages","title":"psych: Procedures for Psychological, Psychometric, and Personality Research","title-short":"psych","URL":"https://cran.r-project.org/web/packages/psych/index.html","version":"2.6.3","author":[{"family":"Revelle","given":"William"}],"accessed":{"date-parts":[["2026",4,3]]},"issued":{"date-parts":[["2026",3,25]]}}}],"schema":"https://github.com/citation-style-language/schema/raw/master/csl-citation.json"} </w:instrText>
      </w:r>
      <w:r w:rsidR="00C704D3">
        <w:rPr>
          <w:rFonts w:ascii="Times New Roman" w:hAnsi="Times New Roman" w:cs="Times New Roman"/>
          <w:sz w:val="24"/>
          <w:szCs w:val="24"/>
          <w:lang w:val="en-US"/>
        </w:rPr>
        <w:fldChar w:fldCharType="separate"/>
      </w:r>
      <w:r w:rsidR="00C704D3" w:rsidRPr="00C704D3">
        <w:rPr>
          <w:rFonts w:ascii="Times New Roman" w:hAnsi="Times New Roman" w:cs="Times New Roman"/>
          <w:sz w:val="24"/>
          <w:lang w:val="en-US"/>
        </w:rPr>
        <w:t>(Revelle, 2026)</w:t>
      </w:r>
      <w:r w:rsidR="00C704D3">
        <w:rPr>
          <w:rFonts w:ascii="Times New Roman" w:hAnsi="Times New Roman" w:cs="Times New Roman"/>
          <w:sz w:val="24"/>
          <w:szCs w:val="24"/>
          <w:lang w:val="en-US"/>
        </w:rPr>
        <w:fldChar w:fldCharType="end"/>
      </w:r>
      <w:ins w:id="196" w:author="Author" w:date="2026-10-02T16:34:00Z">
        <w:r w:rsidRPr="00C704D3">
          <w:rPr>
            <w:rFonts w:ascii="Times New Roman" w:hAnsi="Times New Roman" w:cs="Times New Roman"/>
            <w:sz w:val="24"/>
            <w:szCs w:val="24"/>
            <w:lang w:val="en-US"/>
          </w:rPr>
          <w:t xml:space="preserve">, with significance adjustment using the Benjamini–Hochberg procedure. Multiple factor analysis (MFA) was performed with </w:t>
        </w:r>
        <w:proofErr w:type="spellStart"/>
        <w:r w:rsidRPr="00C704D3">
          <w:rPr>
            <w:rFonts w:ascii="Times New Roman" w:hAnsi="Times New Roman" w:cs="Times New Roman"/>
            <w:i/>
            <w:iCs/>
            <w:sz w:val="24"/>
            <w:szCs w:val="24"/>
            <w:lang w:val="en-US"/>
          </w:rPr>
          <w:t>FactoMineR</w:t>
        </w:r>
        <w:proofErr w:type="spellEnd"/>
        <w:r w:rsidRPr="00C704D3">
          <w:rPr>
            <w:rFonts w:ascii="Times New Roman" w:hAnsi="Times New Roman" w:cs="Times New Roman"/>
            <w:i/>
            <w:iCs/>
            <w:sz w:val="24"/>
            <w:szCs w:val="24"/>
            <w:lang w:val="en-US"/>
          </w:rPr>
          <w:t xml:space="preserve"> v2.17</w:t>
        </w:r>
        <w:r w:rsidRPr="00C704D3">
          <w:rPr>
            <w:rFonts w:ascii="Times New Roman" w:hAnsi="Times New Roman" w:cs="Times New Roman"/>
            <w:sz w:val="24"/>
            <w:szCs w:val="24"/>
            <w:lang w:val="en-US"/>
          </w:rPr>
          <w:t xml:space="preserve"> using the BLUEs of GH, D50F, D90M, NPP, YP, SW, HI, PH90M, and SD, organized into morphology, phenology, and yield groups. Promising accessions were identified by considering those with yield higher than the best check and seed weight equal to or greater than the best check, using a composite index based on standardized values of yield, seed weight, and harvest index.</w:t>
        </w:r>
      </w:ins>
      <w:del w:id="197" w:author="Author" w:date="2026-10-02T16:32:00Z" w16du:dateUtc="2026-10-02T21:32:00Z">
        <w:r w:rsidR="00000000" w:rsidRPr="00362197" w:rsidDel="00353101">
          <w:rPr>
            <w:rFonts w:ascii="Times New Roman" w:hAnsi="Times New Roman" w:cs="Times New Roman"/>
            <w:sz w:val="24"/>
            <w:szCs w:val="24"/>
          </w:rPr>
          <w:delText xml:space="preserve">For statistical processing and graph elaboration, the </w:delText>
        </w:r>
        <w:r w:rsidR="00000000" w:rsidRPr="00362197" w:rsidDel="00353101">
          <w:rPr>
            <w:rFonts w:ascii="Times New Roman" w:hAnsi="Times New Roman" w:cs="Times New Roman"/>
            <w:i/>
            <w:iCs/>
            <w:sz w:val="24"/>
            <w:szCs w:val="24"/>
          </w:rPr>
          <w:delText>R v4.5.1</w:delText>
        </w:r>
        <w:r w:rsidR="00000000" w:rsidRPr="00362197" w:rsidDel="00353101">
          <w:rPr>
            <w:rFonts w:ascii="Times New Roman" w:hAnsi="Times New Roman" w:cs="Times New Roman"/>
            <w:sz w:val="24"/>
            <w:szCs w:val="24"/>
          </w:rPr>
          <w:delText xml:space="preserve"> programming language was used </w:delText>
        </w:r>
        <w:r w:rsidR="003D125C" w:rsidDel="00353101">
          <w:rPr>
            <w:rFonts w:ascii="Times New Roman" w:hAnsi="Times New Roman" w:cs="Times New Roman"/>
            <w:sz w:val="24"/>
            <w:szCs w:val="24"/>
          </w:rPr>
          <w:fldChar w:fldCharType="begin"/>
        </w:r>
        <w:r w:rsidR="003D125C" w:rsidDel="00353101">
          <w:rPr>
            <w:rFonts w:ascii="Times New Roman" w:hAnsi="Times New Roman" w:cs="Times New Roman"/>
            <w:sz w:val="24"/>
            <w:szCs w:val="24"/>
          </w:rPr>
          <w:delInstrText xml:space="preserve"> ADDIN ZOTERO_ITEM CSL_CITATION {"citationID":"HoNOjJ0R","properties":{"unsorted":false,"formattedCitation":"(R Core Team, 2025)","plainCitation":"(R Core Team, 2025)","noteIndex":0},"citationItems":[{"id":5628,"uris":["http://zotero.org/users/15567011/items/B2G8SQ5Q"],"itemData":{"id":5628,"type":"software","publisher":"R Foundation for Statistical Computing","publisher-place":"Vienna, Austria","title":"R: A language and environment for statistical computing","URL":"https://www.r-project.org/","author":[{"family":"R Core Team","given":""}],"issued":{"date-parts":[["2025"]]}}}],"schema":"https://github.com/citation-style-language/schema/raw/master/csl-citation.json"} </w:delInstrText>
        </w:r>
        <w:r w:rsidR="003D125C" w:rsidDel="00353101">
          <w:rPr>
            <w:rFonts w:ascii="Times New Roman" w:hAnsi="Times New Roman" w:cs="Times New Roman"/>
            <w:sz w:val="24"/>
            <w:szCs w:val="24"/>
          </w:rPr>
          <w:fldChar w:fldCharType="separate"/>
        </w:r>
        <w:r w:rsidR="003D125C" w:rsidRPr="003D125C" w:rsidDel="00353101">
          <w:rPr>
            <w:rFonts w:ascii="Times New Roman" w:hAnsi="Times New Roman" w:cs="Times New Roman"/>
            <w:sz w:val="24"/>
          </w:rPr>
          <w:delText>(R Core Team, 2025)</w:delText>
        </w:r>
        <w:r w:rsidR="003D125C" w:rsidDel="00353101">
          <w:rPr>
            <w:rFonts w:ascii="Times New Roman" w:hAnsi="Times New Roman" w:cs="Times New Roman"/>
            <w:sz w:val="24"/>
            <w:szCs w:val="24"/>
          </w:rPr>
          <w:fldChar w:fldCharType="end"/>
        </w:r>
        <w:r w:rsidR="00000000" w:rsidRPr="00362197" w:rsidDel="00353101">
          <w:rPr>
            <w:rFonts w:ascii="Times New Roman" w:hAnsi="Times New Roman" w:cs="Times New Roman"/>
            <w:sz w:val="24"/>
            <w:szCs w:val="24"/>
          </w:rPr>
          <w:delText xml:space="preserve">. The morphological diversity of the seeds was evaluated based on six qualitative traits, using the </w:delText>
        </w:r>
        <w:r w:rsidR="00000000" w:rsidRPr="00362197" w:rsidDel="00353101">
          <w:rPr>
            <w:rFonts w:ascii="Times New Roman" w:hAnsi="Times New Roman" w:cs="Times New Roman"/>
            <w:i/>
            <w:iCs/>
            <w:sz w:val="24"/>
            <w:szCs w:val="24"/>
          </w:rPr>
          <w:delText>vegan v2.7-2</w:delText>
        </w:r>
        <w:r w:rsidR="00000000" w:rsidRPr="00362197" w:rsidDel="00353101">
          <w:rPr>
            <w:rFonts w:ascii="Times New Roman" w:hAnsi="Times New Roman" w:cs="Times New Roman"/>
            <w:sz w:val="24"/>
            <w:szCs w:val="24"/>
          </w:rPr>
          <w:delText xml:space="preserve"> package </w:delText>
        </w:r>
        <w:r w:rsidR="003D125C" w:rsidDel="00353101">
          <w:rPr>
            <w:rFonts w:ascii="Times New Roman" w:hAnsi="Times New Roman" w:cs="Times New Roman"/>
            <w:sz w:val="24"/>
            <w:szCs w:val="24"/>
          </w:rPr>
          <w:fldChar w:fldCharType="begin"/>
        </w:r>
        <w:r w:rsidR="003D125C" w:rsidDel="00353101">
          <w:rPr>
            <w:rFonts w:ascii="Times New Roman" w:hAnsi="Times New Roman" w:cs="Times New Roman"/>
            <w:sz w:val="24"/>
            <w:szCs w:val="24"/>
          </w:rPr>
          <w:delInstrText xml:space="preserve"> ADDIN ZOTERO_ITEM CSL_CITATION {"citationID":"R2GBiq0B","properties":{"unsorted":false,"formattedCitation":"(Oksanen et\\uc0\\u160{}al., 2001)","plainCitation":"(Oksanen et al., 2001)","noteIndex":0},"citationItems":[{"id":5645,"uris":["http://zotero.org/users/15567011/items/C8G2R9WK"],"itemData":{"id":5645,"type":"dataset","abstract":"Ordination methods, diversity analysis and other functions for community and vegetation ecologists.","DOI":"10.32614/CRAN.package.vegan","language":"en","note":"Institution: Comprehensive R Archive Network\npage: 2.7-2","source":"DOI.org (Crossref)","title":"vegan: Community Ecology Package","title-short":"vegan","URL":"https://CRAN.R-project.org/package=vegan","author":[{"family":"Oksanen","given":"Jari"},{"family":"Simpson","given":"Gavin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J.F."},{"family":"Weedon","given":"James"}],"accessed":{"date-parts":[["2025",10,23]]},"issued":{"date-parts":[["2001",9,6]]}}}],"schema":"https://github.com/citation-style-language/schema/raw/master/csl-citation.json"} </w:delInstrText>
        </w:r>
        <w:r w:rsidR="003D125C" w:rsidDel="00353101">
          <w:rPr>
            <w:rFonts w:ascii="Times New Roman" w:hAnsi="Times New Roman" w:cs="Times New Roman"/>
            <w:sz w:val="24"/>
            <w:szCs w:val="24"/>
          </w:rPr>
          <w:fldChar w:fldCharType="separate"/>
        </w:r>
        <w:r w:rsidR="003D125C" w:rsidRPr="003D125C" w:rsidDel="00353101">
          <w:rPr>
            <w:rFonts w:ascii="Times New Roman" w:hAnsi="Times New Roman" w:cs="Times New Roman"/>
            <w:kern w:val="0"/>
            <w:sz w:val="24"/>
          </w:rPr>
          <w:delText>(Oksanen et al., 2001)</w:delText>
        </w:r>
        <w:r w:rsidR="003D125C" w:rsidDel="00353101">
          <w:rPr>
            <w:rFonts w:ascii="Times New Roman" w:hAnsi="Times New Roman" w:cs="Times New Roman"/>
            <w:sz w:val="24"/>
            <w:szCs w:val="24"/>
          </w:rPr>
          <w:fldChar w:fldCharType="end"/>
        </w:r>
        <w:r w:rsidR="00000000" w:rsidRPr="00362197" w:rsidDel="00353101">
          <w:rPr>
            <w:rFonts w:ascii="Times New Roman" w:hAnsi="Times New Roman" w:cs="Times New Roman"/>
            <w:sz w:val="24"/>
            <w:szCs w:val="24"/>
          </w:rPr>
          <w:delText xml:space="preserve">. For each trait, the observed number of phenotypic classes (Na) and the effective number of classes (Ne) were estimated. Based on the relative frequencies (fi), Nei’s diversity index (He) was calculated, which expresses the probability that two randomly chosen accessions present differences in their phenotypic state </w:delText>
        </w:r>
        <w:r w:rsidR="003D125C" w:rsidDel="00353101">
          <w:rPr>
            <w:rFonts w:ascii="Times New Roman" w:hAnsi="Times New Roman" w:cs="Times New Roman"/>
            <w:sz w:val="24"/>
            <w:szCs w:val="24"/>
          </w:rPr>
          <w:fldChar w:fldCharType="begin"/>
        </w:r>
        <w:r w:rsidR="003D125C" w:rsidDel="00353101">
          <w:rPr>
            <w:rFonts w:ascii="Times New Roman" w:hAnsi="Times New Roman" w:cs="Times New Roman"/>
            <w:sz w:val="24"/>
            <w:szCs w:val="24"/>
          </w:rPr>
          <w:delInstrText xml:space="preserve"> ADDIN ZOTERO_ITEM CSL_CITATION {"citationID":"3NM1j50T","properties":{"unsorted":false,"formattedCitation":"(Nei, 1987)","plainCitation":"(Nei, 1987)","noteIndex":0},"citationItems":[{"id":5421,"uris":["http://zotero.org/users/15567011/items/WAR638Q9"],"itemData":{"id":5421,"type":"book","edition":"Reimpresión","ISBN":"0-231-06321-0","number-of-pages":"512","publisher":"Columbia University Press","title":"Molecular Evolutionary Genetics","author":[{"family":"Nei","given":"Masatoshi"}],"issued":{"date-parts":[["1987"]]}}}],"schema":"https://github.com/citation-style-language/schema/raw/master/csl-citation.json"} </w:delInstrText>
        </w:r>
        <w:r w:rsidR="003D125C" w:rsidDel="00353101">
          <w:rPr>
            <w:rFonts w:ascii="Times New Roman" w:hAnsi="Times New Roman" w:cs="Times New Roman"/>
            <w:sz w:val="24"/>
            <w:szCs w:val="24"/>
          </w:rPr>
          <w:fldChar w:fldCharType="separate"/>
        </w:r>
        <w:r w:rsidR="003D125C" w:rsidRPr="003D125C" w:rsidDel="00353101">
          <w:rPr>
            <w:rFonts w:ascii="Times New Roman" w:hAnsi="Times New Roman" w:cs="Times New Roman"/>
            <w:sz w:val="24"/>
          </w:rPr>
          <w:delText>(Nei, 1987)</w:delText>
        </w:r>
        <w:r w:rsidR="003D125C" w:rsidDel="00353101">
          <w:rPr>
            <w:rFonts w:ascii="Times New Roman" w:hAnsi="Times New Roman" w:cs="Times New Roman"/>
            <w:sz w:val="24"/>
            <w:szCs w:val="24"/>
          </w:rPr>
          <w:fldChar w:fldCharType="end"/>
        </w:r>
        <w:r w:rsidR="00000000" w:rsidRPr="00362197" w:rsidDel="00353101">
          <w:rPr>
            <w:rFonts w:ascii="Times New Roman" w:hAnsi="Times New Roman" w:cs="Times New Roman"/>
            <w:sz w:val="24"/>
            <w:szCs w:val="24"/>
          </w:rPr>
          <w:delText xml:space="preserve">. Likewise, the Shannon-Weaver index (H′) was estimated, which considers both the number of classes and their distribution, providing an integral measure of morphological diversity </w:delText>
        </w:r>
        <w:r w:rsidR="003D125C" w:rsidDel="00353101">
          <w:rPr>
            <w:rFonts w:ascii="Times New Roman" w:hAnsi="Times New Roman" w:cs="Times New Roman"/>
            <w:sz w:val="24"/>
            <w:szCs w:val="24"/>
          </w:rPr>
          <w:fldChar w:fldCharType="begin"/>
        </w:r>
        <w:r w:rsidR="003D125C" w:rsidDel="00353101">
          <w:rPr>
            <w:rFonts w:ascii="Times New Roman" w:hAnsi="Times New Roman" w:cs="Times New Roman"/>
            <w:sz w:val="24"/>
            <w:szCs w:val="24"/>
          </w:rPr>
          <w:delInstrText xml:space="preserve"> ADDIN ZOTERO_ITEM CSL_CITATION {"citationID":"DOHL1CnJ","properties":{"unsorted":false,"formattedCitation":"(Shannon &amp; Weaver, 1949)","plainCitation":"(Shannon &amp; Weaver, 1949)","noteIndex":0},"citationItems":[{"id":5423,"uris":["http://zotero.org/users/15567011/items/VG4DJ3JR"],"itemData":{"id":5423,"type":"book","language":"English","publisher":"University of Illinois Press","publisher-place":"Urbana, IL","source":"Zotero","title":"The Mathematical Theory of Communication","author":[{"family":"Shannon","given":"Claude"},{"family":"Weaver","given":"Warren"}],"issued":{"date-parts":[["1949"]]}}}],"schema":"https://github.com/citation-style-language/schema/raw/master/csl-citation.json"} </w:delInstrText>
        </w:r>
        <w:r w:rsidR="003D125C" w:rsidDel="00353101">
          <w:rPr>
            <w:rFonts w:ascii="Times New Roman" w:hAnsi="Times New Roman" w:cs="Times New Roman"/>
            <w:sz w:val="24"/>
            <w:szCs w:val="24"/>
          </w:rPr>
          <w:fldChar w:fldCharType="separate"/>
        </w:r>
        <w:r w:rsidR="003D125C" w:rsidRPr="003D125C" w:rsidDel="00353101">
          <w:rPr>
            <w:rFonts w:ascii="Times New Roman" w:hAnsi="Times New Roman" w:cs="Times New Roman"/>
            <w:sz w:val="24"/>
          </w:rPr>
          <w:delText>(Shannon &amp; Weaver, 1949)</w:delText>
        </w:r>
        <w:r w:rsidR="003D125C" w:rsidDel="00353101">
          <w:rPr>
            <w:rFonts w:ascii="Times New Roman" w:hAnsi="Times New Roman" w:cs="Times New Roman"/>
            <w:sz w:val="24"/>
            <w:szCs w:val="24"/>
          </w:rPr>
          <w:fldChar w:fldCharType="end"/>
        </w:r>
        <w:r w:rsidR="00000000" w:rsidRPr="00362197" w:rsidDel="00353101">
          <w:rPr>
            <w:rFonts w:ascii="Times New Roman" w:hAnsi="Times New Roman" w:cs="Times New Roman"/>
            <w:sz w:val="24"/>
            <w:szCs w:val="24"/>
          </w:rPr>
          <w:delText>.</w:delText>
        </w:r>
      </w:del>
    </w:p>
    <w:p w14:paraId="3D970937" w14:textId="4E4FDD5D" w:rsidR="0098644F" w:rsidRPr="00362197" w:rsidDel="00353101" w:rsidRDefault="00000000" w:rsidP="00362197">
      <w:pPr>
        <w:jc w:val="both"/>
        <w:rPr>
          <w:del w:id="198" w:author="Author" w:date="2026-10-02T16:32:00Z" w16du:dateUtc="2026-10-02T21:32:00Z"/>
          <w:rFonts w:ascii="Times New Roman" w:hAnsi="Times New Roman" w:cs="Times New Roman"/>
          <w:sz w:val="24"/>
          <w:szCs w:val="24"/>
        </w:rPr>
      </w:pPr>
      <w:del w:id="199" w:author="Author" w:date="2026-10-02T16:32:00Z" w16du:dateUtc="2026-10-02T21:32:00Z">
        <w:r w:rsidRPr="00362197" w:rsidDel="00353101">
          <w:rPr>
            <w:rFonts w:ascii="Times New Roman" w:hAnsi="Times New Roman" w:cs="Times New Roman"/>
            <w:sz w:val="24"/>
            <w:szCs w:val="24"/>
          </w:rPr>
          <w:delText>For the quantitative variables, the range, mean, standard deviation, and coefficient of variation were calculated. Data analysis was performed using an augmented design mixed linear model, implemented in the R environment through the lme4 package, specified as:</w:delText>
        </w:r>
      </w:del>
    </w:p>
    <w:p w14:paraId="66496642" w14:textId="40D4E1A3" w:rsidR="0098644F" w:rsidRPr="00362197" w:rsidDel="00353101" w:rsidRDefault="00000000" w:rsidP="00362197">
      <w:pPr>
        <w:jc w:val="both"/>
        <w:rPr>
          <w:del w:id="200" w:author="Author" w:date="2026-10-02T16:33:00Z" w16du:dateUtc="2026-10-02T21:33:00Z"/>
          <w:rFonts w:ascii="Times New Roman" w:hAnsi="Times New Roman" w:cs="Times New Roman"/>
          <w:sz w:val="24"/>
          <w:szCs w:val="24"/>
        </w:rPr>
      </w:pPr>
      <w:del w:id="201" w:author="Author" w:date="2026-10-02T16:33:00Z" w16du:dateUtc="2026-10-02T21:33:00Z">
        <w:r w:rsidRPr="00362197" w:rsidDel="00353101">
          <w:rPr>
            <w:rFonts w:ascii="Times New Roman" w:hAnsi="Times New Roman" w:cs="Times New Roman"/>
            <w:sz w:val="24"/>
            <w:szCs w:val="24"/>
          </w:rPr>
          <w:delText>y ~ 0 + (1|BLOCK) + (1|ROW) + (1|COLUMN) + (1|CODIGO:CHECKS) + geno</w:delText>
        </w:r>
      </w:del>
    </w:p>
    <w:p w14:paraId="28E4E5AB" w14:textId="4107A854" w:rsidR="0098644F" w:rsidDel="00353101" w:rsidRDefault="00000000" w:rsidP="00362197">
      <w:pPr>
        <w:jc w:val="both"/>
        <w:rPr>
          <w:del w:id="202" w:author="Author" w:date="2026-10-02T16:34:00Z" w16du:dateUtc="2026-10-02T21:34:00Z"/>
          <w:rFonts w:ascii="Times New Roman" w:hAnsi="Times New Roman" w:cs="Times New Roman"/>
          <w:sz w:val="24"/>
          <w:szCs w:val="24"/>
        </w:rPr>
      </w:pPr>
      <w:del w:id="203" w:author="Author" w:date="2026-10-02T16:34:00Z" w16du:dateUtc="2026-10-02T21:34:00Z">
        <w:r w:rsidRPr="00362197" w:rsidDel="00353101">
          <w:rPr>
            <w:rFonts w:ascii="Times New Roman" w:hAnsi="Times New Roman" w:cs="Times New Roman"/>
            <w:sz w:val="24"/>
            <w:szCs w:val="24"/>
          </w:rPr>
          <w:delText>where y represents the observed response variable; BLOCK, ROW, and COLUMN correspond to random effects associated with the blocking structure and spatial variation of the experiment; CODIGO:CHECKS represents the nested structure of the checks or controls included in the design; and geno corresponds to the evaluated accessions, considered as a fixed effect, while the control cultivars were treated as fixed effects for the purpose of correcting environmental variation and obtaining unbiased genetic estimates.</w:delText>
        </w:r>
      </w:del>
    </w:p>
    <w:p w14:paraId="526D0CA8" w14:textId="77777777" w:rsidR="00353101" w:rsidRPr="00362197" w:rsidRDefault="00353101" w:rsidP="00362197">
      <w:pPr>
        <w:jc w:val="both"/>
        <w:rPr>
          <w:ins w:id="204" w:author="Author" w:date="2026-10-02T16:34:00Z" w16du:dateUtc="2026-10-02T21:34:00Z"/>
          <w:rFonts w:ascii="Times New Roman" w:hAnsi="Times New Roman" w:cs="Times New Roman"/>
          <w:sz w:val="24"/>
          <w:szCs w:val="24"/>
        </w:rPr>
      </w:pPr>
    </w:p>
    <w:p w14:paraId="704B95FA" w14:textId="36F9B337" w:rsidR="0098644F" w:rsidRPr="00362197" w:rsidDel="00353101" w:rsidRDefault="00000000" w:rsidP="00362197">
      <w:pPr>
        <w:jc w:val="both"/>
        <w:rPr>
          <w:del w:id="205" w:author="Author" w:date="2026-10-02T16:34:00Z" w16du:dateUtc="2026-10-02T21:34:00Z"/>
          <w:rFonts w:ascii="Times New Roman" w:hAnsi="Times New Roman" w:cs="Times New Roman"/>
          <w:sz w:val="24"/>
          <w:szCs w:val="24"/>
        </w:rPr>
      </w:pPr>
      <w:del w:id="206" w:author="Author" w:date="2026-10-02T16:34:00Z" w16du:dateUtc="2026-10-02T21:34:00Z">
        <w:r w:rsidRPr="00362197" w:rsidDel="00353101">
          <w:rPr>
            <w:rFonts w:ascii="Times New Roman" w:hAnsi="Times New Roman" w:cs="Times New Roman"/>
            <w:sz w:val="24"/>
            <w:szCs w:val="24"/>
          </w:rPr>
          <w:delText xml:space="preserve">In the mixed linear model, the accessions were considered as random effects, while the control cultivars were treated as fixed effects, for the purpose of correcting environmental variation and obtaining unbiased genetic estimates. The variance components, broad-sense heritability (H²), and the best adjusted linear unbiased estimates (BLUE) were estimated using the </w:delText>
        </w:r>
        <w:r w:rsidRPr="00362197" w:rsidDel="00353101">
          <w:rPr>
            <w:rFonts w:ascii="Times New Roman" w:hAnsi="Times New Roman" w:cs="Times New Roman"/>
            <w:i/>
            <w:iCs/>
            <w:sz w:val="24"/>
            <w:szCs w:val="24"/>
          </w:rPr>
          <w:delText>H2cal()</w:delText>
        </w:r>
        <w:r w:rsidRPr="00362197" w:rsidDel="00353101">
          <w:rPr>
            <w:rFonts w:ascii="Times New Roman" w:hAnsi="Times New Roman" w:cs="Times New Roman"/>
            <w:sz w:val="24"/>
            <w:szCs w:val="24"/>
          </w:rPr>
          <w:delText xml:space="preserve"> function of the </w:delText>
        </w:r>
        <w:r w:rsidRPr="00362197" w:rsidDel="00353101">
          <w:rPr>
            <w:rFonts w:ascii="Times New Roman" w:hAnsi="Times New Roman" w:cs="Times New Roman"/>
            <w:i/>
            <w:iCs/>
            <w:sz w:val="24"/>
            <w:szCs w:val="24"/>
          </w:rPr>
          <w:delText>inti v0.6.9</w:delText>
        </w:r>
        <w:r w:rsidRPr="00362197" w:rsidDel="00353101">
          <w:rPr>
            <w:rFonts w:ascii="Times New Roman" w:hAnsi="Times New Roman" w:cs="Times New Roman"/>
            <w:sz w:val="24"/>
            <w:szCs w:val="24"/>
          </w:rPr>
          <w:delText xml:space="preserve"> package </w:delText>
        </w:r>
        <w:r w:rsidR="003D125C" w:rsidDel="00353101">
          <w:rPr>
            <w:rFonts w:ascii="Times New Roman" w:hAnsi="Times New Roman" w:cs="Times New Roman"/>
            <w:sz w:val="24"/>
            <w:szCs w:val="24"/>
          </w:rPr>
          <w:fldChar w:fldCharType="begin"/>
        </w:r>
        <w:r w:rsidR="003D125C" w:rsidDel="00353101">
          <w:rPr>
            <w:rFonts w:ascii="Times New Roman" w:hAnsi="Times New Roman" w:cs="Times New Roman"/>
            <w:sz w:val="24"/>
            <w:szCs w:val="24"/>
          </w:rPr>
          <w:delInstrText xml:space="preserve"> ADDIN ZOTERO_ITEM CSL_CITATION {"citationID":"nOqSPnJI","properties":{"unsorted":false,"formattedCitation":"(Lozano-Isla et\\uc0\\u160{}al., 2026)","plainCitation":"(Lozano-Isla et al., 2026)","noteIndex":0},"citationItems":[{"id":7618,"uris":["http://zotero.org/users/15567011/items/QAXHDZQZ"],"itemData":{"id":7618,"type":"software","abstract":"The 'inti' package is part of the 'inkaverse' project for developing different procedures and tools used in plant science and experimental designs. The mean aim of the package is to support researchers during the planning of experiments and data collection (tarpuy()), data analysis and graphics (yupana()) , and scientific writing. Learn more about the 'inkaverse' project at &lt;https://inkaverse.com/&gt;.","license":"GPL-3 | file LICENSE","source":"R-Packages","title":"inti: Tools and Statistical Procedures in Plant Science","title-short":"inti","URL":"https://cran.r-project.org/web/packages/inti/index.html","version":"0.6.92","author":[{"family":"Lozano-Isla","given":"Flavio"},{"family":"Kistner","given":"María Belén"},{"family":"QuipoLab","given":""},{"family":"Inkaverse","given":""}],"accessed":{"date-parts":[["2026",4,3]]},"issued":{"date-parts":[["2026",3,23]]}}}],"schema":"https://github.com/citation-style-language/schema/raw/master/csl-citation.json"} </w:delInstrText>
        </w:r>
        <w:r w:rsidR="003D125C" w:rsidDel="00353101">
          <w:rPr>
            <w:rFonts w:ascii="Times New Roman" w:hAnsi="Times New Roman" w:cs="Times New Roman"/>
            <w:sz w:val="24"/>
            <w:szCs w:val="24"/>
          </w:rPr>
          <w:fldChar w:fldCharType="separate"/>
        </w:r>
        <w:r w:rsidR="003D125C" w:rsidRPr="003D125C" w:rsidDel="00353101">
          <w:rPr>
            <w:rFonts w:ascii="Times New Roman" w:hAnsi="Times New Roman" w:cs="Times New Roman"/>
            <w:kern w:val="0"/>
            <w:sz w:val="24"/>
          </w:rPr>
          <w:delText>(Lozano-Isla et al., 2026)</w:delText>
        </w:r>
        <w:r w:rsidR="003D125C" w:rsidDel="00353101">
          <w:rPr>
            <w:rFonts w:ascii="Times New Roman" w:hAnsi="Times New Roman" w:cs="Times New Roman"/>
            <w:sz w:val="24"/>
            <w:szCs w:val="24"/>
          </w:rPr>
          <w:fldChar w:fldCharType="end"/>
        </w:r>
        <w:r w:rsidRPr="00362197" w:rsidDel="00353101">
          <w:rPr>
            <w:rFonts w:ascii="Times New Roman" w:hAnsi="Times New Roman" w:cs="Times New Roman"/>
            <w:sz w:val="24"/>
            <w:szCs w:val="24"/>
          </w:rPr>
          <w:delText xml:space="preserve">, based on mixed linear models implemented in the </w:delText>
        </w:r>
        <w:r w:rsidRPr="00362197" w:rsidDel="00353101">
          <w:rPr>
            <w:rFonts w:ascii="Times New Roman" w:hAnsi="Times New Roman" w:cs="Times New Roman"/>
            <w:i/>
            <w:iCs/>
            <w:sz w:val="24"/>
            <w:szCs w:val="24"/>
          </w:rPr>
          <w:delText>lme4 v1.1-38</w:delText>
        </w:r>
        <w:r w:rsidRPr="00362197" w:rsidDel="00353101">
          <w:rPr>
            <w:rFonts w:ascii="Times New Roman" w:hAnsi="Times New Roman" w:cs="Times New Roman"/>
            <w:sz w:val="24"/>
            <w:szCs w:val="24"/>
          </w:rPr>
          <w:delText xml:space="preserve"> package </w:delText>
        </w:r>
        <w:r w:rsidR="003D125C" w:rsidDel="00353101">
          <w:rPr>
            <w:rFonts w:ascii="Times New Roman" w:hAnsi="Times New Roman" w:cs="Times New Roman"/>
            <w:sz w:val="24"/>
            <w:szCs w:val="24"/>
          </w:rPr>
          <w:fldChar w:fldCharType="begin"/>
        </w:r>
        <w:r w:rsidR="003D125C" w:rsidDel="00353101">
          <w:rPr>
            <w:rFonts w:ascii="Times New Roman" w:hAnsi="Times New Roman" w:cs="Times New Roman"/>
            <w:sz w:val="24"/>
            <w:szCs w:val="24"/>
          </w:rPr>
          <w:delInstrText xml:space="preserve"> ADDIN ZOTERO_ITEM CSL_CITATION {"citationID":"LxSfOOj4","properties":{"unsorted":false,"formattedCitation":"(Bates et\\uc0\\u160{}al., 2026)","plainCitation":"(Bates et al., 2026)","noteIndex":0},"citationItems":[{"id":7619,"uris":["http://zotero.org/users/15567011/items/TKWUPXZH"],"itemData":{"id":7619,"type":"software","abstract":"Fit linear and generalized linear mixed-effects models. The models and their components are represented using S4 classes and methods. The core computational algorithms are implemented using the 'Eigen' C++ library for numerical linear algebra and 'RcppEigen' \"glue\".","license":"GPL-2 | GPL-3 [expanded from: GPL (≥ 2)]","source":"R-Packages","title":"lme4: Linear Mixed-Effects Models using 'Eigen' and S4","title-short":"lme4","URL":"https://cran.r-project.org/web/packages/lme4/index.html","version":"2.0-1","author":[{"family":"Bates","given":"Douglas"},{"family":"Maechler","given":"Martin"},{"family":"Bolker  [cre","given":"Ben"},{"family":"aut","given":""},{"family":"Walker","given":"Steven"},{"family":"Christensen","given":"Rune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on"},{"family":"Tanaka","given":"Emi"},{"family":"Jagan","given":"Mikael"},{"family":"Boylan","given":"Ross D."},{"family":"Ly","given":"Anna"}],"accessed":{"date-parts":[["2026",4,3]]},"issued":{"date-parts":[["2026",3,5]]}}}],"schema":"https://github.com/citation-style-language/schema/raw/master/csl-citation.json"} </w:delInstrText>
        </w:r>
        <w:r w:rsidR="003D125C" w:rsidDel="00353101">
          <w:rPr>
            <w:rFonts w:ascii="Times New Roman" w:hAnsi="Times New Roman" w:cs="Times New Roman"/>
            <w:sz w:val="24"/>
            <w:szCs w:val="24"/>
          </w:rPr>
          <w:fldChar w:fldCharType="separate"/>
        </w:r>
        <w:r w:rsidR="003D125C" w:rsidRPr="003D125C" w:rsidDel="00353101">
          <w:rPr>
            <w:rFonts w:ascii="Times New Roman" w:hAnsi="Times New Roman" w:cs="Times New Roman"/>
            <w:kern w:val="0"/>
            <w:sz w:val="24"/>
          </w:rPr>
          <w:delText>(Bates et al., 2026)</w:delText>
        </w:r>
        <w:r w:rsidR="003D125C" w:rsidDel="00353101">
          <w:rPr>
            <w:rFonts w:ascii="Times New Roman" w:hAnsi="Times New Roman" w:cs="Times New Roman"/>
            <w:sz w:val="24"/>
            <w:szCs w:val="24"/>
          </w:rPr>
          <w:fldChar w:fldCharType="end"/>
        </w:r>
        <w:r w:rsidRPr="00362197" w:rsidDel="00353101">
          <w:rPr>
            <w:rFonts w:ascii="Times New Roman" w:hAnsi="Times New Roman" w:cs="Times New Roman"/>
            <w:sz w:val="24"/>
            <w:szCs w:val="24"/>
          </w:rPr>
          <w:delText xml:space="preserve">. Subsequently, the BLUEs were used in multivariate analyses, including principal component analysis (PCA) and hierarchical clustering on principal components, using the </w:delText>
        </w:r>
        <w:r w:rsidRPr="00362197" w:rsidDel="00353101">
          <w:rPr>
            <w:rFonts w:ascii="Times New Roman" w:hAnsi="Times New Roman" w:cs="Times New Roman"/>
            <w:i/>
            <w:iCs/>
            <w:sz w:val="24"/>
            <w:szCs w:val="24"/>
          </w:rPr>
          <w:delText>FactoMineR v2.12</w:delText>
        </w:r>
        <w:r w:rsidRPr="00362197" w:rsidDel="00353101">
          <w:rPr>
            <w:rFonts w:ascii="Times New Roman" w:hAnsi="Times New Roman" w:cs="Times New Roman"/>
            <w:sz w:val="24"/>
            <w:szCs w:val="24"/>
          </w:rPr>
          <w:delText xml:space="preserve"> </w:delText>
        </w:r>
        <w:r w:rsidR="003D125C" w:rsidDel="00353101">
          <w:rPr>
            <w:rFonts w:ascii="Times New Roman" w:hAnsi="Times New Roman" w:cs="Times New Roman"/>
            <w:sz w:val="24"/>
            <w:szCs w:val="24"/>
          </w:rPr>
          <w:fldChar w:fldCharType="begin"/>
        </w:r>
        <w:r w:rsidR="003D125C" w:rsidDel="00353101">
          <w:rPr>
            <w:rFonts w:ascii="Times New Roman" w:hAnsi="Times New Roman" w:cs="Times New Roman"/>
            <w:sz w:val="24"/>
            <w:szCs w:val="24"/>
          </w:rPr>
          <w:delInstrText xml:space="preserve"> ADDIN ZOTERO_ITEM CSL_CITATION {"citationID":"LL6UQy8s","properties":{"unsorted":false,"formattedCitation":"(Husson et\\uc0\\u160{}al., 2026)","plainCitation":"(Husson et al., 2026)","noteIndex":0},"citationItems":[{"id":7620,"uris":["http://zotero.org/users/15567011/items/A7XBZ8QP"],"itemData":{"id":7620,"type":"software","abstract":"Exploratory data analysis methods to summarize, visualize and describe datasets. The main principal component methods are available, those with the largest potential in terms of applications: principal component analysis (PCA) when variables are quantitative, correspondence analysis (CA) and multiple correspondence analysis (MCA) when variables are categorical, Multiple Factor Analysis when variables are structured in groups, etc. and hierarchical cluster analysis. F. Husson, S. Le and J. Pages (2017).","license":"GPL-2 | GPL-3 [expanded from: GPL (≥ 2)]","source":"R-Packages","title":"FactoMineR: Multivariate Exploratory Data Analysis and Data Mining","title-short":"FactoMineR","URL":"https://cran.r-project.org/web/packages/FactoMineR/index.html","version":"2.13","author":[{"family":"Husson","given":"Francois"},{"family":"Josse","given":"Julie"},{"family":"Le","given":"Sebastien"},{"family":"Mazet","given":"Jeremy"}],"accessed":{"date-parts":[["2026",4,3]]},"issued":{"date-parts":[["2026",1,12]]}}}],"schema":"https://github.com/citation-style-language/schema/raw/master/csl-citation.json"} </w:delInstrText>
        </w:r>
        <w:r w:rsidR="003D125C" w:rsidDel="00353101">
          <w:rPr>
            <w:rFonts w:ascii="Times New Roman" w:hAnsi="Times New Roman" w:cs="Times New Roman"/>
            <w:sz w:val="24"/>
            <w:szCs w:val="24"/>
          </w:rPr>
          <w:fldChar w:fldCharType="separate"/>
        </w:r>
        <w:r w:rsidR="003D125C" w:rsidRPr="003D125C" w:rsidDel="00353101">
          <w:rPr>
            <w:rFonts w:ascii="Times New Roman" w:hAnsi="Times New Roman" w:cs="Times New Roman"/>
            <w:kern w:val="0"/>
            <w:sz w:val="24"/>
          </w:rPr>
          <w:delText>(Husson et al., 2026)</w:delText>
        </w:r>
        <w:r w:rsidR="003D125C" w:rsidDel="00353101">
          <w:rPr>
            <w:rFonts w:ascii="Times New Roman" w:hAnsi="Times New Roman" w:cs="Times New Roman"/>
            <w:sz w:val="24"/>
            <w:szCs w:val="24"/>
          </w:rPr>
          <w:fldChar w:fldCharType="end"/>
        </w:r>
        <w:r w:rsidRPr="00362197" w:rsidDel="00353101">
          <w:rPr>
            <w:rFonts w:ascii="Times New Roman" w:hAnsi="Times New Roman" w:cs="Times New Roman"/>
            <w:sz w:val="24"/>
            <w:szCs w:val="24"/>
          </w:rPr>
          <w:delText xml:space="preserve"> and </w:delText>
        </w:r>
        <w:r w:rsidRPr="00362197" w:rsidDel="00353101">
          <w:rPr>
            <w:rFonts w:ascii="Times New Roman" w:hAnsi="Times New Roman" w:cs="Times New Roman"/>
            <w:i/>
            <w:iCs/>
            <w:sz w:val="24"/>
            <w:szCs w:val="24"/>
          </w:rPr>
          <w:delText>factoextra v1.0.7</w:delText>
        </w:r>
        <w:r w:rsidRPr="00362197" w:rsidDel="00353101">
          <w:rPr>
            <w:rFonts w:ascii="Times New Roman" w:hAnsi="Times New Roman" w:cs="Times New Roman"/>
            <w:sz w:val="24"/>
            <w:szCs w:val="24"/>
          </w:rPr>
          <w:delText xml:space="preserve"> </w:delText>
        </w:r>
        <w:r w:rsidR="003D125C" w:rsidDel="00353101">
          <w:rPr>
            <w:rFonts w:ascii="Times New Roman" w:hAnsi="Times New Roman" w:cs="Times New Roman"/>
            <w:sz w:val="24"/>
            <w:szCs w:val="24"/>
          </w:rPr>
          <w:fldChar w:fldCharType="begin"/>
        </w:r>
        <w:r w:rsidR="003D125C" w:rsidDel="00353101">
          <w:rPr>
            <w:rFonts w:ascii="Times New Roman" w:hAnsi="Times New Roman" w:cs="Times New Roman"/>
            <w:sz w:val="24"/>
            <w:szCs w:val="24"/>
          </w:rPr>
          <w:delInstrText xml:space="preserve"> ADDIN ZOTERO_ITEM CSL_CITATION {"citationID":"o7N0U0kO","properties":{"unsorted":false,"formattedCitation":"(Kassambara &amp; Mundt, 2020)","plainCitation":"(Kassambara &amp; Mundt, 2020)","noteIndex":0},"citationItems":[{"id":5631,"uris":["http://zotero.org/users/15567011/items/IGEESDUI"],"itemData":{"id":5631,"type":"software","abstract":"Provides some easy-to-use functions to extract and visualize the output of multivariate data analyses, including 'PCA' (Principal Component Analysis), 'CA' (Correspondence Analysis), 'MCA' (Multiple Correspondence Analysis), 'FAMD' (Factor Analysis of Mixed Data), 'MFA' (Multiple Factor Analysis) and 'HMFA' (Hierarchical Multiple Factor Analysis) functions from different R packages. It contains also functions for simplifying some clustering analysis steps and provides 'ggplot2' - based elegant data visualization.","license":"GPL-2","source":"R-Packages","title":"factoextra: Extract and Visualize the Results of Multivariate Data Analyses","title-short":"factoextra","URL":"https://cran.r-project.org/web/packages/factoextra/index.html","version":"1.0.7","author":[{"family":"Kassambara","given":"Alboukadel"},{"family":"Mundt","given":"Fabian"}],"accessed":{"date-parts":[["2025",10,16]]},"issued":{"date-parts":[["2020",4,1]]}}}],"schema":"https://github.com/citation-style-language/schema/raw/master/csl-citation.json"} </w:delInstrText>
        </w:r>
        <w:r w:rsidR="003D125C" w:rsidDel="00353101">
          <w:rPr>
            <w:rFonts w:ascii="Times New Roman" w:hAnsi="Times New Roman" w:cs="Times New Roman"/>
            <w:sz w:val="24"/>
            <w:szCs w:val="24"/>
          </w:rPr>
          <w:fldChar w:fldCharType="separate"/>
        </w:r>
        <w:r w:rsidR="003D125C" w:rsidRPr="003D125C" w:rsidDel="00353101">
          <w:rPr>
            <w:rFonts w:ascii="Times New Roman" w:hAnsi="Times New Roman" w:cs="Times New Roman"/>
            <w:sz w:val="24"/>
          </w:rPr>
          <w:delText>(Kassambara &amp; Mundt, 2020)</w:delText>
        </w:r>
        <w:r w:rsidR="003D125C" w:rsidDel="00353101">
          <w:rPr>
            <w:rFonts w:ascii="Times New Roman" w:hAnsi="Times New Roman" w:cs="Times New Roman"/>
            <w:sz w:val="24"/>
            <w:szCs w:val="24"/>
          </w:rPr>
          <w:fldChar w:fldCharType="end"/>
        </w:r>
        <w:r w:rsidRPr="00362197" w:rsidDel="00353101">
          <w:rPr>
            <w:rFonts w:ascii="Times New Roman" w:hAnsi="Times New Roman" w:cs="Times New Roman"/>
            <w:sz w:val="24"/>
            <w:szCs w:val="24"/>
          </w:rPr>
          <w:delText xml:space="preserve">. Finally, the associations among variables were evaluated using Spearman’s rank correlation coefficient, calculated with the pairs.panels() function of the </w:delText>
        </w:r>
        <w:r w:rsidRPr="00362197" w:rsidDel="00353101">
          <w:rPr>
            <w:rFonts w:ascii="Times New Roman" w:hAnsi="Times New Roman" w:cs="Times New Roman"/>
            <w:i/>
            <w:iCs/>
            <w:sz w:val="24"/>
            <w:szCs w:val="24"/>
          </w:rPr>
          <w:delText>psych v2.5.6</w:delText>
        </w:r>
        <w:r w:rsidRPr="00362197" w:rsidDel="00353101">
          <w:rPr>
            <w:rFonts w:ascii="Times New Roman" w:hAnsi="Times New Roman" w:cs="Times New Roman"/>
            <w:sz w:val="24"/>
            <w:szCs w:val="24"/>
          </w:rPr>
          <w:delText xml:space="preserve"> package </w:delText>
        </w:r>
        <w:r w:rsidR="003D125C" w:rsidDel="00353101">
          <w:rPr>
            <w:rFonts w:ascii="Times New Roman" w:hAnsi="Times New Roman" w:cs="Times New Roman"/>
            <w:sz w:val="24"/>
            <w:szCs w:val="24"/>
          </w:rPr>
          <w:fldChar w:fldCharType="begin"/>
        </w:r>
        <w:r w:rsidR="003D125C" w:rsidDel="00353101">
          <w:rPr>
            <w:rFonts w:ascii="Times New Roman" w:hAnsi="Times New Roman" w:cs="Times New Roman"/>
            <w:sz w:val="24"/>
            <w:szCs w:val="24"/>
          </w:rPr>
          <w:delInstrText xml:space="preserve"> ADDIN ZOTERO_ITEM CSL_CITATION {"citationID":"WI3Y1BiV","properties":{"unsorted":false,"formattedCitation":"(Revelle, 2026)","plainCitation":"(Revelle, 2026)","noteIndex":0},"citationItems":[{"id":7621,"uris":["http://zotero.org/users/15567011/items/U4MZIHQS"],"itemData":{"id":7621,"type":"software","abstract":"A general purpose toolbox developed originally for personality, psychometric theory and experimental psychology. Functions are primarily for multivariate analysis and scale construction using factor analysis, principal component analysis, cluster analysis and reliability analysis, although others provide basic descriptive statistics. Item Response Theory is done using factor analysis of tetrachoric and polychoric correlations. Functions for analyzing data at multiple levels include within and between group statistics, including correlations and factor analysis. Validation and cross validation of scales developed using basic machine learning algorithms are provided, as are functions for simulating and testing particular item and test structures. Several functions serve as a useful front end for structural equation modeling. Graphical displays of path diagrams, including mediation models, factor analysis and structural equation models are created using basic graphics. Some of the functions are written to support a book on psychometric theory as well as publications in personality research. For more information, see the &lt;https://personality-project.org/r/&gt; web page.","license":"GPL-2 | GPL-3 [expanded from: GPL (≥ 2)]","source":"R-Packages","title":"psych: Procedures for Psychological, Psychometric, and Personality Research","title-short":"psych","URL":"https://cran.r-project.org/web/packages/psych/index.html","version":"2.6.3","author":[{"family":"Revelle","given":"William"}],"accessed":{"date-parts":[["2026",4,3]]},"issued":{"date-parts":[["2026",3,25]]}}}],"schema":"https://github.com/citation-style-language/schema/raw/master/csl-citation.json"} </w:delInstrText>
        </w:r>
        <w:r w:rsidR="003D125C" w:rsidDel="00353101">
          <w:rPr>
            <w:rFonts w:ascii="Times New Roman" w:hAnsi="Times New Roman" w:cs="Times New Roman"/>
            <w:sz w:val="24"/>
            <w:szCs w:val="24"/>
          </w:rPr>
          <w:fldChar w:fldCharType="separate"/>
        </w:r>
        <w:r w:rsidR="003D125C" w:rsidRPr="003D125C" w:rsidDel="00353101">
          <w:rPr>
            <w:rFonts w:ascii="Times New Roman" w:hAnsi="Times New Roman" w:cs="Times New Roman"/>
            <w:sz w:val="24"/>
          </w:rPr>
          <w:delText>(Revelle, 2026)</w:delText>
        </w:r>
        <w:r w:rsidR="003D125C" w:rsidDel="00353101">
          <w:rPr>
            <w:rFonts w:ascii="Times New Roman" w:hAnsi="Times New Roman" w:cs="Times New Roman"/>
            <w:sz w:val="24"/>
            <w:szCs w:val="24"/>
          </w:rPr>
          <w:fldChar w:fldCharType="end"/>
        </w:r>
        <w:r w:rsidRPr="00362197" w:rsidDel="00353101">
          <w:rPr>
            <w:rFonts w:ascii="Times New Roman" w:hAnsi="Times New Roman" w:cs="Times New Roman"/>
            <w:sz w:val="24"/>
            <w:szCs w:val="24"/>
          </w:rPr>
          <w:delText>.</w:delText>
        </w:r>
      </w:del>
    </w:p>
    <w:p w14:paraId="1EC59541"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3 Results</w:t>
      </w:r>
    </w:p>
    <w:p w14:paraId="1CFB94CA"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3.1 Qualitative agromorphological diversity</w:t>
      </w:r>
    </w:p>
    <w:p w14:paraId="7A87C95E" w14:textId="2AA1129E"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To estimate the morphological diversity of the common bean accessions, Nei’s diversity index (He) and the Shannon-Weaver index (H′) were calculated. These indices were determined based on parameters such as the number of accessions (Na), the frequency of phenotypic classes (freq), the number of observed classes (Nc), and the effective number of classes (Ne;</w:t>
      </w:r>
      <w:ins w:id="207" w:author="Author" w:date="2026-09-29T17:08:00Z" w16du:dateUtc="2026-09-29T22:08:00Z">
        <w:r w:rsidR="00504A1E">
          <w:rPr>
            <w:rFonts w:ascii="Times New Roman" w:hAnsi="Times New Roman" w:cs="Times New Roman"/>
            <w:sz w:val="24"/>
            <w:szCs w:val="24"/>
          </w:rPr>
          <w:t xml:space="preserve"> Ta</w:t>
        </w:r>
      </w:ins>
      <w:ins w:id="208" w:author="Author" w:date="2026-09-29T17:09:00Z" w16du:dateUtc="2026-09-29T22:09:00Z">
        <w:r w:rsidR="00504A1E">
          <w:rPr>
            <w:rFonts w:ascii="Times New Roman" w:hAnsi="Times New Roman" w:cs="Times New Roman"/>
            <w:sz w:val="24"/>
            <w:szCs w:val="24"/>
          </w:rPr>
          <w:t>ble 1</w:t>
        </w:r>
      </w:ins>
      <w:r w:rsidRPr="00362197">
        <w:rPr>
          <w:rFonts w:ascii="Times New Roman" w:hAnsi="Times New Roman" w:cs="Times New Roman"/>
          <w:sz w:val="24"/>
          <w:szCs w:val="24"/>
        </w:rPr>
        <w:t>).</w:t>
      </w:r>
    </w:p>
    <w:p w14:paraId="46451FFF" w14:textId="2F8A08B7" w:rsidR="0098644F" w:rsidRPr="00362197" w:rsidRDefault="0098644F" w:rsidP="00362197">
      <w:pPr>
        <w:jc w:val="both"/>
        <w:rPr>
          <w:rFonts w:ascii="Times New Roman" w:hAnsi="Times New Roman" w:cs="Times New Roman"/>
          <w:sz w:val="24"/>
          <w:szCs w:val="24"/>
        </w:rPr>
      </w:pPr>
    </w:p>
    <w:p w14:paraId="22949FD7" w14:textId="6429021C"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lastRenderedPageBreak/>
        <w:t xml:space="preserve">The Nc ranged from three to thirteen, with a mean of 5.8 classes. The average Ne was 3.1. The He index showed values ranging from 0.14 (pod position) to 0.83 (lighter seed coat color). For the H′ index, the trait “darker seed coat color” presented the highest degree of variability (1.98). When analyzing the freq, it was observed that the most represented phenotypic classes were pod position in a 1–2–3 combination (76), indeterminate climbing growth habit (66), slightly curved pod curvature (57), golden yellow dry pod color (51), and intermediate leaf persistence (45). </w:t>
      </w:r>
      <w:hyperlink w:anchor="Fig_beans">
        <w:r w:rsidR="0098644F" w:rsidRPr="00362197">
          <w:rPr>
            <w:rStyle w:val="Hipervnculo"/>
            <w:rFonts w:ascii="Times New Roman" w:hAnsi="Times New Roman" w:cs="Times New Roman"/>
            <w:sz w:val="24"/>
            <w:szCs w:val="24"/>
          </w:rPr>
          <w:t>Figure 2</w:t>
        </w:r>
      </w:hyperlink>
      <w:r w:rsidRPr="00362197">
        <w:rPr>
          <w:rFonts w:ascii="Times New Roman" w:hAnsi="Times New Roman" w:cs="Times New Roman"/>
          <w:sz w:val="24"/>
          <w:szCs w:val="24"/>
        </w:rPr>
        <w:t xml:space="preserve"> complements these results by showing the qualitative characteristics of the 80 common bean accessions.</w:t>
      </w:r>
    </w:p>
    <w:p w14:paraId="28CBC063"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 xml:space="preserve">3.2 Quantitative </w:t>
      </w:r>
      <w:proofErr w:type="spellStart"/>
      <w:r w:rsidRPr="00362197">
        <w:rPr>
          <w:rFonts w:ascii="Times New Roman" w:hAnsi="Times New Roman" w:cs="Times New Roman"/>
          <w:b/>
          <w:bCs/>
          <w:sz w:val="24"/>
          <w:szCs w:val="24"/>
        </w:rPr>
        <w:t>agromorphological</w:t>
      </w:r>
      <w:proofErr w:type="spellEnd"/>
      <w:r w:rsidRPr="00362197">
        <w:rPr>
          <w:rFonts w:ascii="Times New Roman" w:hAnsi="Times New Roman" w:cs="Times New Roman"/>
          <w:b/>
          <w:bCs/>
          <w:sz w:val="24"/>
          <w:szCs w:val="24"/>
        </w:rPr>
        <w:t xml:space="preserve"> diversity</w:t>
      </w:r>
    </w:p>
    <w:p w14:paraId="2BA051AF"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To provide an overview of the quantitative characteristics of the seeds, descriptive statistics of 12 quantitative morphological descriptors were estimated (</w:t>
      </w:r>
      <w:hyperlink w:anchor="Tab_statistics">
        <w:r w:rsidR="0098644F" w:rsidRPr="00362197">
          <w:rPr>
            <w:rStyle w:val="Hipervnculo"/>
            <w:rFonts w:ascii="Times New Roman" w:hAnsi="Times New Roman" w:cs="Times New Roman"/>
            <w:sz w:val="24"/>
            <w:szCs w:val="24"/>
          </w:rPr>
          <w:t>Table 2</w:t>
        </w:r>
      </w:hyperlink>
      <w:r w:rsidRPr="00362197">
        <w:rPr>
          <w:rFonts w:ascii="Times New Roman" w:hAnsi="Times New Roman" w:cs="Times New Roman"/>
          <w:sz w:val="24"/>
          <w:szCs w:val="24"/>
        </w:rPr>
        <w:t>).</w:t>
      </w:r>
    </w:p>
    <w:p w14:paraId="406A777F" w14:textId="224F7F54" w:rsidR="0098644F" w:rsidRPr="00362197" w:rsidRDefault="0098644F" w:rsidP="00362197">
      <w:pPr>
        <w:jc w:val="both"/>
        <w:rPr>
          <w:rFonts w:ascii="Times New Roman" w:hAnsi="Times New Roman" w:cs="Times New Roman"/>
          <w:sz w:val="24"/>
          <w:szCs w:val="24"/>
        </w:rPr>
      </w:pPr>
    </w:p>
    <w:p w14:paraId="64423922"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The quantitative traits showed high CVs among the accessions. The highest values were recorded for pods per plant (78.01%), stem diameter (60.42%), and number of floral racemes per plant (51.72%), indicating notable phenotypic differences in these traits. In contrast, chlorophyll content (9.90%), days to physiological maturity (12.28%), and flowering duration (18.94%) showed smaller variations, suggesting a more homogeneous behavior among accessions for these variables.</w:t>
      </w:r>
    </w:p>
    <w:p w14:paraId="5B96AFF5"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3.3 Relationships among quantitative agromorphological descriptors</w:t>
      </w:r>
    </w:p>
    <w:p w14:paraId="3EE92558"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To understand the inter- and intra-accession phenotypic variability, a correlation analysis was performed to identify relationships among quantitative descriptors (</w:t>
      </w:r>
      <w:hyperlink w:anchor="Fig_correlation">
        <w:r w:rsidR="0098644F" w:rsidRPr="00362197">
          <w:rPr>
            <w:rStyle w:val="Hipervnculo"/>
            <w:rFonts w:ascii="Times New Roman" w:hAnsi="Times New Roman" w:cs="Times New Roman"/>
            <w:sz w:val="24"/>
            <w:szCs w:val="24"/>
          </w:rPr>
          <w:t>Figure 3</w:t>
        </w:r>
      </w:hyperlink>
      <w:r w:rsidRPr="00362197">
        <w:rPr>
          <w:rFonts w:ascii="Times New Roman" w:hAnsi="Times New Roman" w:cs="Times New Roman"/>
          <w:sz w:val="24"/>
          <w:szCs w:val="24"/>
        </w:rPr>
        <w:t>).</w:t>
      </w:r>
    </w:p>
    <w:p w14:paraId="114A648F" w14:textId="2FA0CC23" w:rsidR="0098644F" w:rsidRPr="00362197" w:rsidRDefault="0098644F" w:rsidP="00362197">
      <w:pPr>
        <w:jc w:val="both"/>
        <w:rPr>
          <w:rFonts w:ascii="Times New Roman" w:hAnsi="Times New Roman" w:cs="Times New Roman"/>
          <w:sz w:val="24"/>
          <w:szCs w:val="24"/>
        </w:rPr>
      </w:pPr>
    </w:p>
    <w:p w14:paraId="21B9F2E0"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PW showed a strong positive correlation with DPM (r = 0.75, p &lt; 0.001*), indicating that accessions with wider pods tended to require longer cycles to reach physiological maturity. Likewise, DPM showed a positive correlation with FD (r = 0.61, p &lt; 0.001*) and with DF (r = 0.62, p &lt; 0.001*), suggesting that these variables capture shared information about the duration of the phenological cycle. On the other hand, DPM showed a positive correlation with PH (r = 0.37, p &lt; 0.001*) and with SD (r = 0.68, p &lt; 0.001*), indicating that accessions with longer phenological cycles presented greater plant height and stem diameter. Finally, DPM showed a positive correlation with PPP (r = 0.62, p &lt; 0.001*) and a negative correlation with SPP (r = -0.61, p &lt; 0.001***), indicating that accessions with longer cycles tended to produce more pods, but with fewer seeds per pod.</w:t>
      </w:r>
    </w:p>
    <w:p w14:paraId="75A74D6B"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3.4 Multivariate analyses and identification of promising accessions</w:t>
      </w:r>
    </w:p>
    <w:p w14:paraId="2E51FE1B"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For the identification of promising accessions, multivariate analyses were applied, including a Principal Component Analysis (PCA) to explore the structure of the variability and a cluster analysis to group the accessions according to their morphological similarity (</w:t>
      </w:r>
      <w:hyperlink w:anchor="Fig_PCA">
        <w:r w:rsidR="0098644F" w:rsidRPr="00362197">
          <w:rPr>
            <w:rStyle w:val="Hipervnculo"/>
            <w:rFonts w:ascii="Times New Roman" w:hAnsi="Times New Roman" w:cs="Times New Roman"/>
            <w:sz w:val="24"/>
            <w:szCs w:val="24"/>
          </w:rPr>
          <w:t>Figure 4</w:t>
        </w:r>
      </w:hyperlink>
      <w:r w:rsidRPr="00362197">
        <w:rPr>
          <w:rFonts w:ascii="Times New Roman" w:hAnsi="Times New Roman" w:cs="Times New Roman"/>
          <w:sz w:val="24"/>
          <w:szCs w:val="24"/>
        </w:rPr>
        <w:t>).</w:t>
      </w:r>
    </w:p>
    <w:p w14:paraId="1A8E0B95" w14:textId="5A68B9F8" w:rsidR="0098644F" w:rsidRPr="00362197" w:rsidRDefault="0098644F" w:rsidP="00362197">
      <w:pPr>
        <w:jc w:val="both"/>
        <w:rPr>
          <w:rFonts w:ascii="Times New Roman" w:hAnsi="Times New Roman" w:cs="Times New Roman"/>
          <w:sz w:val="24"/>
          <w:szCs w:val="24"/>
        </w:rPr>
      </w:pPr>
    </w:p>
    <w:p w14:paraId="77C4AE2A" w14:textId="77777777" w:rsidR="00BC1E15"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The first two dimensions (Dim) of the PCA explained 52.5% of the variance (</w:t>
      </w:r>
      <w:hyperlink w:anchor="Fig_PCA">
        <w:r w:rsidR="00BC1E15" w:rsidRPr="00362197">
          <w:rPr>
            <w:rStyle w:val="Hipervnculo"/>
            <w:rFonts w:ascii="Times New Roman" w:hAnsi="Times New Roman" w:cs="Times New Roman"/>
            <w:sz w:val="24"/>
            <w:szCs w:val="24"/>
          </w:rPr>
          <w:t>Figure 4</w:t>
        </w:r>
      </w:hyperlink>
      <w:r w:rsidRPr="00362197">
        <w:rPr>
          <w:rFonts w:ascii="Times New Roman" w:hAnsi="Times New Roman" w:cs="Times New Roman"/>
          <w:sz w:val="24"/>
          <w:szCs w:val="24"/>
        </w:rPr>
        <w:t xml:space="preserve">a). In Dim 1, which explained 34.2% of the total variance, the variables with the greatest contribution </w:t>
      </w:r>
      <w:r w:rsidRPr="00362197">
        <w:rPr>
          <w:rFonts w:ascii="Times New Roman" w:hAnsi="Times New Roman" w:cs="Times New Roman"/>
          <w:sz w:val="24"/>
          <w:szCs w:val="24"/>
        </w:rPr>
        <w:lastRenderedPageBreak/>
        <w:t>were DPM (13.4%), NFRP (9.9%), and PPP (9.7%), indicating that this dimension is associated with the duration of the crop cycle and the reproductive potential of the plant, showing an earliness-productivity gradient, from early accessions with fewer racemes and pods to late accessions with a greater number of floral racemes and pods per plant. In Dim 2, which explained 18.3% of the total variance, the variables with the greatest contribution were SW (22.2%), PL (17.3%), and SWidth (16.8%), indicating that this dimension is associated with the physical size and development of the pod and seed, showing a seed and pod size gradient, from accessions with small seeds and pods to accessions with larger seeds and pods.</w:t>
      </w:r>
      <w:r w:rsidRPr="00362197">
        <w:rPr>
          <w:rFonts w:ascii="Times New Roman" w:hAnsi="Times New Roman" w:cs="Times New Roman"/>
          <w:sz w:val="24"/>
          <w:szCs w:val="24"/>
        </w:rPr>
        <w:br/>
      </w:r>
    </w:p>
    <w:p w14:paraId="16CF5702" w14:textId="2BDA7B9B"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The PCA for individuals grouped the accessions into five clusters (</w:t>
      </w:r>
      <w:hyperlink w:anchor="Fig_PCA">
        <w:r w:rsidR="0098644F" w:rsidRPr="00362197">
          <w:rPr>
            <w:rStyle w:val="Hipervnculo"/>
            <w:rFonts w:ascii="Times New Roman" w:hAnsi="Times New Roman" w:cs="Times New Roman"/>
            <w:sz w:val="24"/>
            <w:szCs w:val="24"/>
          </w:rPr>
          <w:t>Figure 4</w:t>
        </w:r>
      </w:hyperlink>
      <w:r w:rsidRPr="00362197">
        <w:rPr>
          <w:rFonts w:ascii="Times New Roman" w:hAnsi="Times New Roman" w:cs="Times New Roman"/>
          <w:sz w:val="24"/>
          <w:szCs w:val="24"/>
        </w:rPr>
        <w:t>b). The first cluster, made up of six accessions (1021, 1025, 1044, 1006, 1060, and 1082), was located in the region of negative Dim 1 values and markedly negative Dim 2 values, characterizing early accessions, with fewer floral racemes and pods per plant, and smaller seeds and pods. The second cluster, the most numerous (30 accessions), was located near the center of the biplot with slightly negative values in both Dims, grouping accessions of intermediate behavior in both earliness-productivity and seed size. The third cluster, also numerous (28 accessions), was located in the region of positive values in both Dim 1 and Dim 2, characterizing accessions with a later cycle, a greater number of floral racemes and pods per plant, and larger seeds and pods. The fourth cluster, made up of only three accessions (1042, 1073, and 1032), presented highly positive values in Dim 1 and values close to zero in Dim 2, identifying late and highly productive accessions, but with intermediate seed size. Finally, the fifth cluster, with 11 accessions (1056, 1057, 1029, 1036, 1035, 1034, 1088, 1033, 1069, 1041, and 1031), showed the highest Dim 1 values combined with negative Dim 2 values, grouping late-cycle and highly productive accessions, but with smaller seeds and pods.</w:t>
      </w:r>
    </w:p>
    <w:p w14:paraId="2B49AF0F"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Likewise, a Multiple Factor Analysis (MFA) was performed to evaluate the joint contribution of the phenology and yield variable groups in the differentiation of the accessions (</w:t>
      </w:r>
      <w:hyperlink w:anchor="Fig_MFA">
        <w:r w:rsidR="0098644F" w:rsidRPr="00362197">
          <w:rPr>
            <w:rStyle w:val="Hipervnculo"/>
            <w:rFonts w:ascii="Times New Roman" w:hAnsi="Times New Roman" w:cs="Times New Roman"/>
            <w:sz w:val="24"/>
            <w:szCs w:val="24"/>
          </w:rPr>
          <w:t>Figure 5</w:t>
        </w:r>
      </w:hyperlink>
      <w:r w:rsidRPr="00362197">
        <w:rPr>
          <w:rFonts w:ascii="Times New Roman" w:hAnsi="Times New Roman" w:cs="Times New Roman"/>
          <w:sz w:val="24"/>
          <w:szCs w:val="24"/>
        </w:rPr>
        <w:t>).</w:t>
      </w:r>
    </w:p>
    <w:p w14:paraId="44CDA94B" w14:textId="1EBD4147" w:rsidR="0098644F" w:rsidRPr="00362197" w:rsidRDefault="0098644F" w:rsidP="00362197">
      <w:pPr>
        <w:jc w:val="both"/>
        <w:rPr>
          <w:rFonts w:ascii="Times New Roman" w:hAnsi="Times New Roman" w:cs="Times New Roman"/>
          <w:sz w:val="24"/>
          <w:szCs w:val="24"/>
        </w:rPr>
      </w:pPr>
    </w:p>
    <w:p w14:paraId="20E469BB"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The MFA combined the phenology and yield groups, weighting each one so that neither would predominate due to its number of variables or variance. The concordance between both structures was moderate (RV = 0.459): they were not independent, but they were also not strongly coupled, which supported analyzing them jointly.</w:t>
      </w:r>
    </w:p>
    <w:p w14:paraId="75B8E959"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Dim 1 explained 32.61% of the variation and was mainly associated with DPM (21.42%), DF (11.47%), PHPM (10.28%), and PPP (9.02%) (</w:t>
      </w:r>
      <w:hyperlink w:anchor="Fig_MFA">
        <w:r w:rsidR="0098644F" w:rsidRPr="00362197">
          <w:rPr>
            <w:rStyle w:val="Hipervnculo"/>
            <w:rFonts w:ascii="Times New Roman" w:hAnsi="Times New Roman" w:cs="Times New Roman"/>
            <w:sz w:val="24"/>
            <w:szCs w:val="24"/>
          </w:rPr>
          <w:t>Figure 5</w:t>
        </w:r>
      </w:hyperlink>
      <w:r w:rsidRPr="00362197">
        <w:rPr>
          <w:rFonts w:ascii="Times New Roman" w:hAnsi="Times New Roman" w:cs="Times New Roman"/>
          <w:sz w:val="24"/>
          <w:szCs w:val="24"/>
        </w:rPr>
        <w:t>a). HI was located at the opposite end of this axis, defining an earliness gradient, with short-cycle accessions and a higher harvest index at one end, and long-cycle accessions with greater height and more pods, but a lower harvest index, at the other. Dim 2 explained 16.50% of the variation, adding up with the first to a total of 49.11% of the total variation, and was dominated by DF (5.28%) and PHPM (4.65%), separating accessions that flower early and reach greater plant height from those with late flowering and lower plant height.</w:t>
      </w:r>
    </w:p>
    <w:p w14:paraId="51DCE0EF"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The projection according to GH (a supplementary variable, not used in constructing the axes) was consistent with these gradients (</w:t>
      </w:r>
      <w:hyperlink w:anchor="Fig_MFA">
        <w:r w:rsidR="0098644F" w:rsidRPr="00362197">
          <w:rPr>
            <w:rStyle w:val="Hipervnculo"/>
            <w:rFonts w:ascii="Times New Roman" w:hAnsi="Times New Roman" w:cs="Times New Roman"/>
            <w:sz w:val="24"/>
            <w:szCs w:val="24"/>
          </w:rPr>
          <w:t>Figure 5</w:t>
        </w:r>
      </w:hyperlink>
      <w:r w:rsidRPr="00362197">
        <w:rPr>
          <w:rFonts w:ascii="Times New Roman" w:hAnsi="Times New Roman" w:cs="Times New Roman"/>
          <w:sz w:val="24"/>
          <w:szCs w:val="24"/>
        </w:rPr>
        <w:t xml:space="preserve">b). Type I accessions were located in the upper left quadrant, consistent with their short cycle. Type II accessions were located nearby, but less </w:t>
      </w:r>
      <w:r w:rsidRPr="00362197">
        <w:rPr>
          <w:rFonts w:ascii="Times New Roman" w:hAnsi="Times New Roman" w:cs="Times New Roman"/>
          <w:sz w:val="24"/>
          <w:szCs w:val="24"/>
        </w:rPr>
        <w:lastRenderedPageBreak/>
        <w:t>extreme. Type III accessions were differentiated along Dim 2, reflecting their particular relationship between flowering and height rather than earliness. Type IV accessions were oriented toward positive Dim 1 values, associated with longer cycles and greater plant size. This correspondence provides a functional interpretation of the diversity not evident in the previous correlation and principal component analyses.</w:t>
      </w:r>
    </w:p>
    <w:p w14:paraId="21AE165B"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Based on the identified relationship between phenology and yield per plant, and given that growth habit determines the recommended planting density in common bean, promising accessions were selected for three production scenarios, contrasting the MFA groups (</w:t>
      </w:r>
      <w:hyperlink w:anchor="Fig_MFA">
        <w:r w:rsidR="0098644F" w:rsidRPr="00362197">
          <w:rPr>
            <w:rStyle w:val="Hipervnculo"/>
            <w:rFonts w:ascii="Times New Roman" w:hAnsi="Times New Roman" w:cs="Times New Roman"/>
            <w:sz w:val="24"/>
            <w:szCs w:val="24"/>
          </w:rPr>
          <w:t>Figure 5</w:t>
        </w:r>
      </w:hyperlink>
      <w:r w:rsidRPr="00362197">
        <w:rPr>
          <w:rFonts w:ascii="Times New Roman" w:hAnsi="Times New Roman" w:cs="Times New Roman"/>
          <w:sz w:val="24"/>
          <w:szCs w:val="24"/>
        </w:rPr>
        <w:t>b) with the clusters previously identified in the PCA (</w:t>
      </w:r>
      <w:hyperlink w:anchor="Fig_PCA">
        <w:r w:rsidR="0098644F" w:rsidRPr="00362197">
          <w:rPr>
            <w:rStyle w:val="Hipervnculo"/>
            <w:rFonts w:ascii="Times New Roman" w:hAnsi="Times New Roman" w:cs="Times New Roman"/>
            <w:sz w:val="24"/>
            <w:szCs w:val="24"/>
          </w:rPr>
          <w:t>Figure 4</w:t>
        </w:r>
      </w:hyperlink>
      <w:r w:rsidRPr="00362197">
        <w:rPr>
          <w:rFonts w:ascii="Times New Roman" w:hAnsi="Times New Roman" w:cs="Times New Roman"/>
          <w:sz w:val="24"/>
          <w:szCs w:val="24"/>
        </w:rPr>
        <w:t>b). This comparison between two independent multivariate analyses, based on different sets of variables, reinforced the consistency of the selected accessions.</w:t>
      </w:r>
    </w:p>
    <w:p w14:paraId="2E9C5942"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For intensive production systems, where the producer can compensate for lower individual yield with a higher planting density typical of Type I, the accession UNTRM-335-1021 (86.12 g/plant) was recommended, the one with the shortest cycle within this GH. This allows for greater crop rotation and reduces risk in the face of adverse end-of-cycle conditions, while its lower yield per plant is compensated by that higher density. For systems oriented toward self-consumption, where the producer has space available and can implement staking, the accessions UNTRM-335-1032 (1034.22 g/plant), UNTRM-335-1041 (512.12 g/plant), and UNTRM-335-1031 (413.53 g/plant), of Type IV, were recommended, which combined the longest cycle in the collection with the highest yield per plant in the MFA and which the PCA had already placed in clusters 4 and 5 of late-cycle and highly productive accessions; it should be noted that those in cluster 5 were also characterized by smaller seeds and pods, so their yield advantage is mainly due to a greater number of pods and a longer cycle, rather than to a larger individual seed size.</w:t>
      </w:r>
    </w:p>
    <w:p w14:paraId="3F18F54B"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Finally, for producers seeking an intermediate point, without the need for staking but with higher yield per plant than Type I, the accessions UNTRM-335-1064 (391.86 g/plant), UNTRM-335-1083 (327.53 g/plant), and UNTRM-335-1049 (208.06 g/plant), of Type III, were recommended. In the MFA, they differentiated mainly along Dim 2 and not Dim 1, reflecting a particular balance between flowering and plant height that was not strictly associated with either earliness or a late cycle, and which positioned them as an intermediate-yield alternative between the two previous growth habits.</w:t>
      </w:r>
    </w:p>
    <w:p w14:paraId="3B87208D"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4 Discussion</w:t>
      </w:r>
    </w:p>
    <w:p w14:paraId="49F8A70D"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Agromorphological characterization constitutes a key tool for documenting the genetic diversity conserved by smallholder farmers, allowing the identification of existing phenotypic variability before it is lost due to genetic erosion or varietal substitution. In view of this reality, the present study evaluated a set of qualitative and quantitative descriptors in 80 common bean accessions collected in the Andean-Amazonian region of Peru, with the aim of generating information to support their conservation and future use in genetic improvement programs. In what follows, the observed qualitative and quantitative phenotypic diversity is discussed, as well as the contribution of the multivariate analyses to the identification of accessions with differentiated agronomic potential.</w:t>
      </w:r>
    </w:p>
    <w:p w14:paraId="632D71CA"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4.1 Qualitative agromorphological diversity</w:t>
      </w:r>
    </w:p>
    <w:p w14:paraId="61734AF1" w14:textId="56FE54D6"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lastRenderedPageBreak/>
        <w:t xml:space="preserve">The analyses evidenced a high qualitative agromorphological diversity among the evaluated accessions, consistent with the findings of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{"citationID":"MlqompgD","properties":{"unsorted":false,"formattedCitation":"(Meza\\uc0\\u8208{}Maicelo et\\uc0\\u160{}al., 2026)","plainCitation":"(Meza‐Maicelo et al., 2026)","noteIndex":0},"citationItems":[{"id":8363,"uris":["http://zotero.org/users/15567011/items/VFSZAQ5W"],"itemData":{"id":8363,"type":"article-journal","abstract":"ABSTRACT\n            \n              Common bean (\n              \n                Phaseolus vulgaris\n              \n              L.) grains represent a major source of plant‐based protein and essential micronutrients; however, their consumption is constrained by prolonged cooking times and variable nutritional profiles. This study characterized the morphological, culinary, and nutritional diversity of 36 common bean accessions collected from the northern Andean region of Peru to identify accessions combining rapid cooking ability with high nutritional quality. After 3 months of postharvest storage, six qualitative and three quantitative seed traits were evaluated. Phenotypic diversity was quantified using Nei's (He) and Shannon–Weaver's (H′) indices. Hydration capacity (HC), cooking time (CT), and seed concentrations of iron (Fe), zinc (Zn), and protein (Prot) were analyzed in a completely randomized design with three replications. Quantitative data were subjected to descriptive statistics, principal component analysis (PCA), cluster analysis, and Pearson correlation. Substantial intra‐ and inter‐accession morphological variability was detected (He = 0.64; H′ = 1.48). A strong negative correlation was observed between HC and CT (\n              r\n               = −0.92), whereas Fe and Zn concentrations showed a moderate positive correlation (\n              r\n               = 0.78). The fastest‐cooking accessions were UNTRM3351017 (5.33 min), UNTRM3351009 (5.67 min), and UNTRM3351001 (6.33 min). The highest Prot levels were recorded in UNTRM3351017 (26.60%), UNTRM3351013 (25.10%), and UNTRM3351001 (24.77%). For mineral concentration, UNTRM3351029 (Fe: 176.58 ppm; Zn: 52.07 ppm) and UNTRM111034 (Fe: 152.39 ppm; Zn: 44.42 ppm) exhibited the highest concentrations. These results demonstrate useful phenotypic variability within Andean germplasm and identify promising accessions under the evaluated conditions; however, further studies are required to confirm their stability and potential in breeding programs.","container-title":"Legume Science","DOI":"10.1002/leg3.70101","ISSN":"2639-6181, 2639-6181","issue":"2","journalAbbreviation":"Legume Science","language":"en","page":"e70101","source":"DOI.org (Crossref)","title":"Morphological, Culinary, and Nutritional Diversity of Common Bean ( &lt;span style=\"font-variant:small-caps;\"&gt; &lt;i&gt;Phaseolus vulgaris&lt;/i&gt; &lt;/span&gt; ) Accessions in the Northern Andean Region of Peru","title-short":"Morphological, Culinary, and Nutritional Diversity of Common Bean ( &lt;span style=\"font-variant","volume":"8","author":[{"family":"Meza‐Maicelo","given":"Wagner"},{"family":"Baldera‐Chapoñan","given":"Victor‐Hugo"},{"family":"Santillan‐Culquimboz","given":"Henry W."},{"family":"Oliva‐Cruz","given":"Manuel"},{"family":"Lozano‐Isla","given":"Flavio"}],"issued":{"date-parts":[["2026",6]]}}}],"schema":"https://github.com/citation-style-language/schema/raw/master/csl-citation.json"}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(Meza‐Maicelo et al., 2026)</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 xml:space="preserve"> for common bean in the region, even though 80 accessions were evaluated in this study compared to the 36 used by those authors. The agreement between both studies in identifying seed coat color as the trait with the greatest phenotypic diversity reinforces the relevance of this descriptor as one of the most informative for differentiating common bean accessions, likely because it is a trait distinguishable at a glance, making it a practical and reliable criterion for rapid field characterization studies.</w:t>
      </w:r>
    </w:p>
    <w:p w14:paraId="1F0EE35C" w14:textId="3A6CA38C"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 xml:space="preserve">Among the phenotypic classes evaluated, the indeterminate climbing growth habit predominated. This result differs from that reported by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{"citationID":"ETQITVsw","properties":{"unsorted":false,"formattedCitation":"(Long et\\uc0\\u160{}al., 2020)","plainCitation":"(Long et al., 2020)","noteIndex":0},"citationItems":[{"id":8366,"uris":["http://zotero.org/users/15567011/items/75Z5AJJT"],"itemData":{"id":8366,"type":"article-journal","container-title":"Frontiers in Genetics","DOI":"10.3389/fgene.2020.00697","ISSN":"1664-8021","journalAbbreviation":"Front. Genet.","page":"697","source":"DOI.org (Crossref)","title":"Genetic Diversity of Common Bean (Phaseolus vulgaris L.) Germplasm Resources in Chongqing, Evidenced by Morphological Characterization","volume":"11","author":[{"family":"Long","given":"Juechen"},{"family":"Zhang","given":"Jijun"},{"family":"Zhang","given":"Xiaochun"},{"family":"Wu","given":"Jing"},{"family":"Chen","given":"Hong"},{"family":"Wang","given":"Ping"},{"family":"Wang","given":"Qiang"},{"family":"Du","given":"Chengzhang"}],"issued":{"date-parts":[["2020",7,8]]}}}],"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(Long et al., 2020)</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 xml:space="preserve">, who found the prostrate growth habit to be the predominant phenotype when evaluating 115 accessions. This difference could be related to the agroecological origin of the accessions and traditional cropping systems, in which climbing accessions are commonly grown in association with maize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{"citationID":"UOAkgWGV","properties":{"unsorted":false,"formattedCitation":"(Clark &amp; Francis, 1985; Gebeyehu et\\uc0\\u160{}al., 2006)","plainCitation":"(Clark &amp; Francis, 1985; Gebeyehu et al., 2006)","noteIndex":0},"citationItems":[{"id":8368,"uris":["http://zotero.org/users/15567011/items/IVWSLYBE"],"itemData":{"id":8368,"type":"article-journal","container-title":"Field Crops Research","DOI":"10.1016/0378-4290(85)90023-1","ISSN":"03784290","journalAbbreviation":"Field Crops Research","language":"en","license":"https://www.elsevier.com/tdm/userlicense/1.0/","page":"151-166","source":"DOI.org (Crossref)","title":"Bean-maize intercrops: A comparison of bush and climbing bean growth habits","title-short":"Bean-maize intercrops","volume":"10","author":[{"family":"Clark","given":"E.Ann"},{"family":"Francis","given":"C.A."}],"issued":{"date-parts":[["1985",1]]}}},{"id":8369,"uris":["http://zotero.org/users/15567011/items/AH266PML"],"itemData":{"id":8369,"type":"article-journal","container-title":"European Journal of Agronomy","DOI":"10.1016/j.eja.2006.01.005","ISSN":"11610301","issue":"4","journalAbbreviation":"European Journal of Agronomy","language":"en","license":"https://www.elsevier.com/tdm/userlicense/1.0/","page":"396-403","source":"DOI.org (Crossref)","title":"Genotype×cropping system interaction in climbing beans (Phaseolus vulgaris L.) grown as sole crop and in association with maize (Zea mays L.)","volume":"24","author":[{"family":"Gebeyehu","given":"Setegn"},{"family":"Simane","given":"Belay"},{"family":"Kirkby","given":"Roger"}],"issued":{"date-parts":[["2006",5]]}}}],"schema":"https://github.com/citation-style-language/schema/raw/master/csl-citation.json"}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(Clark &amp; Francis, 1985; Gebeyehu et al., 2006)</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w:t>
      </w:r>
    </w:p>
    <w:p w14:paraId="1934F1CD"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4.2 Quantitative agromorphological diversity</w:t>
      </w:r>
    </w:p>
    <w:p w14:paraId="1F2D13DA" w14:textId="7DA38826" w:rsidR="0098644F" w:rsidRPr="00A31851" w:rsidRDefault="00000000" w:rsidP="00362197">
      <w:pPr>
        <w:jc w:val="both"/>
        <w:rPr>
          <w:rFonts w:ascii="Times New Roman" w:hAnsi="Times New Roman" w:cs="Times New Roman"/>
          <w:sz w:val="24"/>
          <w:szCs w:val="24"/>
          <w:lang w:val="en-US"/>
          <w:rPrChange w:id="209" w:author="Author" w:date="2026-09-24T10:25:00Z" w16du:dateUtc="2026-09-24T15:25:00Z">
            <w:rPr>
              <w:rFonts w:ascii="Times New Roman" w:hAnsi="Times New Roman" w:cs="Times New Roman"/>
              <w:sz w:val="24"/>
              <w:szCs w:val="24"/>
              <w:lang w:val="es-PE"/>
            </w:rPr>
          </w:rPrChange>
        </w:rPr>
      </w:pPr>
      <w:r w:rsidRPr="00362197">
        <w:rPr>
          <w:rFonts w:ascii="Times New Roman" w:hAnsi="Times New Roman" w:cs="Times New Roman"/>
          <w:sz w:val="24"/>
          <w:szCs w:val="24"/>
        </w:rPr>
        <w:t xml:space="preserve">The wide coefficients of variation observed for some traits evidence a high phenotypic diversity among the accessions. The variability in the number of pods per plant is consistent with its role as a main yield component, whose expression is strongly influenced by genotype-environment interaction </w:t>
      </w:r>
      <w:r w:rsidR="00A84279">
        <w:rPr>
          <w:rFonts w:ascii="Times New Roman" w:hAnsi="Times New Roman" w:cs="Times New Roman"/>
          <w:sz w:val="24"/>
          <w:szCs w:val="24"/>
        </w:rPr>
        <w:fldChar w:fldCharType="begin"/>
      </w:r>
      <w:r w:rsidR="00962B21">
        <w:rPr>
          <w:rFonts w:ascii="Times New Roman" w:hAnsi="Times New Roman" w:cs="Times New Roman"/>
          <w:sz w:val="24"/>
          <w:szCs w:val="24"/>
        </w:rPr>
        <w:instrText xml:space="preserve"> ADDIN ZOTERO_ITEM CSL_CITATION {"citationID":"mRSX3hYI","properties":{"unsorted":false,"formattedCitation":"(Nwadike et\\uc0\\u160{}al., 2014; Reche et\\uc0\\u160{}al., 2025)","plainCitation":"(Nwadike et al., 2014; Reche et al., 2025)","noteIndex":0},"citationItems":[{"id":8371,"uris":["http://zotero.org/users/15567011/items/BYMMDBI9"],"itemData":{"id":8371,"type":"article-journal","abstract":"Nwadike et al Greener Journal of Plant Breeding and Crop Science Vol. 2 (1), pp. 001-008, January 2014","issue":"1","journalAbbreviation":"Greener Journals","language":"es","page":"001-008","section":"All articles","title":"Interacción genotipo-ambiente para el desarrollo de la planta y algunos componentes del rendimiento en el frijol común (Phaseolus vulgaris L.) durante la temporada de lluvias de 2012","volume":"2","author":[{"family":"Nwadike","given":"Christopher"},{"family":"Vange","given":"Terkimbi"},{"family":"Ochigbo","given":"A.E."}],"issued":{"date-parts":[["2014",1,12]]}}},{"id":8373,"uris":["http://zotero.org/users/15567011/items/HWJIID73"],"itemData":{"id":8373,"type":"article-journal","abstract":"The increase in world population linked to climate change leads to the need to develop more productive and more adapted cultivars of food species. Quantitative trait loci (QTLs) mapping is a useful tool although, interaction between genotype and the environment is still a challenge. In this study, we sought to identify QTL related to grain yield and the production components in common beans (Phaseolus vulgaris L.) supported by QTL \\times \\ environment interaction. Two hundred eight recombinant inbred lines obtained from the Awauna UEM \\ \\times \\ IPR88 Uirapuru common bean cross were evaluated in 2017, 2018, and 2019 in field conditions under a 15 × 15 triple lattice experimental design. QTL mapping was estimated using genotypic means and a genetic linkage map with 288 single nucleotide polymorphism markers. Five QTLs associated with plant height (PH), number of pods per plant (NPP), first pod height (FPH), 100-seed weight (SW), and grain yield per plant (GYP) were identified on chromosomes Pv01, Pv04, Pv08, and Pv10. Interestingly, three of these QTLs were co-localized for more than one trait, where the QTL for PH, NPP, and GYP co-locate on Pv01, the QTL for PH and FPH co-locate on Pv04, and the QTL for NPP and SW co-locate on Pv08. In turn, on Pv10, two distinct QTLs were found for SW. The identification of these QTLs stands out in Brazil since relatively little research is directed at this economically important commercial group. It is noteworthy that the molecular markers found linked to the QTLs must later be validated to be used in a multi-trait marker-assisted selection.","container-title":"The Plant Genome","DOI":"10.1002/tpg2.70024","ISSN":"1940-3372","issue":"2","language":"en","license":"© 2025 El/los autor/es. El Genoma Vegetal es publicado por Wiley Periodicals LLC en nombre de la Crop Science Society of America.","page":"e70024","source":"Wiley Online Library","title":"Genetic mapping of loci associated with yield and their components in black common bean (Phaseolus vulgaris L.)","volume":"18","author":[{"family":"Reche","given":"Deivid Lincoln"},{"family":"Gonçalves-Vidigal","given":"Maria Celeste"},{"family":"Vidigal Filho","given":"Pedro Soares"},{"family":"Vaz Bisneta","given":"Mariana"},{"family":"Lacanallo","given":"Giselly Figueiredo"},{"family":"Santos","given":"Alessandro A. Brito","dropping-particle":"dos"},{"family":"Santos","given":"Abner Pais","dropping-particle":"dos"}],"issued":{"date-parts":[["2025"]]}}}],"schema":"https://github.com/citation-style-language/schema/raw/master/csl-citation.json"} </w:instrText>
      </w:r>
      <w:r w:rsidR="00A84279">
        <w:rPr>
          <w:rFonts w:ascii="Times New Roman" w:hAnsi="Times New Roman" w:cs="Times New Roman"/>
          <w:sz w:val="24"/>
          <w:szCs w:val="24"/>
        </w:rPr>
        <w:fldChar w:fldCharType="separate"/>
      </w:r>
      <w:r w:rsidR="00A84279" w:rsidRPr="00A31851">
        <w:rPr>
          <w:rFonts w:ascii="Times New Roman" w:hAnsi="Times New Roman" w:cs="Times New Roman"/>
          <w:kern w:val="0"/>
          <w:sz w:val="24"/>
          <w:lang w:val="en-US"/>
          <w:rPrChange w:id="210" w:author="Author" w:date="2026-09-24T10:25:00Z" w16du:dateUtc="2026-09-24T15:25:00Z">
            <w:rPr>
              <w:rFonts w:ascii="Times New Roman" w:hAnsi="Times New Roman" w:cs="Times New Roman"/>
              <w:kern w:val="0"/>
              <w:sz w:val="24"/>
              <w:lang w:val="es-PE"/>
            </w:rPr>
          </w:rPrChange>
        </w:rPr>
        <w:t>(Nwadike et al., 2014; Reche et al., 2025)</w:t>
      </w:r>
      <w:r w:rsidR="00A84279">
        <w:rPr>
          <w:rFonts w:ascii="Times New Roman" w:hAnsi="Times New Roman" w:cs="Times New Roman"/>
          <w:sz w:val="24"/>
          <w:szCs w:val="24"/>
        </w:rPr>
        <w:fldChar w:fldCharType="end"/>
      </w:r>
      <w:r w:rsidRPr="00A31851">
        <w:rPr>
          <w:rFonts w:ascii="Times New Roman" w:hAnsi="Times New Roman" w:cs="Times New Roman"/>
          <w:sz w:val="24"/>
          <w:szCs w:val="24"/>
          <w:lang w:val="en-US"/>
          <w:rPrChange w:id="211" w:author="Author" w:date="2026-09-24T10:25:00Z" w16du:dateUtc="2026-09-24T15:25:00Z">
            <w:rPr>
              <w:rFonts w:ascii="Times New Roman" w:hAnsi="Times New Roman" w:cs="Times New Roman"/>
              <w:sz w:val="24"/>
              <w:szCs w:val="24"/>
              <w:lang w:val="es-PE"/>
            </w:rPr>
          </w:rPrChange>
        </w:rPr>
        <w:t xml:space="preserve">. </w:t>
      </w:r>
      <w:r w:rsidRPr="00362197">
        <w:rPr>
          <w:rFonts w:ascii="Times New Roman" w:hAnsi="Times New Roman" w:cs="Times New Roman"/>
          <w:sz w:val="24"/>
          <w:szCs w:val="24"/>
        </w:rPr>
        <w:t xml:space="preserve">Stem diameter, associated with plant architecture and biomass accumulation, reflects differences in vegetative vigor and structural development of the plants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{"citationID":"XpWW909Q","properties":{"unsorted":false,"formattedCitation":"(De Oliveira et\\uc0\\u160{}al., 2018)","plainCitation":"(De Oliveira et al., 2018)","noteIndex":0},"citationItems":[{"id":8376,"uris":["http://zotero.org/users/15567011/items/LQXIYWYA"],"itemData":{"id":8376,"type":"article-journal","abstract":"In Brazil, the common bean crop has representative agricultural exploitation, not only because of its production economic value, but also because there is a large cultivation area. This research aimed to investigate the direct and indirect relationship of morphological components on grain yield in common bean plants. This study was carried out in a Quartzarenic Neosol in the municipality of Cassilândia, Mato Grosso do Sul State, Brazil, in the agricultural year of 2016/2017. The evaluated traits were: grains yield (GY) with its primary components; mass of one hundred grains (HG); number of grains per plant (GP); number of grains per pod (GPP); dry weight of aerial parts (DWA); number of pod per plant (PP); plant dry mass (DM); plant high (PH); and stem diameter (SD). Initially, the Pearson's correlation among these traits was estimated and the correlation network was used to graphically express the obtained results. Analysis of these data through the statistical techniques of multicollinearity diagnosis followed by path analysis enabled to verify that the number of pod per plant, the mass of one hundred grains, and the number of grains per plant, among the primary components of grain yield, are the traits of greater potential to select and identify superior genotypes for grain productivity yield, and that dry matter and stem diameter traits showed a negative correlation with grain yield in common bean grains.\n          , \n            No Brasil, a cultura do feijoeiro tem uma exploração agrícola representativa, não só por seu valor econômico de produção, mas também porque existe grande área de cultivo. Este trabalho teve como objetivo investigar a relação direta e indireta de componentes morfológicos no rendimento de grãos nas plantas de feijão comum. Este estudo foi realizado em Neossolo Quartzarênico no município de Cassilândia, Estado de Mato Grosso do Sul, no ano agrícola de 2016/2017. As características avaliadas foram: produtividade de grãos (GY) com seus componentes primários; massa de cem grãos (HG); número de grãos por planta (GP); número de grãos por vagem (GPP); massa seca da parte aérea (DWA); número de vagens por planta (PP); massa seca da planta (DM); altura de planta (PH); e diâmetro do caule (SD). Inicialmente, a correlação de Pearson entre esses caracteres foi estimada e a rede de correlação foi usada para expressar graficamente os resultados obtidos. A análise desses dados através do diagnóstico de multicolinearidade seguida de análise de trilha permitiu verificar que o número de vagens por planta, a massa de cem grãos e o número de grãos por planta, entre os principais componentes do rendimento de grãos, são os caracteres de maior potencial para selecionar e identificar genótipos superiores para a produtividade de grãos no feijoeiro e que a matéria seca e o diâmetro do caule mostraram uma correlação negativa com a produtividade de grãos em grãos.","container-title":"Bioscience Journal","DOI":"10.14393/BJ-v34n2a2018-39701","ISSN":"1981-3163","issue":"2","journalAbbreviation":"Biosci. J.","license":"https://creativecommons.org/licenses/by/4.0","page":"351-356","source":"DOI.org (Crossref)","title":"Contribution of morphological traits for grain yield in common bean","volume":"34","author":[{"family":"De Oliveira","given":"Job Teixeira"},{"family":"Ribeiro","given":"Isabela Da Silva"},{"family":"Roque","given":"Cassiano Garcia"},{"family":"Montanari","given":"Rafael"},{"family":"Gava","given":"Ricardo"},{"family":"Teodoro","given":"Paulo Eduardo"}],"issued":{"date-parts":[["2018",3,26]]}}}],"schema":"https://github.com/citation-style-language/schema/raw/master/csl-citation.json"}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(De Oliveira et al., 2018)</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 xml:space="preserve">. In turn, the variation in the number of floral racemes suggests differences in reproductive potential, since it determines the number of flowering sites for pod formation, although its contribution to yield depends on flower set and their subsequent development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{"citationID":"w9dcWAlF","properties":{"unsorted":false,"formattedCitation":"(Martins et\\uc0\\u160{}al., 2017)","plainCitation":"(Martins et al., 2017)","noteIndex":0},"citationItems":[{"id":8378,"uris":["http://zotero.org/users/15567011/items/2W65PPNM"],"itemData":{"id":8378,"type":"article-journal","abstract":"This article aimed to study the genetic control of some flowers and pod set of common bean and to verify if its estimate varies with environmental conditions and gene pool. A complete diallel was used among six lines, but no reciprocal ones. The treatments were evaluated in three harvests/generations - F2, F3, and F4 - in 2015/2016, in a randomized complete block design with four replications. The plot consisted of 3 lines with 4 m. In the center line, a receptacle to collect the aborted flowers/pods was placed. The traits considered were the number of flowers/plant (N), the percentage of pod set (V), and the production of grain/plant (W). A joint diallel analysis was performed, and the correlations between N, V, and W were estimated. N was 31.9 on average, and V was 40.4%. The average of Mesoamerican parents, for N and V, was higher than for Andean. Specific combining ability explained most of the variation for N, evidencing predominance of dominance effect. For V, specific combining ability was slightly lower than general combining ability, indicating additive loci and also dominance effects.These two traits were very influenced by environment and should be considered a strategy for greater grain yield stability of common bean.","container-title":"Genetics and Molecular Research","DOI":"10.4238/gmr16039723","ISSN":"1676-5680","issue":"3","language":"es","publisher":"Genetics and Molecular Research","source":"www.geneticsmr.org","title":"Genetic control of number of flowers and pod set in common bean","URL":"https://www.geneticsmr.org/abstract/genetic-control-of-number-of-flowers-and-pod-set-in-common-bean-7442.html","volume":"16","author":[{"family":"Martins","given":"E. S."},{"family":"JÃƒÂºnior","given":"R. A. Pinto"},{"family":"Abreu","given":"A. F. B."},{"family":"Ramalho","given":"M. a. P."}],"accessed":{"date-parts":[["2026",8,5]]},"issued":{"date-parts":[["2017",9,21]]}}}],"schema":"https://github.com/citation-style-language/schema/raw/master/csl-citation.json"}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(Martins et al., 2017)</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 xml:space="preserve">. In contrast, chlorophyll content and days to physiological maturity showed low coefficients of variation, indicating greater phenotypic stability, in agreement with recent studies in common bean reporting genetic variation in phenological and physiological traits associated with the adaptation and agronomic performance of genotypes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{"citationID":"NqocZ00h","properties":{"unsorted":false,"formattedCitation":"(Cordoba-Novoa &amp; Hoyos-Villegas, 2025; Yayla et\\uc0\\u160{}al., 2026)","plainCitation":"(Cordoba-Novoa &amp; Hoyos-Villegas, 2025; Yayla et al., 2026)","noteIndex":0},"citationItems":[{"id":8380,"uris":["http://zotero.org/users/15567011/items/CSESXX68"],"itemData":{"id":8380,"type":"article-journal","abstract":"Common bean is one of the major legume crops for direct human consumption. The genetic improvement of common bean is a primary approach to increase crop adaptability to climate change conditions while maintaining productivity. A diverse panel of middle American beans was evaluated over three growing seasons (2021, 2022 and 2023) for agronomic traits considered in the crop ideotype such as flowering, maturity, pigment content, lodging, and yield. A study of the genetic regions controlling trait variation was carried out using single-trait and simultaneous (joint) multi-trait GWAS approaches. Additionally, genome-wide epistatic interactions were also analyzed. Several previously reported and novel regions were identified as significant for individual traits in the single and multi-year analyses with varying percentages of individual (7–52%) and collective (10 – 59%) phenotypic variance explained. In the single-trait and multi-year analyses, markers detected for lodging showed the highest average of percentage of variance explained (52%) followed by other traits with percentages between 11 and 19%. For yield, new loci were found with estimated effects between –96.19 to 90.96 kg/Ha in the multi-year data. In the multi-trait analyses, marginal loci on Pv02 and another on Pv04 were identified to have interaction effects on flowering and yield. A significant locus on Pv04 showed a common effect between lodging and maturity, characterized by several SNPs. Significant epistatic interactions were found along different chromosomes for all the evaluated traits, with some loci having interactions with multiple regions. In flowering, an interaction between loci on Pv01 and Pv04 explained up to 10.5% of the phenotypic variation, followed by interactions between Pv06 and Pv10 for chlorophyll b and between Pv03 and Pv08 for yield explaining around 6% of the trait variation. Multiple transcription factors were identified as candidate genes, particularly in the pairs of combinations of epistatic effects. Based on the homology analyses of the candidate genes, several showed potential roles in the genetic control of the agronomic traits, particularly for flowering, maturity, and yield. Our results demonstrate the applicability of various approaches for common bean and show a comprehensive and expanded panorama of the genetic basis of agronomic traits. The results provide new resourc</w:instrText>
      </w:r>
      <w:r w:rsidR="00A84279" w:rsidRPr="00A31851">
        <w:rPr>
          <w:rFonts w:ascii="Times New Roman" w:hAnsi="Times New Roman" w:cs="Times New Roman"/>
          <w:sz w:val="24"/>
          <w:szCs w:val="24"/>
          <w:lang w:val="en-US"/>
          <w:rPrChange w:id="212" w:author="Author" w:date="2026-09-24T10:25:00Z" w16du:dateUtc="2026-09-24T15:25:00Z">
            <w:rPr>
              <w:rFonts w:ascii="Times New Roman" w:hAnsi="Times New Roman" w:cs="Times New Roman"/>
              <w:sz w:val="24"/>
              <w:szCs w:val="24"/>
              <w:lang w:val="es-PE"/>
            </w:rPr>
          </w:rPrChange>
        </w:rPr>
        <w:instrText xml:space="preserve">es for crop improvement that can be leveraged in multiple approaches such as selection, modeling and predicting crop performance and genetic gain.","container-title":"Theoretical and Applied Genetics","DOI":"10.1007/s00122-025-04924-w","ISSN":"1432-2242","issue":"6","journalAbbreviation":"Theor Appl Genet","language":"en","page":"131","source":"Springer Link","title":"Genetic architecture of ideotype-related traits in middle American beans through single trait, multi-trait and epistatic genome-wide analyses","volume":"138","author":[{"family":"Cordoba-Novoa","given":"Henry A."},{"family":"Hoyos-Villegas","given":"Valerio"}],"issued":{"date-parts":[["2025",6,1]]}}},{"id":8384,"uris":["http://zotero.org/users/15567011/items/8GVD4YE5"],"itemData":{"id":8384,"type":"article-journal","container-title":"Discover Life","DOI":"10.1007/s11084-026-09719-7","ISSN":"2948-2976","issue":"1","journalAbbreviation":"Discov Life","language":"en","page":"1","source":"DOI.org (Crossref)","title":"Performance of Local Bean (Phaseolus vulgaris L.) genotypes for breeding potential under unheated greenhouses using phenological and morphological characterization","volume":"56","author":[{"family":"Yayla","given":"Tugce"},{"family":"Kumar","given":"Rajneesh"},{"family":"Lone","given":"Ajaz Ahmad"},{"family":"Kantar","given":"Faik"},{"family":"Rahimi","given":"Mehdi"}],"issued":{"date-parts":[["2026",1,13]]}}}],"schema":"https://github.com/citation-style-language/schema/raw/master/csl-citation.json"} </w:instrText>
      </w:r>
      <w:r w:rsidR="00A84279">
        <w:rPr>
          <w:rFonts w:ascii="Times New Roman" w:hAnsi="Times New Roman" w:cs="Times New Roman"/>
          <w:sz w:val="24"/>
          <w:szCs w:val="24"/>
        </w:rPr>
        <w:fldChar w:fldCharType="separate"/>
      </w:r>
      <w:r w:rsidR="00A84279" w:rsidRPr="00A31851">
        <w:rPr>
          <w:rFonts w:ascii="Times New Roman" w:hAnsi="Times New Roman" w:cs="Times New Roman"/>
          <w:kern w:val="0"/>
          <w:sz w:val="24"/>
          <w:lang w:val="en-US"/>
          <w:rPrChange w:id="213" w:author="Author" w:date="2026-09-24T10:25:00Z" w16du:dateUtc="2026-09-24T15:25:00Z">
            <w:rPr>
              <w:rFonts w:ascii="Times New Roman" w:hAnsi="Times New Roman" w:cs="Times New Roman"/>
              <w:kern w:val="0"/>
              <w:sz w:val="24"/>
              <w:lang w:val="es-PE"/>
            </w:rPr>
          </w:rPrChange>
        </w:rPr>
        <w:t>(Cordoba-Novoa &amp; Hoyos-Villegas, 2025; Yayla et al., 2026)</w:t>
      </w:r>
      <w:r w:rsidR="00A84279">
        <w:rPr>
          <w:rFonts w:ascii="Times New Roman" w:hAnsi="Times New Roman" w:cs="Times New Roman"/>
          <w:sz w:val="24"/>
          <w:szCs w:val="24"/>
        </w:rPr>
        <w:fldChar w:fldCharType="end"/>
      </w:r>
      <w:r w:rsidRPr="00A31851">
        <w:rPr>
          <w:rFonts w:ascii="Times New Roman" w:hAnsi="Times New Roman" w:cs="Times New Roman"/>
          <w:sz w:val="24"/>
          <w:szCs w:val="24"/>
          <w:lang w:val="en-US"/>
          <w:rPrChange w:id="214" w:author="Author" w:date="2026-09-24T10:25:00Z" w16du:dateUtc="2026-09-24T15:25:00Z">
            <w:rPr>
              <w:rFonts w:ascii="Times New Roman" w:hAnsi="Times New Roman" w:cs="Times New Roman"/>
              <w:sz w:val="24"/>
              <w:szCs w:val="24"/>
              <w:lang w:val="es-PE"/>
            </w:rPr>
          </w:rPrChange>
        </w:rPr>
        <w:t>.</w:t>
      </w:r>
    </w:p>
    <w:p w14:paraId="1F5F4586" w14:textId="3771BB33"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 xml:space="preserve">The associations among phenological, vegetative, and reproductive traits evidence the integration between cycle duration and the expression of agromorphological traits in the evaluated accessions. The relationship between pod width and days to physiological maturity reflects the interaction between phenological and morphoagronomic traits in </w:t>
      </w:r>
      <w:r w:rsidRPr="00362197">
        <w:rPr>
          <w:rFonts w:ascii="Times New Roman" w:hAnsi="Times New Roman" w:cs="Times New Roman"/>
          <w:i/>
          <w:iCs/>
          <w:sz w:val="24"/>
          <w:szCs w:val="24"/>
        </w:rPr>
        <w:t>P. vulgaris</w:t>
      </w:r>
      <w:r w:rsidRPr="00362197">
        <w:rPr>
          <w:rFonts w:ascii="Times New Roman" w:hAnsi="Times New Roman" w:cs="Times New Roman"/>
          <w:sz w:val="24"/>
          <w:szCs w:val="24"/>
        </w:rPr>
        <w:t xml:space="preserve">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{"citationID":"71xUaA3d","properties":{"unsorted":false,"formattedCitation":"(Alves et\\uc0\\u160{}al., 2024)","plainCitation":"(Alves et al., 2024)","noteIndex":0},"citationItems":[{"id":8388,"uris":["http://zotero.org/users/15567011/items/MI74GGQ8"],"itemData":{"id":8388,"type":"article-journal","abstract":"Exploring genetic resources through genomic analyses has emerged as a powerful strategy to develop common bean (Phaseolus vulgaris L.) cultivars that are both productive and well-adapted to various environments. This study aimed to identify genomic regions linked to morpho-agronomic traits in Mesoamerican and Andean common bean accessions and to elucidate the proteins potentially involved in these traits. We evaluated 109 common bean accessions over three agricultural years, focusing on traits including the grain yield (YDSD), 100-seed weight (SW), number of seeds per pod (SDPD), number of pods per plant (PDPL), first pod insertion height (FPIH), plant height (PLHT), days to flowering (DF), and days to maturity (DPM). Using multilocus methods such as mrMLM, FASTmrMLM, FASTmrEMMA, ISIS EM-BLASSO, and pLARmEB, we identified 36 significant SNPs across all chromosomes (Pv01 to Pv11). Validating these SNPs and candidate genes in segregating populations is crucial for developing more productive common bean cultivars through marker-assisted selection.","container-title":"Plants","DOI":"10.3390/plants13182638","ISSN":"2223-7747","issue":"18","journalAbbreviation":"Plants","language":"en","page":"2638","source":"DOI.org (Crossref)","title":"Genome-Wide Association for Morphological and Agronomic Traits in Phaseolus vulgaris L. Accessions","volume":"13","author":[{"family":"Alves","given":"Stephanie Mariel"},{"family":"Lacanallo","given":"Giselly Figueiredo"},{"family":"Gonçalves-Vidigal","given":"Maria Celeste"},{"family":"Vaz Bisneta","given":"Mariana"},{"family":"Vidigal Rosenberg","given":"Andressa Gonçalves"},{"family":"Vidigal Filho","given":"Pedro Soares"}],"issued":{"date-parts":[["2024",9,21]]}}}],"schema":"https://github.com/citation-style-language/schema/raw/master/csl-citation.json"}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(Alves et al., 2024)</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 xml:space="preserve">, while the association among days to flowering, flowering duration, and days to maturity indicates that flowering time constitutes a key component of developmental cycle differentiation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{"citationID":"i9mcHWB7","properties":{"unsorted":false,"formattedCitation":"(Raggi et\\uc0\\u160{}al., 2014)","plainCitation":"(Raggi et al., 2014)","noteIndex":0},"citationItems":[{"id":8389,"uris":["http://zotero.org/users/15567011/items/PSD26CI3"],"itemData":{"id":8389,"type":"article-journal","abstract":"The aim of this study was to investigate the flowering variation and the molecular polymorphism in key regulatory genes that control flowering in a Phaseolus vulgaris L. collection of 94 accessions from Europe and the Americas. The analysis of variance revealed that the difference in days-to-flowering between accessions was significant, with European accessions characterized by flowering precocity. Population structure analysis corroborated previous data on the genetic distinction between the Andean and Mesoamerican gene pools. A low level of admixture was detected. Genomic sequences of 15 gene fragments were obtained. About 7.0kb per accession were sequenced and a total of 48 nucleotide substitutions identified. A Mixed Linear Model analysis, including population structure and kinship, was used to identify marker-trait associations. Haplotype tagging single nucleotide polymorphisms (htSNPs) associated with the studied traits were detected: in PvVRN1 and PvPHYB with days-to-flowering, in PvMYB29 with number of flower buds per inflorescence and in PvTFL1z and PvFCA with inflorescence length. The two genes associated with days-to-flowering control belong to the photoperiod and vernalization pathways. In particular, the PvVRN1 gene appears to play an important role in regulating the adaptation process of common bean.","container-title":"Plant Science","DOI":"10.1016/j.plantsci.2013.11.001","ISSN":"0168-9452","journalAbbreviation":"Plant Science","page":"180-189","source":"ScienceDirect","title":"Polimorfismo molecular relacionado con la variación de los rasgos de floración en una colección de &lt;i&gt;Phaseolus vulgaris&lt;/i&gt; L.","volume":"215-216","author":[{"family":"Raggi","given":"Lorenzo"},{"family":"Tissi","given":"Carlo"},{"family":"Mazzucato","given":"Andrea"},{"family":"Negri","given":"Valeria"}],"issued":{"date-parts":[["2014",2,1]]}}}],"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(Raggi et al., 2014)</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 xml:space="preserve">. Likewise, the positive relationship among days to maturity, plant height, and stem diameter suggests that accessions with longer cycles present greater vegetative development and differences in plant architecture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{"citationID":"JOhLMoMo","properties":{"unsorted":false,"formattedCitation":"(Kamfwa et\\uc0\\u160{}al., 2015)","plainCitation":"(Kamfwa et al., 2015)","noteIndex":0},"citationItems":[{"id":8393,"uris":["http://zotero.org/users/15567011/items/FRCX2KRZ"],"itemData":{"id":8393,"type":"article-journal","abstract":"A genome‐wide association study (GWAS) using a global Andean diversity panel (ADP) of 237 genotypes of common bean (\n              Phaseolus vulgaris\n              L.) was conducted to gain insight into the genetic architecture of phenology, biomass, yield components, and seed yield traits. The panel was evaluated for 2 yr in field trials in Michigan and genotyped with 5398 single nucleotide polymorphism (SNP) markers. After correcting for population structure and cryptic relatedness, significant SNP markers associated with several agronomic traits were identified. Positional candidate genes, including\n              Phvul.001G221100\n              on\n              P. vulgaris\n              (Pv) chromosome 01, associated with days to flowering and maturity were identified. Significant SNPs for seed yield were identified on Pv03 and Pv09 and colocalized with quantitative trait loci (QTL) for yield from previous studies conducted in several environments and contrasting genetic backgrounds. The majority of germplasm carrying the alleles with positive effects on seed yield was of African origin and largely underutilized in US breeding programs. The study provided insights into the genetic architecture of agronomic traits in Andean beans.","container-title":"The Plant Genome","DOI":"10.3835/plantgenome2014.09.0059","ISSN":"1940-3372, 1940-3372","issue":"2","journalAbbreviation":"The Plant Genome","language":"en","page":"plantgenome2014.09.0059","source":"DOI.org (Crossref)","title":"Genome‐Wide Association Study of Agronomic Traits in Common Bean","volume":"8","author":[{"family":"Kamfwa","given":"Kelvin"},{"family":"Cichy","given":"Karen A."},{"family":"Kelly","given":"James D."}],"issued":{"date-parts":[["2015",7]]}}}],"schema":"https://github.com/citation-style-language/schema/raw/master/csl-citation.json"}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(Kamfwa et al., 2015)</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 xml:space="preserve">. On the other hand, cycle duration is also associated with pod formation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{"citationID":"dMHF1tDw","properties":{"unsorted":false,"formattedCitation":"(Wanjohi et\\uc0\\u160{}al., 2023)","plainCitation":"(Wanjohi et al., 2023)","noteIndex":0},"citationItems":[{"id":8394,"uris":["http://zotero.org/users/15567011/items/E33YDL3V"],"itemData":{"id":8394,"type":"article-journal","container-title":"Journal of Plant Breeding and Crop Science","DOI":"10.5897/JPBCS2022.1004","ISSN":"2006-9758","issue":"1","journalAbbreviation":"J. Plant Breed. Crop Sci.","page":"14-31","source":"DOI.org (Crossref)","title":"Screening for yield-related agronomic traits in a panel of locally conserved common bean (Phaseolus vulgaris L.) accessions","volume":"15","author":[{"family":"Wanjohi","given":"Wahome"},{"family":"Mwangi","given":"Githiri"},{"family":"Peter","given":"Kahenya Kinyanjui"},{"family":"Mary","given":"Esther Muyoka Toili"},{"family":"Geert","given":"Angenon"}],"issued":{"date-parts":[["2023",1,31]]}}}],"schema":"https://github.com/citation-style-language/schema/raw/master/csl-citation.json"}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(Wanjohi et al., 2023)</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 xml:space="preserve">, although its negative relationship with the number of seeds per pod suggests a trade-off in resource allocation among reproductive components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{"citationID":"DaKxlXHh","properties":{"unsorted":false,"formattedCitation":"(Berrocal-Ibarra et\\uc0\\u160{}al., 2002)","plainCitation":"(Berrocal-Ibarra et al., 2002)","noteIndex":0},"citationItems":[{"id":8396,"uris":["http://zotero.org/users/15567011/items/D6Q5BIZZ"],"itemData":{"id":8396,"type":"article-journal","container-title":"South African Journal of Botany","DOI":"10.1016/S0254-6299(15)30421-X","ISSN":"02546299","issue":"2","journalAbbreviation":"South African Journal of Botany","language":"en","license":"https://www.elsevier.com/tdm/userlicense/1.0/","page":"205-211","source":"DOI.org (Crossref)","title":"Yield components, harvest index and leaf area efficiency of a sample of a wild population and a domesticated variant of the common bean Phaseolus vulgaris","volume":"68","author":[{"family":"Berrocal-Ibarra","given":"S."},{"family":"Ortiz-Cereceres","given":"J."},{"family":"Peña-Valdivia","given":"C.B."}],"issued":{"date-parts":[["2002",7]]}}}],"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(Berrocal-Ibarra et al., 2002)</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w:t>
      </w:r>
    </w:p>
    <w:p w14:paraId="24FAE96B"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4.3 Multivariate analyses and identification of promising accessions</w:t>
      </w:r>
    </w:p>
    <w:p w14:paraId="48D96924" w14:textId="60E654B4"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lastRenderedPageBreak/>
        <w:t xml:space="preserve">The PCA synthesized the information of the quantitative traits into two principal components that explained the greatest variation among the evaluated accessions. The first dimension was associated with cycle duration and reproductive potential, while the second was determined by seed and pod size. These same traits have structured the principal components in other </w:t>
      </w:r>
      <w:r w:rsidRPr="00362197">
        <w:rPr>
          <w:rFonts w:ascii="Times New Roman" w:hAnsi="Times New Roman" w:cs="Times New Roman"/>
          <w:i/>
          <w:iCs/>
          <w:sz w:val="24"/>
          <w:szCs w:val="24"/>
        </w:rPr>
        <w:t>P. vulgaris</w:t>
      </w:r>
      <w:r w:rsidRPr="00362197">
        <w:rPr>
          <w:rFonts w:ascii="Times New Roman" w:hAnsi="Times New Roman" w:cs="Times New Roman"/>
          <w:sz w:val="24"/>
          <w:szCs w:val="24"/>
        </w:rPr>
        <w:t xml:space="preserve"> collections, such as maturity, reproductive size, and flowering in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{"citationID":"eawLfmW8","properties":{"unsorted":false,"formattedCitation":"(Hasanaklou et\\uc0\\u160{}al., 2026)","plainCitation":"(Hasanaklou et al., 2026)","noteIndex":0},"citationItems":[{"id":8397,"uris":["http://zotero.org/users/15567011/items/HBYDGINA"],"itemData":{"id":8397,"type":"article-journal","abstract":"The common bean (Phaseolus vulgaris L.) is a major food legume and an important plant genetic resource for sustainable agriculture. Effective use of this diversity requires integrated evaluation of phenotypic variation and agronomic performance, with preliminary assessments of line performance across seasons. In this study, phenotypic diversity was evaluated in a subsample of the INCREASE R-core collection, a large and well-defined core set of common-bean SSD lines derived from heterogeneous germplasm lines. A total of 507 lines were characterized using 57 agro-morphological traits. Multivariate analyses revealed wide phenotypic diversity structured mainly by growth habit, phenology, and yield-related traits, with clear differentiation among lines. Mixed-data clustering identified cluster 4 as the main phenotypic group associated with higher seed- and yield-related performance and composed predominantly of indeterminate climbing landraces. Multi-trait selection indices generally ranked lines from this group highest, while early, small-seeded types tended to show lower overall performance. Evaluation of a selected subset of 19 lines across two growing seasons revealed marked year-to-year variation in yield performance, indicating contrasting responses among otherwise high-performing lines. The multi-trait genotype–ideotype distance index further distinguished lines with balanced performance across traits and years. Overall, this study shows that large-scale phenotypic characterization combined with multi-trait evaluation can provide a useful exploratory basis for identifying breeding-relevant ideotypes and promising lines for further validation for common-bean improvement.","container-title":"Plants","DOI":"10.3390/plants15081249","ISSN":"2223-7747","issue":"8","language":"en","license":"http://creativecommons.org/licenses/by/3.0/","page":"1249","publisher":"Multidisciplinary Digital Publishing Institute","source":"www.mdpi.com","title":"Uncovering Phenotypic Variation in Common Bean (Phaseolus vulgaris L.): Insights from the INCREASE Project","title-short":"Uncovering Phenotypic Variation in Common Bean (Phaseolus vulgaris L.)","volume":"15","author":[{"family":"Hasanaklou","given":"Hourieh Tavakoli"},{"family":"Sinkovič","given":"Lovro"},{"family":"Papa","given":"Roberto"},{"family":"Bitocchi","given":"Elena"},{"family":"Bellucci","given":"Elisa"},{"family":"Dolničar","given":"Peter"},{"family":"Pipan","given":"Barbara"}],"issued":{"date-parts":[["2026",1]]}}}],"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(Hasanaklou et al., 2026)</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 xml:space="preserve">, and productivity, phenological traits, and seed and pod size in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{"citationID":"q0ROnLgK","properties":{"unsorted":false,"formattedCitation":"(Mauceri et\\uc0\\u160{}al., 2025)","plainCitation":"(Mauceri et al., 2025)","noteIndex":0},"citationItems":[{"id":8399,"uris":["http://zotero.org/users/15567011/items/2Z3TEBJA"],"itemData":{"id":8399,"type":"article-journal","container-title":"Italian Journal of Agronomy","DOI":"10.1016/j.ijagro.2025.100038","ISSN":"11254718","issue":"2","journalAbbreviation":"Italian Journal of Agronomy","language":"en","page":"100038","source":"DOI.org (Crossref)","title":"Pheno-morphological, agronomic and genetic diversity in a common bean core collection from Calabria (Italy)","volume":"20","author":[{"family":"Mauceri","given":"Antonio"},{"family":"Romeo","given":"Maurizio"},{"family":"Bacchi","given":"Monica"},{"family":"Preiti","given":"Giovanni"}],"issued":{"date-parts":[["2025",6]]}}}],"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(Mauceri et al., 2025)</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 This recurrence suggests that earliness, productivity, and the size of reproductive structures constitute consistent sources of phenotypic variation in the species. In the present study, five clusters were delimited directly from the PCA, which could reflect greater genetic heterogeneity within the evaluated collection.</w:t>
      </w:r>
    </w:p>
    <w:p w14:paraId="57A3578E" w14:textId="72A26C95"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 xml:space="preserve">The MFA allowed evaluating the relationship between phenology and yield without the number of variables in each group conditioning the resulting structure. Unlike the PCA, this analysis allowed identifying how much of the variation in both groups is shared and how much is specific to each. The moderate concordance observed indicates that the accessions present related, but not equivalent, phenological and productive patterns. This relationship is expected in </w:t>
      </w:r>
      <w:r w:rsidRPr="00362197">
        <w:rPr>
          <w:rFonts w:ascii="Times New Roman" w:hAnsi="Times New Roman" w:cs="Times New Roman"/>
          <w:i/>
          <w:iCs/>
          <w:sz w:val="24"/>
          <w:szCs w:val="24"/>
        </w:rPr>
        <w:t>P. vulgaris</w:t>
      </w:r>
      <w:r w:rsidRPr="00362197">
        <w:rPr>
          <w:rFonts w:ascii="Times New Roman" w:hAnsi="Times New Roman" w:cs="Times New Roman"/>
          <w:sz w:val="24"/>
          <w:szCs w:val="24"/>
        </w:rPr>
        <w:t xml:space="preserve">, where variation in flowering time has an important genetic basis and contributes to the adaptation of accessions to different environmental conditions </w:t>
      </w:r>
      <w:r w:rsidR="00A84279">
        <w:rPr>
          <w:rFonts w:ascii="Times New Roman" w:hAnsi="Times New Roman" w:cs="Times New Roman"/>
          <w:sz w:val="24"/>
          <w:szCs w:val="24"/>
        </w:rPr>
        <w:fldChar w:fldCharType="begin"/>
      </w:r>
      <w:r w:rsidR="00A84279">
        <w:rPr>
          <w:rFonts w:ascii="Times New Roman" w:hAnsi="Times New Roman" w:cs="Times New Roman"/>
          <w:sz w:val="24"/>
          <w:szCs w:val="24"/>
        </w:rPr>
        <w:instrText xml:space="preserve"> ADDIN ZOTERO_ITEM CSL_CITATION {"citationID":"WHR7ayup","properties":{"unsorted":false,"formattedCitation":"(Gonz\\uc0\\u225{}lez et\\uc0\\u160{}al., 2021)","plainCitation":"(González et al., 2021)","noteIndex":0},"citationItems":[{"id":8403,"uris":["http://zotero.org/users/15567011/items/PEM9TVUG"],"itemData":{"id":8403,"type":"article-journal","abstract":"Genetic variation for response of flowering time to photoperiod plays an important role in adaptation to environments with different photoperiods, and as consequence is an important contributor to plant productivity and yield. To elucidate the genetic control of flowering time [days to flowering (DTF); growing degree days (GDD)] in common bean, a facultative short-day plant, a quantitative trait loci (QTL) analysis was performed in a recombinant inbred mapping population derived from a cultivated accession and a photoperiod sensitive landrace, grown in different long-day (LD) and short-day (SD) environments by using a multiple-environment QTL model approach. A total of 37 QTL across 17 chromosome regions and 36 QTL-by-QTL interactions were identified for six traits associated with time to flowering and response to photoperiod. The DTF QTL accounted for 28 and 11% on average of the phenotypic variation in the population across LD and SD environments, respectively. Of these, a genomic region on chromosome 4 harboring the major DTF QTL was associated with both flowering time in LD and photoperiod response traits, controlling more than 60% of phenotypic variance, whereas a major QTL on chromosome 9 explained up to 32% of flowering time phenotypic variation in SD. Different epistatic interactions were found in LD and SD environments, and the presence of significant QTL × environment (QE) and epistasis × environment interactions implies that flowering time control may rely on different genes and genetic pathways under inductive and non-inductive conditions. Here, we report the identification of a novel major locus controlling photoperiod sensitivity on chromosome 4, which might interact with other loci for controlling common bean flowering time and photoperiod response. Our results have also demonstrated the importance of these interactions for flowering time control in common bean, and point to the likely complexity of flowering time pathways. This knowledge will help to identify and develop opportunities for adaptation and breeding of this legume crop.","container-title":"Frontiers in Plant Science","DOI":"10.3389/fpls.2020.599462","ISSN":"1664-462X","journalAbbreviation":"Front. Plant Sci.","page":"599462","source":"DOI.org (Crossref)","title":"Characterization of QTL and Environmental Interactions Controlling Flowering Time in Andean Common Bean (Phaseolus vulgaris L.)","volume":"11","author":[{"family":"González","given":"Ana M."},{"family":"Yuste-Lisbona","given":"Fernando J."},{"family":"Weller","given":"Jim"},{"family":"Vander Schoor","given":"Jacqueline K."},{"family":"Lozano","given":"Rafael"},{"family":"Santalla","given":"Marta"}],"issued":{"date-parts":[["2021",1,14]]}}}],"schema":"https://github.com/citation-style-language/schema/raw/master/csl-citation.json"} </w:instrText>
      </w:r>
      <w:r w:rsidR="00A84279">
        <w:rPr>
          <w:rFonts w:ascii="Times New Roman" w:hAnsi="Times New Roman" w:cs="Times New Roman"/>
          <w:sz w:val="24"/>
          <w:szCs w:val="24"/>
        </w:rPr>
        <w:fldChar w:fldCharType="separate"/>
      </w:r>
      <w:r w:rsidR="00A84279" w:rsidRPr="00A84279">
        <w:rPr>
          <w:rFonts w:ascii="Times New Roman" w:hAnsi="Times New Roman" w:cs="Times New Roman"/>
          <w:kern w:val="0"/>
          <w:sz w:val="24"/>
        </w:rPr>
        <w:t>(González et al., 2021)</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w:t>
      </w:r>
    </w:p>
    <w:p w14:paraId="3062B562" w14:textId="657EEAA2"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 xml:space="preserve">The main MFA gradient was defined by earliness and productive architecture, separating short-cycle accessions with a higher harvest index from those with a longer cycle, greater height, and a greater number of pods. Differentiation by growth habit reinforced this pattern, with determinate bush accessions associated with greater earliness and indeterminate climbing accessions with longer cycles and greater plant development, in agreement with recent studies relating growth habit to flowering and yield in </w:t>
      </w:r>
      <w:r w:rsidRPr="00362197">
        <w:rPr>
          <w:rFonts w:ascii="Times New Roman" w:hAnsi="Times New Roman" w:cs="Times New Roman"/>
          <w:i/>
          <w:iCs/>
          <w:sz w:val="24"/>
          <w:szCs w:val="24"/>
        </w:rPr>
        <w:t>P. vulgaris</w:t>
      </w:r>
      <w:r w:rsidRPr="00362197">
        <w:rPr>
          <w:rFonts w:ascii="Times New Roman" w:hAnsi="Times New Roman" w:cs="Times New Roman"/>
          <w:sz w:val="24"/>
          <w:szCs w:val="24"/>
        </w:rPr>
        <w:t xml:space="preserve"> </w:t>
      </w:r>
      <w:r w:rsidR="00A84279">
        <w:rPr>
          <w:rFonts w:ascii="Times New Roman" w:hAnsi="Times New Roman" w:cs="Times New Roman"/>
          <w:sz w:val="24"/>
          <w:szCs w:val="24"/>
        </w:rPr>
        <w:fldChar w:fldCharType="begin"/>
      </w:r>
      <w:r w:rsidR="000741E8">
        <w:rPr>
          <w:rFonts w:ascii="Times New Roman" w:hAnsi="Times New Roman" w:cs="Times New Roman"/>
          <w:sz w:val="24"/>
          <w:szCs w:val="24"/>
        </w:rPr>
        <w:instrText xml:space="preserve"> ADDIN ZOTERO_ITEM CSL_CITATION {"citationID":"KjOWK1bU","properties":{"unsorted":false,"formattedCitation":"(Keller et\\uc0\\u160{}al., 2022)","plainCitation":"(Keller et al., 2022)","noteIndex":0},"citationItems":[{"id":8405,"uris":["http://zotero.org/users/15567011/items/HPDHPEWW"],"itemData":{"id":8405,"type":"article-journal","abstract":"Common bean (\n              Phaseolus vulgaris\n              L.) has two major origins of domestication, Andean and Mesoamerican, which contribute to the high diversity of growth type, pod and seed characteristics. The climbing growth habit is associated with increased days to flowering (DF), seed iron concentration (SdFe), nitrogen fixation, and yield. However, breeding efforts in climbing beans have been limited and independent from bush type beans. To advance climbing bean breeding, we carried out genome-wide association studies and genomic predictions using 1,869 common bean lines belonging to five breeding panels representing both gene pools and all growth types. The phenotypic data were collected from 17 field trials and were complemented with 16 previously published trials. Overall, 38 significant marker-trait associations were identified for growth habit, 14 for DF, 13 for 100 seed weight, three for SdFe, and one for yield. Except for DF, the results suggest a common genetic basis for traits across all panels and growth types. Seven QTL associated with growth habits were confirmed from earlier studies and four plausible candidate genes for SdFe and 100 seed weight were newly identified. Furthermore, the genomic prediction accuracy for SdFe and yield in climbing beans improved up to 8.8% when bush-type bean lines were included in the training population. In conclusion, a large population from different gene pools and growth types across multiple breeding panels increased the power of genomic analyses and provides a solid and diverse germplasm base for genetic improvement of common bean.","container-title":"Frontiers in Plant Science","DOI":"10.3389/fpls.2022.830896","ISSN":"1664-462X","journalAbbreviation":"Front. Plant Sci.","page":"830896","source":"DOI.org (Crossref)","title":"Improving Association Studies and Genomic Predictions for Climbing Beans With Data From Bush Bean Populations","volume":"13","author":[{"family":"Keller","given":"Beat"},{"family":"Ariza-Suarez","given":"Daniel"},{"family":"Portilla-Benavides","given":"Ana Elisabeth"},{"family":"Buendia","given":"Hector Fabio"},{"family":"Aparicio","given":"Johan Steven"},{"family":"Amongi","given":"Winnyfred"},{"family":"Mbiu","given":"Julius"},{"family":"Msolla","given":"Susan Nchimbi"},{"family":"Miklas","given":"Phillip"},{"family":"Porch","given":"Timothy G."},{"family":"Burridge","given":"James"},{"family":"Mukankusi","given":"Clare"},{"family":"Studer","given":"Bruno"},{"family":"Raatz","given":"Bodo"}],"issued":{"date-parts":[["2022",4,25]]}}}],"schema":"https://github.com/citation-style-language/schema/raw/master/csl-citation.json"} </w:instrText>
      </w:r>
      <w:r w:rsidR="00A84279">
        <w:rPr>
          <w:rFonts w:ascii="Times New Roman" w:hAnsi="Times New Roman" w:cs="Times New Roman"/>
          <w:sz w:val="24"/>
          <w:szCs w:val="24"/>
        </w:rPr>
        <w:fldChar w:fldCharType="separate"/>
      </w:r>
      <w:r w:rsidR="000741E8" w:rsidRPr="000741E8">
        <w:rPr>
          <w:rFonts w:ascii="Times New Roman" w:hAnsi="Times New Roman" w:cs="Times New Roman"/>
          <w:kern w:val="0"/>
          <w:sz w:val="24"/>
        </w:rPr>
        <w:t>(Keller et al., 2022)</w:t>
      </w:r>
      <w:r w:rsidR="00A84279">
        <w:rPr>
          <w:rFonts w:ascii="Times New Roman" w:hAnsi="Times New Roman" w:cs="Times New Roman"/>
          <w:sz w:val="24"/>
          <w:szCs w:val="24"/>
        </w:rPr>
        <w:fldChar w:fldCharType="end"/>
      </w:r>
      <w:r w:rsidRPr="00362197">
        <w:rPr>
          <w:rFonts w:ascii="Times New Roman" w:hAnsi="Times New Roman" w:cs="Times New Roman"/>
          <w:sz w:val="24"/>
          <w:szCs w:val="24"/>
        </w:rPr>
        <w:t>. Thus, while the PCA identified the main traits responsible for the variation, the MFA showed how phenology and yield are articulated in different developmental strategies of the accessions, providing a complementary interpretation of the agronomic diversity.</w:t>
      </w:r>
    </w:p>
    <w:p w14:paraId="55D53F6D" w14:textId="5CC526A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 xml:space="preserve">The selection of the accessions UNTRM-335-1021, UNTRM-335-1031, UNTRM-335-1032, UNTRM-335-1041, UNTRM-335-1049, UNTRM-335-1064, and UNTRM-335-1083 shows that the productive potential of </w:t>
      </w:r>
      <w:r w:rsidRPr="00362197">
        <w:rPr>
          <w:rFonts w:ascii="Times New Roman" w:hAnsi="Times New Roman" w:cs="Times New Roman"/>
          <w:i/>
          <w:iCs/>
          <w:sz w:val="24"/>
          <w:szCs w:val="24"/>
        </w:rPr>
        <w:t>P. vulgaris</w:t>
      </w:r>
      <w:r w:rsidRPr="00362197">
        <w:rPr>
          <w:rFonts w:ascii="Times New Roman" w:hAnsi="Times New Roman" w:cs="Times New Roman"/>
          <w:sz w:val="24"/>
          <w:szCs w:val="24"/>
        </w:rPr>
        <w:t xml:space="preserve"> must be interpreted according to the production system and not solely by yield per plant. The accession UNTRM-335-1021, of determinate bush habit and short cycle, represents an alternative for intensive systems, where a compact architecture can take advantage of higher plant populations. Indeed, density modifies competition among plants and crop yield, although the response depends on the genotype </w:t>
      </w:r>
      <w:r w:rsidR="000741E8">
        <w:rPr>
          <w:rFonts w:ascii="Times New Roman" w:hAnsi="Times New Roman" w:cs="Times New Roman"/>
          <w:sz w:val="24"/>
          <w:szCs w:val="24"/>
        </w:rPr>
        <w:fldChar w:fldCharType="begin"/>
      </w:r>
      <w:r w:rsidR="000741E8">
        <w:rPr>
          <w:rFonts w:ascii="Times New Roman" w:hAnsi="Times New Roman" w:cs="Times New Roman"/>
          <w:sz w:val="24"/>
          <w:szCs w:val="24"/>
        </w:rPr>
        <w:instrText xml:space="preserve"> ADDIN ZOTERO_ITEM CSL_CITATION {"citationID":"v8NuktF5","properties":{"unsorted":false,"formattedCitation":"(Immer et\\uc0\\u160{}al., 1977; Lucas &amp; Milbourn, 1976)","plainCitation":"(Immer et al., 1977; Lucas &amp; Milbourn, 1976)","noteIndex":0},"citationItems":[{"id":8409,"uris":["http://zotero.org/users/15567011/items/TQ9MMR3V"],"itemData":{"id":8409,"type":"article-journal","abstract":"SUMMARY\n            \n              The influence of leaf area and inter-plant competition on the growth and yield of a crop of high-yielding dry beans (\n              Phaseolus vulgaris\n              L.) in central Mexico was studied, using density and thinning treatments. The highest seed yield (4210 kg/ha at 14% moisture) was obtained with the highest density (28·8 plants/m\n              2\n              ). Thinning showed that pods/plant was sensitive to inter-plant competition between 36 and 78 days after seeding (first flower at 50 days), but seeds/pod, and especially seed weight, were not sensitive. It is suggested that the close positive relation between yield and leaf area duration derives from the influence of photosynthate supply upon pod number.","container-title":"Experimental Agriculture","DOI":"10.1017/S0014479700008085","ISSN":"0014-4797, 1469-4441","issue":"4","journalAbbreviation":"Ex. Agric.","language":"en","license":"https://www.cambridge.org/core/terms","page":"325-335","source":"DOI.org (Crossref)","title":"Effects of Plant Density and Thinning on High-Yielding Dry Beans ( &lt;i&gt;Phaseolus vulgaris&lt;/i&gt; ) in Mexíco","volume":"13","author":[{"family":"Immer","given":"Aguilar M."},{"family":"Fischer","given":"R. A."},{"family":"S.","given":"Joshue Kohashi"}],"issued":{"date-parts":[["1977",10]]}}},{"id":8410,"uris":["http://zotero.org/users/15567011/items/A394SGF3"],"itemData":{"id":8410,"type":"article-journal","abstract":"Summary\n            \n              The growth and development of two varieties of\n              Phaseolus vulgaris\n              (Purley King and Limelight) were compared in two experiments in 1973 and 1974 at a range of planting density from 20 to 100 seeds/m\n              2\n              . Within this range, the relationship between seed yield and density in Purley King was asymptotic, although there was a suggestion that if even higher densities had been tested, a downward trend in yield might have occurred. The optimum density of planting for Purley King in Expt 1 was 50 seeds/m\n              2\n              while that for Limelight was 40 seeds/m\n              2\n              . The corresponding densities in Expt 2 were 75 and 50 seeds/m\n              2\n              respectively. Although number of branches per plant generally decreased with increasing density, there was no significant density effect on the number of nodes per plant. Thus stabilization of seed yield occurred even at quite low densities. Although in the low-density treatments, less vegetative tissue was produced, the peak of dry-matter yield occurred later after flowering and the slower subsequent senescence ensured the presence of active photosynthetic tissue throughout the pod-fill stage. Less pod retention occurred at high density which, combined with the ability of widely spaced plants to produce pods over a longer period, resulted in a similar number of pods per unit area over a wide range of density.\n            \n            Although the variety Purley King produced more than double the number of mature pods from its extra nodes and branches, it was outyielded by Limelight by 35% from the combined effect of more seeds per pod and a higher mean seed weight. Limelight also produced this high yield with less vegetative tissue. In both varieties it appeared that pod photosynthesis could take place, in Purley King because the pods were borne on higher nodes above the canopy and in Limelight due to the earlier senescence of its smaller leaf area. However, in spite of the apparent physiological advantages of Limelight, the pods are not borne high enough on this plant to enable satisfactory mechanical harvesting.","container-title":"The Journal of Agricultural Science","DOI":"10.1017/S0021859600026629","ISSN":"0021-8596, 1469-5146","issue":"1","journalAbbreviation":"J. Agric. Sci.","language":"en","license":"https://www.cambridge.org/core/terms","page":"89-99","source":"DOI.org (Crossref)","title":"The effect of density of planting on the growth of two &lt;i&gt;Phaseolus vulgaris&lt;/i&gt; varieties in England","volume":"87","author":[{"family":"Lucas","given":"E. O."},{"family":"Milbourn","given":"G. M."}],"issued":{"date-parts":[["1976",8]]}}}],"schema":"https://github.com/citation-style-language/schema/raw/master/csl-citation.json"} </w:instrText>
      </w:r>
      <w:r w:rsidR="000741E8">
        <w:rPr>
          <w:rFonts w:ascii="Times New Roman" w:hAnsi="Times New Roman" w:cs="Times New Roman"/>
          <w:sz w:val="24"/>
          <w:szCs w:val="24"/>
        </w:rPr>
        <w:fldChar w:fldCharType="separate"/>
      </w:r>
      <w:r w:rsidR="000741E8" w:rsidRPr="000741E8">
        <w:rPr>
          <w:rFonts w:ascii="Times New Roman" w:hAnsi="Times New Roman" w:cs="Times New Roman"/>
          <w:kern w:val="0"/>
          <w:sz w:val="24"/>
        </w:rPr>
        <w:t>(Immer et al., 1977; Lucas &amp; Milbourn, 1976)</w:t>
      </w:r>
      <w:r w:rsidR="000741E8">
        <w:rPr>
          <w:rFonts w:ascii="Times New Roman" w:hAnsi="Times New Roman" w:cs="Times New Roman"/>
          <w:sz w:val="24"/>
          <w:szCs w:val="24"/>
        </w:rPr>
        <w:fldChar w:fldCharType="end"/>
      </w:r>
      <w:r w:rsidRPr="00362197">
        <w:rPr>
          <w:rFonts w:ascii="Times New Roman" w:hAnsi="Times New Roman" w:cs="Times New Roman"/>
          <w:sz w:val="24"/>
          <w:szCs w:val="24"/>
        </w:rPr>
        <w:t>.</w:t>
      </w:r>
    </w:p>
    <w:p w14:paraId="70EF15BB" w14:textId="36A0FE9C"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 xml:space="preserve">In contrast, the accessions UNTRM-335-1031, UNTRM-335-1032, and UNTRM-335-1041, of indeterminate climbing habit, combined prolonged cycles with higher yield per plant. This </w:t>
      </w:r>
      <w:proofErr w:type="spellStart"/>
      <w:r w:rsidRPr="00362197">
        <w:rPr>
          <w:rFonts w:ascii="Times New Roman" w:hAnsi="Times New Roman" w:cs="Times New Roman"/>
          <w:sz w:val="24"/>
          <w:szCs w:val="24"/>
        </w:rPr>
        <w:t>behavior</w:t>
      </w:r>
      <w:proofErr w:type="spellEnd"/>
      <w:r w:rsidRPr="00362197">
        <w:rPr>
          <w:rFonts w:ascii="Times New Roman" w:hAnsi="Times New Roman" w:cs="Times New Roman"/>
          <w:sz w:val="24"/>
          <w:szCs w:val="24"/>
        </w:rPr>
        <w:t xml:space="preserve"> is consistent with studies that have found higher yields in indeterminate habits compared to determinate ones, and a high productive potential in climbing beans when support and </w:t>
      </w:r>
      <w:proofErr w:type="spellStart"/>
      <w:r w:rsidRPr="00362197">
        <w:rPr>
          <w:rFonts w:ascii="Times New Roman" w:hAnsi="Times New Roman" w:cs="Times New Roman"/>
          <w:sz w:val="24"/>
          <w:szCs w:val="24"/>
        </w:rPr>
        <w:t>favorable</w:t>
      </w:r>
      <w:proofErr w:type="spellEnd"/>
      <w:r w:rsidRPr="00362197">
        <w:rPr>
          <w:rFonts w:ascii="Times New Roman" w:hAnsi="Times New Roman" w:cs="Times New Roman"/>
          <w:sz w:val="24"/>
          <w:szCs w:val="24"/>
        </w:rPr>
        <w:t xml:space="preserve"> conditions are available </w:t>
      </w:r>
      <w:r w:rsidR="000741E8">
        <w:rPr>
          <w:rFonts w:ascii="Times New Roman" w:hAnsi="Times New Roman" w:cs="Times New Roman"/>
          <w:sz w:val="24"/>
          <w:szCs w:val="24"/>
        </w:rPr>
        <w:fldChar w:fldCharType="begin"/>
      </w:r>
      <w:r w:rsidR="000741E8">
        <w:rPr>
          <w:rFonts w:ascii="Times New Roman" w:hAnsi="Times New Roman" w:cs="Times New Roman"/>
          <w:sz w:val="24"/>
          <w:szCs w:val="24"/>
        </w:rPr>
        <w:instrText xml:space="preserve"> ADDIN ZOTERO_ITEM CSL_CITATION {"citationID":"fzS7w102","properties":{"unsorted":false,"formattedCitation":"(Fanjul et\\uc0\\u160{}al., 1982; Kueneman et\\uc0\\u160{}al., 1978)","plainCitation":"(Fanjul et al., 1982; Kueneman et al., 1978)","noteIndex":0},"citationItems":[{"id":8412,"uris":["http://zotero.org/users/15567011/items/MN63VH7Z"],"itemData":{"id":8412,"type":"article-journal","abstract":"SUMMARY\n            \n              The yield potential of a highly productive non-commercial Type IV bean cultivar was determined under optimum field conditions, grown in monoculture at 1 plant/m\n              2\n              on trellises 3 m high. Canopy growth was analysed by dividing the stand into 25 cm horizontal strata. The main components of yield were number of inflorescences and number of pods per stratum. Daily yield for the growing period was 4.9 g dry weight/m\n              2\n              . Although a high yield per plant was recorded (823 g/plant) drop of young pods and seed abortion were the major factors reducing the potential yield.","container-title":"Experimental Agriculture","DOI":"10.1017/S0014479700013648","ISSN":"0014-4797, 1469-4441","issue":"2","journalAbbreviation":"Ex. Agric.","language":"en","license":"https://www.cambridge.org/core/terms","page":"167-175","source":"DOI.org (Crossref)","title":"Yield Potential and Stratified Growth Analysis of an Indeterminate Climbing Pole Bean ( &lt;i&gt;Phaseolus Vulgaris&lt;/i&gt; ) in Mexico","volume":"18","author":[{"family":"Fanjul","given":"L."},{"family":"Kohashi-Shibata","given":"J."},{"family":"Hernandez-Xolocotzi","given":"E."}],"issued":{"date-parts":[["1982",4]]}}},{"id":8411,"uris":["http</w:instrText>
      </w:r>
      <w:r w:rsidR="000741E8" w:rsidRPr="00A31851">
        <w:rPr>
          <w:rFonts w:ascii="Times New Roman" w:hAnsi="Times New Roman" w:cs="Times New Roman"/>
          <w:sz w:val="24"/>
          <w:szCs w:val="24"/>
          <w:lang w:val="en-US"/>
          <w:rPrChange w:id="215" w:author="Author" w:date="2026-09-24T10:25:00Z" w16du:dateUtc="2026-09-24T15:25:00Z">
            <w:rPr>
              <w:rFonts w:ascii="Times New Roman" w:hAnsi="Times New Roman" w:cs="Times New Roman"/>
              <w:sz w:val="24"/>
              <w:szCs w:val="24"/>
              <w:lang w:val="es-PE"/>
            </w:rPr>
          </w:rPrChange>
        </w:rPr>
        <w:instrText xml:space="preserve">://zotero.org/users/15567011/items/VN9C8RZZ"],"itemData":{"id":8411,"type":"article-journal","abstract":"SUMMARY\n            Responses in yield of dry bean genotypes of different growth habits [determinate (Type I), indeterminate small vine (Type II), indeterminate large vine (Type III), and indeterminate climbing (Type IV)] were evaluated over two growing seasons. Types II and III gave higher yields than Type I, with Type II the highest. Narrow between-row spacings (50 cm) tended to give higher yields than 75 cm spacings for all habits, though Type I seemed less responsive than the indeterminate habits, Types II and III. Close within-row spacing (5 versus 10 cm) was not beneficial for beans of any growth habit. Yields of beans with climbing habit grown on different support systems and at different spacings are also reported.","container-title":"Experimental Agriculture","DOI":"10.1017/S0014479700008486","ISSN":"0014-4797, 1469-4441","issue":"2","journalAbbreviation":"Ex. Agric.","language":"en","license":"https://www.cambridge.org/core/terms","page":"97-104","source":"DOI.org (Crossref)","title":"Effects of Growth Habits and Competition on Yields of Dry Beans ( &lt;i&gt;Phaseolus vulgaris&lt;/i&gt; ) in the Tropics","volume":"14","author":[{"family":"Kueneman","given":"E. A."},{"family":"Hernandez-Bravo","given":"G."},{"family":"Wallace","given":"D. H."}],"issued":{"date-parts":[["1978",4]]}}}],"schema":"https://github.com/citation-style-language/schema/raw/master/csl-citation.json"} </w:instrText>
      </w:r>
      <w:r w:rsidR="000741E8">
        <w:rPr>
          <w:rFonts w:ascii="Times New Roman" w:hAnsi="Times New Roman" w:cs="Times New Roman"/>
          <w:sz w:val="24"/>
          <w:szCs w:val="24"/>
        </w:rPr>
        <w:fldChar w:fldCharType="separate"/>
      </w:r>
      <w:r w:rsidR="000741E8" w:rsidRPr="00A31851">
        <w:rPr>
          <w:rFonts w:ascii="Times New Roman" w:hAnsi="Times New Roman" w:cs="Times New Roman"/>
          <w:kern w:val="0"/>
          <w:sz w:val="24"/>
          <w:lang w:val="en-US"/>
          <w:rPrChange w:id="216" w:author="Author" w:date="2026-09-24T10:25:00Z" w16du:dateUtc="2026-09-24T15:25:00Z">
            <w:rPr>
              <w:rFonts w:ascii="Times New Roman" w:hAnsi="Times New Roman" w:cs="Times New Roman"/>
              <w:kern w:val="0"/>
              <w:sz w:val="24"/>
              <w:lang w:val="es-PE"/>
            </w:rPr>
          </w:rPrChange>
        </w:rPr>
        <w:t>(Fanjul et al., 1982; Kueneman et al., 1978)</w:t>
      </w:r>
      <w:r w:rsidR="000741E8">
        <w:rPr>
          <w:rFonts w:ascii="Times New Roman" w:hAnsi="Times New Roman" w:cs="Times New Roman"/>
          <w:sz w:val="24"/>
          <w:szCs w:val="24"/>
        </w:rPr>
        <w:fldChar w:fldCharType="end"/>
      </w:r>
      <w:r w:rsidRPr="00A31851">
        <w:rPr>
          <w:rFonts w:ascii="Times New Roman" w:hAnsi="Times New Roman" w:cs="Times New Roman"/>
          <w:sz w:val="24"/>
          <w:szCs w:val="24"/>
          <w:lang w:val="en-US"/>
          <w:rPrChange w:id="217" w:author="Author" w:date="2026-09-24T10:25:00Z" w16du:dateUtc="2026-09-24T15:25:00Z">
            <w:rPr>
              <w:rFonts w:ascii="Times New Roman" w:hAnsi="Times New Roman" w:cs="Times New Roman"/>
              <w:sz w:val="24"/>
              <w:szCs w:val="24"/>
              <w:lang w:val="es-PE"/>
            </w:rPr>
          </w:rPrChange>
        </w:rPr>
        <w:t xml:space="preserve">. </w:t>
      </w:r>
      <w:r w:rsidRPr="00362197">
        <w:rPr>
          <w:rFonts w:ascii="Times New Roman" w:hAnsi="Times New Roman" w:cs="Times New Roman"/>
          <w:sz w:val="24"/>
          <w:szCs w:val="24"/>
        </w:rPr>
        <w:t xml:space="preserve">The accessions UNTRM-335-1049, UNTRM-335-1064, and UNTRM-335-1083, of indeterminate prostrate habit, occupied an intermediate position and, therefore, represent an alternative between the earliness of the bush types and the greater development of the climbing types. This selection coincided with the clusters identified by the PCA and the MFA, evidencing that the </w:t>
      </w:r>
      <w:r w:rsidRPr="00362197">
        <w:rPr>
          <w:rFonts w:ascii="Times New Roman" w:hAnsi="Times New Roman" w:cs="Times New Roman"/>
          <w:sz w:val="24"/>
          <w:szCs w:val="24"/>
        </w:rPr>
        <w:lastRenderedPageBreak/>
        <w:t>agronomic value of the accessions arises from the combination of cycle, growth habit, and yield, and not from a single trait.</w:t>
      </w:r>
    </w:p>
    <w:p w14:paraId="1F219EAC"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4.4 Study limitations and future perspectives</w:t>
      </w:r>
    </w:p>
    <w:p w14:paraId="67D0EA26"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The present study provides a detailed agromorphological characterization of the diversity conserved by smallholder farmers in the Andean-Amazonian region, generating baseline information for its conservation and future use. However, it presents certain limitations. The evaluation was carried out in a single agricultural season and in a single environment, so it was not possible to estimate the genotype-environment interaction or the stability of the traits across different conditions. In addition, the characterization was based solely on morphological and agronomic descriptors, without incorporating molecular information. Therefore, as a future perspective, genomic sequencing of the accessions is proposed, which would allow validating the identified morphological clusters and strengthening the selection of promising accessions for common bean genetic improvement programs in the Andean-Amazonian region of Peru.</w:t>
      </w:r>
    </w:p>
    <w:p w14:paraId="54B3A073"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5 Conclusion</w:t>
      </w:r>
    </w:p>
    <w:p w14:paraId="0A1F4428"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Regarding the first objective, the study demonstrated that the common bean accessions present a wide qualitative agromorphological diversity, in which the seed coat was confirmed as the most informative trait for differentiating accessions. Regarding the second objective, a notable quantitative diversity was evidenced, expressed mainly in the number of pods per plant, stem diameter, and number of floral racemes per plant, while the number of pods per plant and stem diameter were also linked to the duration of the phenological cycle and the vegetative development of the plants. Finally, regarding the third objective, the multivariate analyses allowed the identification of promising accessions for three production scenarios according to their growth habit. UNTRM-335-1021 (Type I) was recommended for intensive systems, UNTRM-335-1032 (Type IV) for staked systems, and UNTRM-335-1064 (Type III) as an intermediate-yield alternative, showing that agronomic potential depends on the interaction among earliness, growth habit, and yield, and not on a single isolated trait.</w:t>
      </w:r>
    </w:p>
    <w:p w14:paraId="6C8666FB"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6 Author contributions</w:t>
      </w:r>
    </w:p>
    <w:p w14:paraId="7B298AB7"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Conceptualization, J.L.H.-G., W.M.-M., and F.L.-I.; Methodology, J.L.H.-G., W.M.-M., V.H.B.-CH. and F.L.-I.; Software, J.L.H.-G., W.M.-M. and V.H.B.-CH.; Validation, F.L.-I.; Formal analysis, J.L.H.-G., W.M.-M. and V.H.B.-CH.; Investigation, J.L.H.-G., W.M.-M. and V.H.B.-CH.; Resources, M.O.-C., J.L.M.-Q. and F.L.-I.; Data curation, J.L.H.-G., W.M.-M. and V.H.B.-CH.; Visualization, M.O.-C., J.L.M.-Q. and F.L.-I.; Supervision, M.O.-C. and F.L.-I.; Project administration, J.L.M.-Q. and F.L.-I.; Funding acquisition, M.O.-C., J.L.M.-Q. and F.L.-I.; Writing – original draft, J.L.H.-G. and W.M.-M.; Writing – review &amp; editing, J.L.H.-G., W.M.-M., V.H.B.-CH. and F.L.-I.</w:t>
      </w:r>
    </w:p>
    <w:p w14:paraId="03BB7F1A"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7 Funding</w:t>
      </w:r>
    </w:p>
    <w:p w14:paraId="4B07BC38"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The APC was funded by the Vice-Rectorate for Research at the Universidad Nacional Toribio Rodríguez de Mendoza de Amazonas. The authors gratefully acknowledge the technical and financial support of the CUI Project No. 2590588 “Improvement of the Science, Technology, and Innovation Promotion Service for the Research Center in Grains and Seeds at UNTRM” - CEIGRAS.</w:t>
      </w:r>
    </w:p>
    <w:p w14:paraId="02CC9DE5"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lastRenderedPageBreak/>
        <w:t>8 Conflict of interest</w:t>
      </w:r>
    </w:p>
    <w:p w14:paraId="7ED1FCBB"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The authors declare no conflicts of interest.</w:t>
      </w:r>
    </w:p>
    <w:p w14:paraId="58D98806" w14:textId="77777777" w:rsidR="0098644F" w:rsidRPr="00362197" w:rsidRDefault="00000000" w:rsidP="00362197">
      <w:pPr>
        <w:pStyle w:val="Ttulo1"/>
        <w:jc w:val="both"/>
        <w:rPr>
          <w:rFonts w:ascii="Times New Roman" w:hAnsi="Times New Roman" w:cs="Times New Roman"/>
          <w:sz w:val="24"/>
          <w:szCs w:val="24"/>
          <w:lang w:val="es-PE"/>
        </w:rPr>
      </w:pPr>
      <w:bookmarkStart w:id="218" w:name="acknowledgments"/>
      <w:r w:rsidRPr="00362197">
        <w:rPr>
          <w:rFonts w:ascii="Times New Roman" w:hAnsi="Times New Roman" w:cs="Times New Roman"/>
          <w:bCs/>
          <w:sz w:val="24"/>
          <w:szCs w:val="24"/>
          <w:lang w:val="es-PE"/>
        </w:rPr>
        <w:t>9 Acknowledgments</w:t>
      </w:r>
    </w:p>
    <w:p w14:paraId="2C4422ED" w14:textId="77777777" w:rsidR="0098644F" w:rsidRPr="00362197" w:rsidRDefault="00000000" w:rsidP="00362197">
      <w:pPr>
        <w:jc w:val="both"/>
        <w:rPr>
          <w:rFonts w:ascii="Times New Roman" w:hAnsi="Times New Roman" w:cs="Times New Roman"/>
          <w:sz w:val="24"/>
          <w:szCs w:val="24"/>
          <w:lang w:val="es-PE"/>
        </w:rPr>
      </w:pPr>
      <w:r w:rsidRPr="00362197">
        <w:rPr>
          <w:rFonts w:ascii="Times New Roman" w:hAnsi="Times New Roman" w:cs="Times New Roman"/>
          <w:sz w:val="24"/>
          <w:szCs w:val="24"/>
          <w:lang w:val="es-PE"/>
        </w:rPr>
        <w:t xml:space="preserve">The </w:t>
      </w:r>
      <w:proofErr w:type="spellStart"/>
      <w:r w:rsidRPr="00362197">
        <w:rPr>
          <w:rFonts w:ascii="Times New Roman" w:hAnsi="Times New Roman" w:cs="Times New Roman"/>
          <w:sz w:val="24"/>
          <w:szCs w:val="24"/>
          <w:lang w:val="es-PE"/>
        </w:rPr>
        <w:t>authors</w:t>
      </w:r>
      <w:proofErr w:type="spellEnd"/>
      <w:r w:rsidRPr="00362197">
        <w:rPr>
          <w:rFonts w:ascii="Times New Roman" w:hAnsi="Times New Roman" w:cs="Times New Roman"/>
          <w:sz w:val="24"/>
          <w:szCs w:val="24"/>
          <w:lang w:val="es-PE"/>
        </w:rPr>
        <w:t xml:space="preserve"> are </w:t>
      </w:r>
      <w:proofErr w:type="spellStart"/>
      <w:r w:rsidRPr="00362197">
        <w:rPr>
          <w:rFonts w:ascii="Times New Roman" w:hAnsi="Times New Roman" w:cs="Times New Roman"/>
          <w:sz w:val="24"/>
          <w:szCs w:val="24"/>
          <w:lang w:val="es-PE"/>
        </w:rPr>
        <w:t>grateful</w:t>
      </w:r>
      <w:proofErr w:type="spellEnd"/>
      <w:r w:rsidRPr="00362197">
        <w:rPr>
          <w:rFonts w:ascii="Times New Roman" w:hAnsi="Times New Roman" w:cs="Times New Roman"/>
          <w:sz w:val="24"/>
          <w:szCs w:val="24"/>
          <w:lang w:val="es-PE"/>
        </w:rPr>
        <w:t xml:space="preserve"> </w:t>
      </w:r>
      <w:proofErr w:type="spellStart"/>
      <w:r w:rsidRPr="00362197">
        <w:rPr>
          <w:rFonts w:ascii="Times New Roman" w:hAnsi="Times New Roman" w:cs="Times New Roman"/>
          <w:sz w:val="24"/>
          <w:szCs w:val="24"/>
          <w:lang w:val="es-PE"/>
        </w:rPr>
        <w:t>to</w:t>
      </w:r>
      <w:proofErr w:type="spellEnd"/>
      <w:r w:rsidRPr="00362197">
        <w:rPr>
          <w:rFonts w:ascii="Times New Roman" w:hAnsi="Times New Roman" w:cs="Times New Roman"/>
          <w:sz w:val="24"/>
          <w:szCs w:val="24"/>
          <w:lang w:val="es-PE"/>
        </w:rPr>
        <w:t xml:space="preserve"> </w:t>
      </w:r>
      <w:proofErr w:type="spellStart"/>
      <w:r w:rsidRPr="00362197">
        <w:rPr>
          <w:rFonts w:ascii="Times New Roman" w:hAnsi="Times New Roman" w:cs="Times New Roman"/>
          <w:sz w:val="24"/>
          <w:szCs w:val="24"/>
          <w:lang w:val="es-PE"/>
        </w:rPr>
        <w:t>the</w:t>
      </w:r>
      <w:proofErr w:type="spellEnd"/>
      <w:r w:rsidRPr="00362197">
        <w:rPr>
          <w:rFonts w:ascii="Times New Roman" w:hAnsi="Times New Roman" w:cs="Times New Roman"/>
          <w:sz w:val="24"/>
          <w:szCs w:val="24"/>
          <w:lang w:val="es-PE"/>
        </w:rPr>
        <w:t xml:space="preserve"> Instituto de Investigación para el Desarrollo Sustentable de Ceja de Selva (INDES-CES), Universidad Nacional Toribio Rodríguez de Mendoza de Amazonas (UNTRM-A).</w:t>
      </w:r>
    </w:p>
    <w:p w14:paraId="4CFCA248"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b/>
          <w:bCs/>
          <w:sz w:val="24"/>
          <w:szCs w:val="24"/>
        </w:rPr>
        <w:t>10 Data availability</w:t>
      </w:r>
    </w:p>
    <w:p w14:paraId="12EA893D" w14:textId="77777777" w:rsidR="0098644F" w:rsidRPr="00362197" w:rsidRDefault="00000000" w:rsidP="00362197">
      <w:pPr>
        <w:jc w:val="both"/>
        <w:rPr>
          <w:rFonts w:ascii="Times New Roman" w:hAnsi="Times New Roman" w:cs="Times New Roman"/>
          <w:sz w:val="24"/>
          <w:szCs w:val="24"/>
        </w:rPr>
      </w:pPr>
      <w:r w:rsidRPr="00362197">
        <w:rPr>
          <w:rFonts w:ascii="Times New Roman" w:hAnsi="Times New Roman" w:cs="Times New Roman"/>
          <w:sz w:val="24"/>
          <w:szCs w:val="24"/>
        </w:rPr>
        <w:t>The dataset, code, and reproducible data analysis are presented in Supplementary Material. And the code and analysis will be available at GitHub Repository:</w:t>
      </w:r>
    </w:p>
    <w:p w14:paraId="4A9F9DE9" w14:textId="77777777" w:rsidR="0098644F" w:rsidRDefault="0098644F" w:rsidP="00362197">
      <w:pPr>
        <w:jc w:val="both"/>
        <w:rPr>
          <w:rFonts w:ascii="Times New Roman" w:hAnsi="Times New Roman" w:cs="Times New Roman"/>
          <w:sz w:val="24"/>
          <w:szCs w:val="24"/>
        </w:rPr>
      </w:pPr>
      <w:hyperlink r:id="rId11">
        <w:r w:rsidRPr="00362197">
          <w:rPr>
            <w:rStyle w:val="Hipervnculo"/>
            <w:rFonts w:ascii="Times New Roman" w:hAnsi="Times New Roman" w:cs="Times New Roman"/>
            <w:sz w:val="24"/>
            <w:szCs w:val="24"/>
          </w:rPr>
          <w:t>https://github.com/Flavjack/beans-diversity</w:t>
        </w:r>
      </w:hyperlink>
    </w:p>
    <w:p w14:paraId="275FD616" w14:textId="77777777" w:rsidR="008A033A" w:rsidRDefault="008A033A" w:rsidP="00362197">
      <w:pPr>
        <w:jc w:val="both"/>
        <w:rPr>
          <w:rFonts w:ascii="Times New Roman" w:hAnsi="Times New Roman" w:cs="Times New Roman"/>
          <w:sz w:val="24"/>
          <w:szCs w:val="24"/>
        </w:rPr>
        <w:sectPr w:rsidR="008A033A" w:rsidSect="002F1EA5">
          <w:pgSz w:w="11906" w:h="16838"/>
          <w:pgMar w:top="1440" w:right="1440" w:bottom="1440" w:left="1440" w:header="708" w:footer="708" w:gutter="0"/>
          <w:lnNumType w:countBy="1" w:restart="continuous"/>
          <w:cols w:space="708"/>
          <w:docGrid w:linePitch="360"/>
        </w:sectPr>
      </w:pPr>
    </w:p>
    <w:p w14:paraId="6879C8B0" w14:textId="77777777" w:rsidR="0098644F" w:rsidRPr="00362197" w:rsidDel="000741E8" w:rsidRDefault="00000000" w:rsidP="00362197">
      <w:pPr>
        <w:jc w:val="both"/>
        <w:rPr>
          <w:del w:id="219" w:author="Author" w:date="2026-09-07T10:11:00Z" w16du:dateUtc="2026-09-07T15:11:00Z"/>
          <w:rFonts w:ascii="Times New Roman" w:hAnsi="Times New Roman" w:cs="Times New Roman"/>
          <w:sz w:val="24"/>
          <w:szCs w:val="24"/>
          <w:lang w:val="es-PE"/>
        </w:rPr>
      </w:pPr>
      <w:r w:rsidRPr="00362197">
        <w:rPr>
          <w:rFonts w:ascii="Times New Roman" w:hAnsi="Times New Roman" w:cs="Times New Roman"/>
          <w:b/>
          <w:bCs/>
          <w:sz w:val="24"/>
          <w:szCs w:val="24"/>
          <w:lang w:val="es-PE"/>
        </w:rPr>
        <w:lastRenderedPageBreak/>
        <w:t xml:space="preserve">11 </w:t>
      </w:r>
      <w:proofErr w:type="spellStart"/>
      <w:r w:rsidRPr="00362197">
        <w:rPr>
          <w:rFonts w:ascii="Times New Roman" w:hAnsi="Times New Roman" w:cs="Times New Roman"/>
          <w:b/>
          <w:bCs/>
          <w:sz w:val="24"/>
          <w:szCs w:val="24"/>
          <w:lang w:val="es-PE"/>
        </w:rPr>
        <w:t>References</w:t>
      </w:r>
      <w:proofErr w:type="spellEnd"/>
    </w:p>
    <w:p w14:paraId="5F9DF464" w14:textId="77777777" w:rsidR="00362197" w:rsidRPr="00A31851" w:rsidRDefault="00362197" w:rsidP="00362197">
      <w:pPr>
        <w:jc w:val="both"/>
        <w:rPr>
          <w:ins w:id="220" w:author="Author" w:date="2026-09-07T09:51:00Z" w16du:dateUtc="2026-09-07T14:51:00Z"/>
          <w:rFonts w:ascii="Times New Roman" w:hAnsi="Times New Roman" w:cs="Times New Roman"/>
          <w:sz w:val="24"/>
          <w:szCs w:val="24"/>
          <w:lang w:val="es-PE"/>
          <w:rPrChange w:id="221" w:author="Author" w:date="2026-09-24T10:25:00Z" w16du:dateUtc="2026-09-24T15:25:00Z">
            <w:rPr>
              <w:ins w:id="222" w:author="Author" w:date="2026-09-07T09:51:00Z" w16du:dateUtc="2026-09-07T14:51:00Z"/>
              <w:rFonts w:ascii="Times New Roman" w:hAnsi="Times New Roman" w:cs="Times New Roman"/>
              <w:sz w:val="24"/>
              <w:szCs w:val="24"/>
            </w:rPr>
          </w:rPrChange>
        </w:rPr>
      </w:pPr>
    </w:p>
    <w:p w14:paraId="70A6BC2F" w14:textId="77777777" w:rsidR="00C704D3" w:rsidRPr="00C704D3" w:rsidRDefault="000741E8" w:rsidP="00C704D3">
      <w:pPr>
        <w:pStyle w:val="Bibliografa"/>
      </w:pPr>
      <w:r w:rsidRPr="000741E8">
        <w:rPr>
          <w:szCs w:val="24"/>
        </w:rPr>
        <w:fldChar w:fldCharType="begin"/>
      </w:r>
      <w:r w:rsidRPr="000741E8">
        <w:rPr>
          <w:szCs w:val="24"/>
          <w:lang w:val="es-PE"/>
          <w:rPrChange w:id="223" w:author="Author" w:date="2026-09-07T10:12:00Z" w16du:dateUtc="2026-09-07T15:12:00Z">
            <w:rPr>
              <w:szCs w:val="24"/>
            </w:rPr>
          </w:rPrChange>
        </w:rPr>
        <w:instrText xml:space="preserve"> ADDIN ZOTERO_BIBL {"uncited":[],"omitted":[],"custom":[]} CSL_BIBLIOGRAPHY </w:instrText>
      </w:r>
      <w:r w:rsidRPr="000741E8">
        <w:rPr>
          <w:szCs w:val="24"/>
        </w:rPr>
        <w:fldChar w:fldCharType="separate"/>
      </w:r>
      <w:r w:rsidR="00C704D3" w:rsidRPr="00C704D3">
        <w:rPr>
          <w:lang w:val="es-PE"/>
          <w:rPrChange w:id="224" w:author="Author" w:date="2026-10-02T16:43:00Z" w16du:dateUtc="2026-10-02T21:43:00Z">
            <w:rPr/>
          </w:rPrChange>
        </w:rPr>
        <w:t xml:space="preserve">Alves, S. M., </w:t>
      </w:r>
      <w:proofErr w:type="spellStart"/>
      <w:r w:rsidR="00C704D3" w:rsidRPr="00C704D3">
        <w:rPr>
          <w:lang w:val="es-PE"/>
          <w:rPrChange w:id="225" w:author="Author" w:date="2026-10-02T16:43:00Z" w16du:dateUtc="2026-10-02T21:43:00Z">
            <w:rPr/>
          </w:rPrChange>
        </w:rPr>
        <w:t>Lacanallo</w:t>
      </w:r>
      <w:proofErr w:type="spellEnd"/>
      <w:r w:rsidR="00C704D3" w:rsidRPr="00C704D3">
        <w:rPr>
          <w:lang w:val="es-PE"/>
          <w:rPrChange w:id="226" w:author="Author" w:date="2026-10-02T16:43:00Z" w16du:dateUtc="2026-10-02T21:43:00Z">
            <w:rPr/>
          </w:rPrChange>
        </w:rPr>
        <w:t xml:space="preserve">, G. F., Gonçalves-Vidigal, M. C., Vaz Bisneta, M., Vidigal Rosenberg, A. G., &amp; Vidigal Filho, P. S. (2024). </w:t>
      </w:r>
      <w:r w:rsidR="00C704D3" w:rsidRPr="00C704D3">
        <w:t xml:space="preserve">Genome-Wide Association for Morphological and Agronomic Traits in Phaseolus vulgaris L. Accessions. </w:t>
      </w:r>
      <w:r w:rsidR="00C704D3" w:rsidRPr="00C704D3">
        <w:rPr>
          <w:i/>
          <w:iCs/>
        </w:rPr>
        <w:t>Plants</w:t>
      </w:r>
      <w:r w:rsidR="00C704D3" w:rsidRPr="00C704D3">
        <w:t xml:space="preserve">, </w:t>
      </w:r>
      <w:r w:rsidR="00C704D3" w:rsidRPr="00C704D3">
        <w:rPr>
          <w:i/>
          <w:iCs/>
        </w:rPr>
        <w:t>13</w:t>
      </w:r>
      <w:r w:rsidR="00C704D3" w:rsidRPr="00C704D3">
        <w:t>(18), 2638. https://doi.org/10.3390/plants13182638</w:t>
      </w:r>
    </w:p>
    <w:p w14:paraId="478E3915" w14:textId="77777777" w:rsidR="00C704D3" w:rsidRPr="00C704D3" w:rsidRDefault="00C704D3" w:rsidP="00C704D3">
      <w:pPr>
        <w:pStyle w:val="Bibliografa"/>
      </w:pPr>
      <w:r w:rsidRPr="00C704D3">
        <w:t xml:space="preserve">Bates, D., </w:t>
      </w:r>
      <w:proofErr w:type="spellStart"/>
      <w:r w:rsidRPr="00C704D3">
        <w:t>Maechler</w:t>
      </w:r>
      <w:proofErr w:type="spellEnd"/>
      <w:r w:rsidRPr="00C704D3">
        <w:t xml:space="preserve">, M., </w:t>
      </w:r>
      <w:proofErr w:type="gramStart"/>
      <w:r w:rsidRPr="00C704D3">
        <w:t>Bolker  [</w:t>
      </w:r>
      <w:proofErr w:type="spellStart"/>
      <w:proofErr w:type="gramEnd"/>
      <w:r w:rsidRPr="00C704D3">
        <w:t>cre</w:t>
      </w:r>
      <w:proofErr w:type="spellEnd"/>
      <w:r w:rsidRPr="00C704D3">
        <w:t xml:space="preserve">, B., </w:t>
      </w:r>
      <w:proofErr w:type="spellStart"/>
      <w:r w:rsidRPr="00C704D3">
        <w:t>aut</w:t>
      </w:r>
      <w:proofErr w:type="spellEnd"/>
      <w:r w:rsidRPr="00C704D3">
        <w:t xml:space="preserve">, Walker, S., Christensen, R. H. B., </w:t>
      </w:r>
      <w:proofErr w:type="spellStart"/>
      <w:r w:rsidRPr="00C704D3">
        <w:t>Singmann</w:t>
      </w:r>
      <w:proofErr w:type="spellEnd"/>
      <w:r w:rsidRPr="00C704D3">
        <w:t xml:space="preserve">, H., Dai, B., </w:t>
      </w:r>
      <w:proofErr w:type="spellStart"/>
      <w:r w:rsidRPr="00C704D3">
        <w:t>Scheipl</w:t>
      </w:r>
      <w:proofErr w:type="spellEnd"/>
      <w:r w:rsidRPr="00C704D3">
        <w:t xml:space="preserve">, F., Grothendieck, G., Green, P., Fox, J., Bauer, A., </w:t>
      </w:r>
      <w:proofErr w:type="spellStart"/>
      <w:proofErr w:type="gramStart"/>
      <w:r w:rsidRPr="00C704D3">
        <w:t>simulate.formula</w:t>
      </w:r>
      <w:proofErr w:type="spellEnd"/>
      <w:proofErr w:type="gramEnd"/>
      <w:r w:rsidRPr="00C704D3">
        <w:t xml:space="preserve">), P. N. K. (shared copyright on, Tanaka, E., Jagan, M., Boylan, R. D., &amp; Ly, A. (2026). </w:t>
      </w:r>
      <w:r w:rsidRPr="00C704D3">
        <w:rPr>
          <w:i/>
          <w:iCs/>
        </w:rPr>
        <w:t>lme4: Linear Mixed-Effects Models using «Eigen» and S4</w:t>
      </w:r>
      <w:r w:rsidRPr="00C704D3">
        <w:t xml:space="preserve"> (</w:t>
      </w:r>
      <w:proofErr w:type="spellStart"/>
      <w:r w:rsidRPr="00C704D3">
        <w:t>Versión</w:t>
      </w:r>
      <w:proofErr w:type="spellEnd"/>
      <w:r w:rsidRPr="00C704D3">
        <w:t xml:space="preserve"> 2.0-1) [Software]. https://cran.r-project.org/web/packages/lme4/index.html</w:t>
      </w:r>
    </w:p>
    <w:p w14:paraId="3630A496" w14:textId="77777777" w:rsidR="00C704D3" w:rsidRPr="00C704D3" w:rsidRDefault="00C704D3" w:rsidP="00C704D3">
      <w:pPr>
        <w:pStyle w:val="Bibliografa"/>
      </w:pPr>
      <w:r w:rsidRPr="00C704D3">
        <w:rPr>
          <w:lang w:val="es-PE"/>
          <w:rPrChange w:id="227" w:author="Author" w:date="2026-10-02T16:43:00Z" w16du:dateUtc="2026-10-02T21:43:00Z">
            <w:rPr/>
          </w:rPrChange>
        </w:rPr>
        <w:t xml:space="preserve">Berrocal-Ibarra, S., Ortiz-Cereceres, J., &amp; Peña-Valdivia, C. B. (2002). </w:t>
      </w:r>
      <w:r w:rsidRPr="00C704D3">
        <w:t xml:space="preserve">Yield components, harvest index and leaf area efficiency of a sample of a wild population and a domesticated variant of the common bean Phaseolus vulgaris. </w:t>
      </w:r>
      <w:r w:rsidRPr="00C704D3">
        <w:rPr>
          <w:i/>
          <w:iCs/>
        </w:rPr>
        <w:t>South African Journal of Botany</w:t>
      </w:r>
      <w:r w:rsidRPr="00C704D3">
        <w:t xml:space="preserve">, </w:t>
      </w:r>
      <w:r w:rsidRPr="00C704D3">
        <w:rPr>
          <w:i/>
          <w:iCs/>
        </w:rPr>
        <w:t>68</w:t>
      </w:r>
      <w:r w:rsidRPr="00C704D3">
        <w:t>(2), 205-211. https://doi.org/10.1016/S0254-6299(15)30421-X</w:t>
      </w:r>
    </w:p>
    <w:p w14:paraId="0326CCB0" w14:textId="77777777" w:rsidR="00C704D3" w:rsidRPr="00C704D3" w:rsidRDefault="00C704D3" w:rsidP="00C704D3">
      <w:pPr>
        <w:pStyle w:val="Bibliografa"/>
      </w:pPr>
      <w:r w:rsidRPr="00C704D3">
        <w:t xml:space="preserve">Bramardi, S. J. (2023). Three-Way Multivariate Analysis for the Characterization of Plant Genetic Resources. </w:t>
      </w:r>
      <w:r w:rsidRPr="00C704D3">
        <w:rPr>
          <w:i/>
          <w:iCs/>
        </w:rPr>
        <w:t>Modern Concepts &amp; Developments in Agronomy</w:t>
      </w:r>
      <w:r w:rsidRPr="00C704D3">
        <w:t xml:space="preserve">, </w:t>
      </w:r>
      <w:r w:rsidRPr="00C704D3">
        <w:rPr>
          <w:i/>
          <w:iCs/>
        </w:rPr>
        <w:t>12</w:t>
      </w:r>
      <w:r w:rsidRPr="00C704D3">
        <w:t>(5). https://doi.org/10.31031/MCDA.2023.04.000797</w:t>
      </w:r>
    </w:p>
    <w:p w14:paraId="02872647" w14:textId="77777777" w:rsidR="00C704D3" w:rsidRPr="00C704D3" w:rsidRDefault="00C704D3" w:rsidP="00C704D3">
      <w:pPr>
        <w:pStyle w:val="Bibliografa"/>
        <w:rPr>
          <w:lang w:val="es-PE"/>
          <w:rPrChange w:id="228" w:author="Author" w:date="2026-10-02T16:43:00Z" w16du:dateUtc="2026-10-02T21:43:00Z">
            <w:rPr/>
          </w:rPrChange>
        </w:rPr>
      </w:pPr>
      <w:r w:rsidRPr="00C704D3">
        <w:t xml:space="preserve">Burgueño, J., Crossa, J., Rodríguez, F., &amp; Yeater, K. M. (2018). Augmented Designs‐Experimental Designs in Which All Treatments are not Replicated. En B. Glaz &amp; K. M. Yeater (Eds.), </w:t>
      </w:r>
      <w:r w:rsidRPr="00C704D3">
        <w:rPr>
          <w:i/>
          <w:iCs/>
        </w:rPr>
        <w:t>ASA, CSSA, and SSSA Books</w:t>
      </w:r>
      <w:r w:rsidRPr="00C704D3">
        <w:t xml:space="preserve"> (1.</w:t>
      </w:r>
      <w:r w:rsidRPr="00C704D3">
        <w:rPr>
          <w:vertAlign w:val="superscript"/>
        </w:rPr>
        <w:t>a</w:t>
      </w:r>
      <w:r w:rsidRPr="00C704D3">
        <w:t xml:space="preserve"> ed., pp. 345-369). </w:t>
      </w:r>
      <w:r w:rsidRPr="00C704D3">
        <w:rPr>
          <w:lang w:val="es-PE"/>
          <w:rPrChange w:id="229" w:author="Author" w:date="2026-10-02T16:43:00Z" w16du:dateUtc="2026-10-02T21:43:00Z">
            <w:rPr/>
          </w:rPrChange>
        </w:rPr>
        <w:t>Wiley. https://doi.org/10.2134/appliedstatistics.2016.0005.c13</w:t>
      </w:r>
    </w:p>
    <w:p w14:paraId="15D416F6" w14:textId="77777777" w:rsidR="00C704D3" w:rsidRPr="00C704D3" w:rsidRDefault="00C704D3" w:rsidP="00C704D3">
      <w:pPr>
        <w:pStyle w:val="Bibliografa"/>
      </w:pPr>
      <w:r w:rsidRPr="00C704D3">
        <w:rPr>
          <w:lang w:val="es-PE"/>
          <w:rPrChange w:id="230" w:author="Author" w:date="2026-10-02T16:43:00Z" w16du:dateUtc="2026-10-02T21:43:00Z">
            <w:rPr/>
          </w:rPrChange>
        </w:rPr>
        <w:t xml:space="preserve">Cavalcante, A. G., Lemos, L. B., Meirelles, F. C., Cavalcante, A. C. P., &amp; De Aquino, L. A. (2020). </w:t>
      </w:r>
      <w:r w:rsidRPr="00C704D3">
        <w:t xml:space="preserve">Thermal sum and phenological descriptions of growth stages of the common bean according to the BBCH scale. </w:t>
      </w:r>
      <w:r w:rsidRPr="00C704D3">
        <w:rPr>
          <w:i/>
          <w:iCs/>
        </w:rPr>
        <w:t>Annals of Applied Biology</w:t>
      </w:r>
      <w:r w:rsidRPr="00C704D3">
        <w:t xml:space="preserve">, </w:t>
      </w:r>
      <w:r w:rsidRPr="00C704D3">
        <w:rPr>
          <w:i/>
          <w:iCs/>
        </w:rPr>
        <w:t>176</w:t>
      </w:r>
      <w:r w:rsidRPr="00C704D3">
        <w:t>(3), 342-349. https://doi.org/10.1111/aab.12571</w:t>
      </w:r>
    </w:p>
    <w:p w14:paraId="0481A971" w14:textId="77777777" w:rsidR="00C704D3" w:rsidRPr="00C704D3" w:rsidRDefault="00C704D3" w:rsidP="00C704D3">
      <w:pPr>
        <w:pStyle w:val="Bibliografa"/>
      </w:pPr>
      <w:r w:rsidRPr="00C704D3">
        <w:lastRenderedPageBreak/>
        <w:t xml:space="preserve">Clark, E. A., &amp; Francis, C. A. (1985). Bean-maize intercrops: A comparison of bush and climbing bean growth habits. </w:t>
      </w:r>
      <w:r w:rsidRPr="00C704D3">
        <w:rPr>
          <w:i/>
          <w:iCs/>
        </w:rPr>
        <w:t>Field Crops Research</w:t>
      </w:r>
      <w:r w:rsidRPr="00C704D3">
        <w:t xml:space="preserve">, </w:t>
      </w:r>
      <w:r w:rsidRPr="00C704D3">
        <w:rPr>
          <w:i/>
          <w:iCs/>
        </w:rPr>
        <w:t>10</w:t>
      </w:r>
      <w:r w:rsidRPr="00C704D3">
        <w:t>, 151-166. https://doi.org/10.1016/0378-4290(85)90023-1</w:t>
      </w:r>
    </w:p>
    <w:p w14:paraId="7D4E0A3D" w14:textId="77777777" w:rsidR="00C704D3" w:rsidRPr="00C704D3" w:rsidRDefault="00C704D3" w:rsidP="00C704D3">
      <w:pPr>
        <w:pStyle w:val="Bibliografa"/>
      </w:pPr>
      <w:r w:rsidRPr="00C704D3">
        <w:t xml:space="preserve">Cordoba-Novoa, H. A., &amp; Hoyos-Villegas, V. (2025). Genetic architecture of ideotype-related traits in middle American beans through single trait, multi-trait and epistatic genome-wide analyses. </w:t>
      </w:r>
      <w:r w:rsidRPr="00C704D3">
        <w:rPr>
          <w:i/>
          <w:iCs/>
        </w:rPr>
        <w:t>Theoretical and Applied Genetics</w:t>
      </w:r>
      <w:r w:rsidRPr="00C704D3">
        <w:t xml:space="preserve">, </w:t>
      </w:r>
      <w:r w:rsidRPr="00C704D3">
        <w:rPr>
          <w:i/>
          <w:iCs/>
        </w:rPr>
        <w:t>138</w:t>
      </w:r>
      <w:r w:rsidRPr="00C704D3">
        <w:t>(6), 131. https://doi.org/10.1007/s00122-025-04924-w</w:t>
      </w:r>
    </w:p>
    <w:p w14:paraId="35EBCB07" w14:textId="77777777" w:rsidR="00C704D3" w:rsidRPr="00C704D3" w:rsidRDefault="00C704D3" w:rsidP="00C704D3">
      <w:pPr>
        <w:pStyle w:val="Bibliografa"/>
        <w:rPr>
          <w:lang w:val="es-PE"/>
          <w:rPrChange w:id="231" w:author="Author" w:date="2026-10-02T16:43:00Z" w16du:dateUtc="2026-10-02T21:43:00Z">
            <w:rPr/>
          </w:rPrChange>
        </w:rPr>
      </w:pPr>
      <w:r w:rsidRPr="00C704D3">
        <w:t xml:space="preserve">De Oliveira, J. T., Ribeiro, I. D. S., Roque, C. G., Montanari, R., Gava, R., &amp; Teodoro, P. E. (2018). Contribution of morphological traits for grain yield in common bean. </w:t>
      </w:r>
      <w:proofErr w:type="spellStart"/>
      <w:r w:rsidRPr="00C704D3">
        <w:rPr>
          <w:i/>
          <w:iCs/>
          <w:lang w:val="es-PE"/>
          <w:rPrChange w:id="232" w:author="Author" w:date="2026-10-02T16:43:00Z" w16du:dateUtc="2026-10-02T21:43:00Z">
            <w:rPr>
              <w:i/>
              <w:iCs/>
            </w:rPr>
          </w:rPrChange>
        </w:rPr>
        <w:t>Bioscience</w:t>
      </w:r>
      <w:proofErr w:type="spellEnd"/>
      <w:r w:rsidRPr="00C704D3">
        <w:rPr>
          <w:i/>
          <w:iCs/>
          <w:lang w:val="es-PE"/>
          <w:rPrChange w:id="233" w:author="Author" w:date="2026-10-02T16:43:00Z" w16du:dateUtc="2026-10-02T21:43:00Z">
            <w:rPr>
              <w:i/>
              <w:iCs/>
            </w:rPr>
          </w:rPrChange>
        </w:rPr>
        <w:t xml:space="preserve"> </w:t>
      </w:r>
      <w:proofErr w:type="spellStart"/>
      <w:r w:rsidRPr="00C704D3">
        <w:rPr>
          <w:i/>
          <w:iCs/>
          <w:lang w:val="es-PE"/>
          <w:rPrChange w:id="234" w:author="Author" w:date="2026-10-02T16:43:00Z" w16du:dateUtc="2026-10-02T21:43:00Z">
            <w:rPr>
              <w:i/>
              <w:iCs/>
            </w:rPr>
          </w:rPrChange>
        </w:rPr>
        <w:t>Journal</w:t>
      </w:r>
      <w:proofErr w:type="spellEnd"/>
      <w:r w:rsidRPr="00C704D3">
        <w:rPr>
          <w:lang w:val="es-PE"/>
          <w:rPrChange w:id="235" w:author="Author" w:date="2026-10-02T16:43:00Z" w16du:dateUtc="2026-10-02T21:43:00Z">
            <w:rPr/>
          </w:rPrChange>
        </w:rPr>
        <w:t xml:space="preserve">, </w:t>
      </w:r>
      <w:r w:rsidRPr="00C704D3">
        <w:rPr>
          <w:i/>
          <w:iCs/>
          <w:lang w:val="es-PE"/>
          <w:rPrChange w:id="236" w:author="Author" w:date="2026-10-02T16:43:00Z" w16du:dateUtc="2026-10-02T21:43:00Z">
            <w:rPr>
              <w:i/>
              <w:iCs/>
            </w:rPr>
          </w:rPrChange>
        </w:rPr>
        <w:t>34</w:t>
      </w:r>
      <w:r w:rsidRPr="00C704D3">
        <w:rPr>
          <w:lang w:val="es-PE"/>
          <w:rPrChange w:id="237" w:author="Author" w:date="2026-10-02T16:43:00Z" w16du:dateUtc="2026-10-02T21:43:00Z">
            <w:rPr/>
          </w:rPrChange>
        </w:rPr>
        <w:t>(2), 351-356. https://doi.org/10.14393/BJ-v34n2a2018-39701</w:t>
      </w:r>
    </w:p>
    <w:p w14:paraId="31D89F8A" w14:textId="77777777" w:rsidR="00C704D3" w:rsidRPr="00C704D3" w:rsidRDefault="00C704D3" w:rsidP="00C704D3">
      <w:pPr>
        <w:pStyle w:val="Bibliografa"/>
        <w:rPr>
          <w:lang w:val="es-PE"/>
          <w:rPrChange w:id="238" w:author="Author" w:date="2026-10-02T16:43:00Z" w16du:dateUtc="2026-10-02T21:43:00Z">
            <w:rPr/>
          </w:rPrChange>
        </w:rPr>
      </w:pPr>
      <w:r w:rsidRPr="00C704D3">
        <w:rPr>
          <w:lang w:val="es-PE"/>
          <w:rPrChange w:id="239" w:author="Author" w:date="2026-10-02T16:43:00Z" w16du:dateUtc="2026-10-02T21:43:00Z">
            <w:rPr/>
          </w:rPrChange>
        </w:rPr>
        <w:t xml:space="preserve">De Paula, E., Almeida, R. N. D., Santos, T. D. O., Souza Neto, J. D. D., Riva-Souza, E. M., Posse, S. C. P., Souza, M. N., Madella De Oliveira, A. D. F., Santos Júnior, A. C., Santos, J. O., Pimenta, S., Bento, C. D. S., &amp; Moulin, M. M. (2024). </w:t>
      </w:r>
      <w:r w:rsidRPr="00C704D3">
        <w:t xml:space="preserve">Genetic Diversity of Common Bean (Phaseolus vulgaris L.) Landraces Based on Morphological Traits and Molecular Markers. </w:t>
      </w:r>
      <w:r w:rsidRPr="00C704D3">
        <w:rPr>
          <w:i/>
          <w:iCs/>
          <w:lang w:val="es-PE"/>
          <w:rPrChange w:id="240" w:author="Author" w:date="2026-10-02T16:43:00Z" w16du:dateUtc="2026-10-02T21:43:00Z">
            <w:rPr>
              <w:i/>
              <w:iCs/>
            </w:rPr>
          </w:rPrChange>
        </w:rPr>
        <w:t>Plants</w:t>
      </w:r>
      <w:r w:rsidRPr="00C704D3">
        <w:rPr>
          <w:lang w:val="es-PE"/>
          <w:rPrChange w:id="241" w:author="Author" w:date="2026-10-02T16:43:00Z" w16du:dateUtc="2026-10-02T21:43:00Z">
            <w:rPr/>
          </w:rPrChange>
        </w:rPr>
        <w:t xml:space="preserve">, </w:t>
      </w:r>
      <w:r w:rsidRPr="00C704D3">
        <w:rPr>
          <w:i/>
          <w:iCs/>
          <w:lang w:val="es-PE"/>
          <w:rPrChange w:id="242" w:author="Author" w:date="2026-10-02T16:43:00Z" w16du:dateUtc="2026-10-02T21:43:00Z">
            <w:rPr>
              <w:i/>
              <w:iCs/>
            </w:rPr>
          </w:rPrChange>
        </w:rPr>
        <w:t>13</w:t>
      </w:r>
      <w:r w:rsidRPr="00C704D3">
        <w:rPr>
          <w:lang w:val="es-PE"/>
          <w:rPrChange w:id="243" w:author="Author" w:date="2026-10-02T16:43:00Z" w16du:dateUtc="2026-10-02T21:43:00Z">
            <w:rPr/>
          </w:rPrChange>
        </w:rPr>
        <w:t>(18), 2584. https://doi.org/10.3390/plants13182584</w:t>
      </w:r>
    </w:p>
    <w:p w14:paraId="5E6D3C5C" w14:textId="77777777" w:rsidR="00C704D3" w:rsidRPr="00C704D3" w:rsidRDefault="00C704D3" w:rsidP="00C704D3">
      <w:pPr>
        <w:pStyle w:val="Bibliografa"/>
      </w:pPr>
      <w:r w:rsidRPr="00C704D3">
        <w:rPr>
          <w:lang w:val="es-PE"/>
          <w:rPrChange w:id="244" w:author="Author" w:date="2026-10-02T16:43:00Z" w16du:dateUtc="2026-10-02T21:43:00Z">
            <w:rPr/>
          </w:rPrChange>
        </w:rPr>
        <w:t xml:space="preserve">Fanjul, L., </w:t>
      </w:r>
      <w:proofErr w:type="spellStart"/>
      <w:r w:rsidRPr="00C704D3">
        <w:rPr>
          <w:lang w:val="es-PE"/>
          <w:rPrChange w:id="245" w:author="Author" w:date="2026-10-02T16:43:00Z" w16du:dateUtc="2026-10-02T21:43:00Z">
            <w:rPr/>
          </w:rPrChange>
        </w:rPr>
        <w:t>Kohashi</w:t>
      </w:r>
      <w:proofErr w:type="spellEnd"/>
      <w:r w:rsidRPr="00C704D3">
        <w:rPr>
          <w:lang w:val="es-PE"/>
          <w:rPrChange w:id="246" w:author="Author" w:date="2026-10-02T16:43:00Z" w16du:dateUtc="2026-10-02T21:43:00Z">
            <w:rPr/>
          </w:rPrChange>
        </w:rPr>
        <w:t xml:space="preserve">-Shibata, J., &amp; </w:t>
      </w:r>
      <w:proofErr w:type="spellStart"/>
      <w:r w:rsidRPr="00C704D3">
        <w:rPr>
          <w:lang w:val="es-PE"/>
          <w:rPrChange w:id="247" w:author="Author" w:date="2026-10-02T16:43:00Z" w16du:dateUtc="2026-10-02T21:43:00Z">
            <w:rPr/>
          </w:rPrChange>
        </w:rPr>
        <w:t>Hernandez</w:t>
      </w:r>
      <w:proofErr w:type="spellEnd"/>
      <w:r w:rsidRPr="00C704D3">
        <w:rPr>
          <w:lang w:val="es-PE"/>
          <w:rPrChange w:id="248" w:author="Author" w:date="2026-10-02T16:43:00Z" w16du:dateUtc="2026-10-02T21:43:00Z">
            <w:rPr/>
          </w:rPrChange>
        </w:rPr>
        <w:t xml:space="preserve">-Xolocotzi, E. (1982). </w:t>
      </w:r>
      <w:r w:rsidRPr="00C704D3">
        <w:t xml:space="preserve">Yield Potential and Stratified Growth Analysis of an Indeterminate Climbing Pole Bean </w:t>
      </w:r>
      <w:proofErr w:type="gramStart"/>
      <w:r w:rsidRPr="00C704D3">
        <w:t xml:space="preserve">( </w:t>
      </w:r>
      <w:r w:rsidRPr="00C704D3">
        <w:rPr>
          <w:i/>
          <w:iCs/>
        </w:rPr>
        <w:t>Phaseolus</w:t>
      </w:r>
      <w:proofErr w:type="gramEnd"/>
      <w:r w:rsidRPr="00C704D3">
        <w:rPr>
          <w:i/>
          <w:iCs/>
        </w:rPr>
        <w:t xml:space="preserve"> </w:t>
      </w:r>
      <w:proofErr w:type="gramStart"/>
      <w:r w:rsidRPr="00C704D3">
        <w:rPr>
          <w:i/>
          <w:iCs/>
        </w:rPr>
        <w:t>Vulgaris</w:t>
      </w:r>
      <w:r w:rsidRPr="00C704D3">
        <w:t xml:space="preserve"> )</w:t>
      </w:r>
      <w:proofErr w:type="gramEnd"/>
      <w:r w:rsidRPr="00C704D3">
        <w:t xml:space="preserve"> in Mexico. </w:t>
      </w:r>
      <w:r w:rsidRPr="00C704D3">
        <w:rPr>
          <w:i/>
          <w:iCs/>
        </w:rPr>
        <w:t>Experimental Agriculture</w:t>
      </w:r>
      <w:r w:rsidRPr="00C704D3">
        <w:t xml:space="preserve">, </w:t>
      </w:r>
      <w:r w:rsidRPr="00C704D3">
        <w:rPr>
          <w:i/>
          <w:iCs/>
        </w:rPr>
        <w:t>18</w:t>
      </w:r>
      <w:r w:rsidRPr="00C704D3">
        <w:t>(2), 167-175. https://doi.org/10.1017/S0014479700013648</w:t>
      </w:r>
    </w:p>
    <w:p w14:paraId="1FB17D5A" w14:textId="77777777" w:rsidR="00C704D3" w:rsidRPr="00C704D3" w:rsidRDefault="00C704D3" w:rsidP="00C704D3">
      <w:pPr>
        <w:pStyle w:val="Bibliografa"/>
      </w:pPr>
      <w:r w:rsidRPr="00C704D3">
        <w:t xml:space="preserve">Gebeyehu, S., </w:t>
      </w:r>
      <w:proofErr w:type="spellStart"/>
      <w:r w:rsidRPr="00C704D3">
        <w:t>Simane</w:t>
      </w:r>
      <w:proofErr w:type="spellEnd"/>
      <w:r w:rsidRPr="00C704D3">
        <w:t xml:space="preserve">, B., &amp; Kirkby, R. (2006). </w:t>
      </w:r>
      <w:proofErr w:type="spellStart"/>
      <w:r w:rsidRPr="00C704D3">
        <w:t>Genotype×cropping</w:t>
      </w:r>
      <w:proofErr w:type="spellEnd"/>
      <w:r w:rsidRPr="00C704D3">
        <w:t xml:space="preserve"> system interaction in climbing beans (Phaseolus vulgaris L.) grown as sole crop and in association with maize (Zea mays L.). </w:t>
      </w:r>
      <w:r w:rsidRPr="00C704D3">
        <w:rPr>
          <w:i/>
          <w:iCs/>
        </w:rPr>
        <w:t>European Journal of Agronomy</w:t>
      </w:r>
      <w:r w:rsidRPr="00C704D3">
        <w:t xml:space="preserve">, </w:t>
      </w:r>
      <w:r w:rsidRPr="00C704D3">
        <w:rPr>
          <w:i/>
          <w:iCs/>
        </w:rPr>
        <w:t>24</w:t>
      </w:r>
      <w:r w:rsidRPr="00C704D3">
        <w:t>(4), 396-403. https://doi.org/10.1016/j.eja.2006.01.005</w:t>
      </w:r>
    </w:p>
    <w:p w14:paraId="772296B2" w14:textId="77777777" w:rsidR="00C704D3" w:rsidRPr="00C704D3" w:rsidRDefault="00C704D3" w:rsidP="00C704D3">
      <w:pPr>
        <w:pStyle w:val="Bibliografa"/>
      </w:pPr>
      <w:r w:rsidRPr="00C704D3">
        <w:t>González, A. M., Yuste-</w:t>
      </w:r>
      <w:proofErr w:type="spellStart"/>
      <w:r w:rsidRPr="00C704D3">
        <w:t>Lisbona</w:t>
      </w:r>
      <w:proofErr w:type="spellEnd"/>
      <w:r w:rsidRPr="00C704D3">
        <w:t xml:space="preserve">, F. J., Weller, J., Vander Schoor, J. K., Lozano, R., &amp; Santalla, M. (2021). Characterization of QTL and Environmental Interactions Controlling Flowering Time in Andean Common Bean (Phaseolus vulgaris L.). </w:t>
      </w:r>
      <w:r w:rsidRPr="00C704D3">
        <w:rPr>
          <w:i/>
          <w:iCs/>
        </w:rPr>
        <w:t>Frontiers in Plant Science</w:t>
      </w:r>
      <w:r w:rsidRPr="00C704D3">
        <w:t xml:space="preserve">, </w:t>
      </w:r>
      <w:r w:rsidRPr="00C704D3">
        <w:rPr>
          <w:i/>
          <w:iCs/>
        </w:rPr>
        <w:t>11</w:t>
      </w:r>
      <w:r w:rsidRPr="00C704D3">
        <w:t>, 599462. https://doi.org/10.3389/fpls.2020.599462</w:t>
      </w:r>
    </w:p>
    <w:p w14:paraId="04FC22EE" w14:textId="77777777" w:rsidR="00C704D3" w:rsidRPr="00C704D3" w:rsidRDefault="00C704D3" w:rsidP="00C704D3">
      <w:pPr>
        <w:pStyle w:val="Bibliografa"/>
      </w:pPr>
      <w:r w:rsidRPr="00C704D3">
        <w:lastRenderedPageBreak/>
        <w:t xml:space="preserve">Hasanaklou, H. T., </w:t>
      </w:r>
      <w:proofErr w:type="spellStart"/>
      <w:r w:rsidRPr="00C704D3">
        <w:t>Sinkovič</w:t>
      </w:r>
      <w:proofErr w:type="spellEnd"/>
      <w:r w:rsidRPr="00C704D3">
        <w:t xml:space="preserve">, L., Papa, R., </w:t>
      </w:r>
      <w:proofErr w:type="spellStart"/>
      <w:r w:rsidRPr="00C704D3">
        <w:t>Bitocchi</w:t>
      </w:r>
      <w:proofErr w:type="spellEnd"/>
      <w:r w:rsidRPr="00C704D3">
        <w:t xml:space="preserve">, E., Bellucci, E., </w:t>
      </w:r>
      <w:proofErr w:type="spellStart"/>
      <w:r w:rsidRPr="00C704D3">
        <w:t>Dolničar</w:t>
      </w:r>
      <w:proofErr w:type="spellEnd"/>
      <w:r w:rsidRPr="00C704D3">
        <w:t xml:space="preserve">, P., &amp; Pipan, B. (2026). Uncovering Phenotypic Variation in Common Bean (Phaseolus vulgaris L.): Insights from the INCREASE Project. </w:t>
      </w:r>
      <w:r w:rsidRPr="00C704D3">
        <w:rPr>
          <w:i/>
          <w:iCs/>
        </w:rPr>
        <w:t>Plants</w:t>
      </w:r>
      <w:r w:rsidRPr="00C704D3">
        <w:t xml:space="preserve">, </w:t>
      </w:r>
      <w:r w:rsidRPr="00C704D3">
        <w:rPr>
          <w:i/>
          <w:iCs/>
        </w:rPr>
        <w:t>15</w:t>
      </w:r>
      <w:r w:rsidRPr="00C704D3">
        <w:t>(8), 1249. https://doi.org/10.3390/plants15081249</w:t>
      </w:r>
    </w:p>
    <w:p w14:paraId="57D4A61A" w14:textId="77777777" w:rsidR="00C704D3" w:rsidRPr="00C704D3" w:rsidRDefault="00C704D3" w:rsidP="00C704D3">
      <w:pPr>
        <w:pStyle w:val="Bibliografa"/>
      </w:pPr>
      <w:r w:rsidRPr="00C704D3">
        <w:t xml:space="preserve">Huntington, J. L., Hegewisch, K. C., Daudert, B., Morton, C. G., Abatzoglou, J. T., McEvoy, D. J., &amp; Erickson, T. (2017). Climate Engine: Cloud Computing and Visualization of Climate and Remote Sensing Data for Advanced Natural Resource Monitoring and Process Understanding. </w:t>
      </w:r>
      <w:r w:rsidRPr="00C704D3">
        <w:rPr>
          <w:i/>
          <w:iCs/>
        </w:rPr>
        <w:t>Bulletin of the American Meteorological Society</w:t>
      </w:r>
      <w:r w:rsidRPr="00C704D3">
        <w:t xml:space="preserve">, </w:t>
      </w:r>
      <w:r w:rsidRPr="00C704D3">
        <w:rPr>
          <w:i/>
          <w:iCs/>
        </w:rPr>
        <w:t>98</w:t>
      </w:r>
      <w:r w:rsidRPr="00C704D3">
        <w:t>(11), 2397-2410. https://doi.org/10.1175/BAMS-D-15-00324.1</w:t>
      </w:r>
    </w:p>
    <w:p w14:paraId="13F522A4" w14:textId="77777777" w:rsidR="00C704D3" w:rsidRPr="00C704D3" w:rsidRDefault="00C704D3" w:rsidP="00C704D3">
      <w:pPr>
        <w:pStyle w:val="Bibliografa"/>
      </w:pPr>
      <w:r w:rsidRPr="00C704D3">
        <w:t xml:space="preserve">Husson, F., Josse, J., Le, S., &amp; Mazet, J. (2026). </w:t>
      </w:r>
      <w:proofErr w:type="spellStart"/>
      <w:r w:rsidRPr="00C704D3">
        <w:rPr>
          <w:i/>
          <w:iCs/>
        </w:rPr>
        <w:t>FactoMineR</w:t>
      </w:r>
      <w:proofErr w:type="spellEnd"/>
      <w:r w:rsidRPr="00C704D3">
        <w:rPr>
          <w:i/>
          <w:iCs/>
        </w:rPr>
        <w:t>: Multivariate Exploratory Data Analysis and Data Mining</w:t>
      </w:r>
      <w:r w:rsidRPr="00C704D3">
        <w:t xml:space="preserve"> (</w:t>
      </w:r>
      <w:proofErr w:type="spellStart"/>
      <w:r w:rsidRPr="00C704D3">
        <w:t>Versión</w:t>
      </w:r>
      <w:proofErr w:type="spellEnd"/>
      <w:r w:rsidRPr="00C704D3">
        <w:t xml:space="preserve"> 2.13) [Software]. https://cran.r-project.org/web/packages/FactoMineR/index.html</w:t>
      </w:r>
    </w:p>
    <w:p w14:paraId="3E3EB655" w14:textId="77777777" w:rsidR="00C704D3" w:rsidRPr="00C704D3" w:rsidRDefault="00C704D3" w:rsidP="00C704D3">
      <w:pPr>
        <w:pStyle w:val="Bibliografa"/>
        <w:rPr>
          <w:lang w:val="es-PE"/>
          <w:rPrChange w:id="249" w:author="Author" w:date="2026-10-02T16:43:00Z" w16du:dateUtc="2026-10-02T21:43:00Z">
            <w:rPr/>
          </w:rPrChange>
        </w:rPr>
      </w:pPr>
      <w:r w:rsidRPr="00C704D3">
        <w:t xml:space="preserve">Immer, A. M., Fischer, R. A., &amp; S., J. K. (1977). Effects of Plant Density and Thinning on High-Yielding Dry Beans </w:t>
      </w:r>
      <w:proofErr w:type="gramStart"/>
      <w:r w:rsidRPr="00C704D3">
        <w:t xml:space="preserve">( </w:t>
      </w:r>
      <w:r w:rsidRPr="00C704D3">
        <w:rPr>
          <w:i/>
          <w:iCs/>
        </w:rPr>
        <w:t>Phaseolus</w:t>
      </w:r>
      <w:proofErr w:type="gramEnd"/>
      <w:r w:rsidRPr="00C704D3">
        <w:rPr>
          <w:i/>
          <w:iCs/>
        </w:rPr>
        <w:t xml:space="preserve"> </w:t>
      </w:r>
      <w:proofErr w:type="gramStart"/>
      <w:r w:rsidRPr="00C704D3">
        <w:rPr>
          <w:i/>
          <w:iCs/>
        </w:rPr>
        <w:t>vulgaris</w:t>
      </w:r>
      <w:r w:rsidRPr="00C704D3">
        <w:t xml:space="preserve"> )</w:t>
      </w:r>
      <w:proofErr w:type="gramEnd"/>
      <w:r w:rsidRPr="00C704D3">
        <w:t xml:space="preserve"> in </w:t>
      </w:r>
      <w:proofErr w:type="spellStart"/>
      <w:r w:rsidRPr="00C704D3">
        <w:t>Mexíco</w:t>
      </w:r>
      <w:proofErr w:type="spellEnd"/>
      <w:r w:rsidRPr="00C704D3">
        <w:t xml:space="preserve">. </w:t>
      </w:r>
      <w:r w:rsidRPr="00C704D3">
        <w:rPr>
          <w:i/>
          <w:iCs/>
          <w:lang w:val="es-PE"/>
          <w:rPrChange w:id="250" w:author="Author" w:date="2026-10-02T16:43:00Z" w16du:dateUtc="2026-10-02T21:43:00Z">
            <w:rPr>
              <w:i/>
              <w:iCs/>
            </w:rPr>
          </w:rPrChange>
        </w:rPr>
        <w:t xml:space="preserve">Experimental </w:t>
      </w:r>
      <w:proofErr w:type="spellStart"/>
      <w:r w:rsidRPr="00C704D3">
        <w:rPr>
          <w:i/>
          <w:iCs/>
          <w:lang w:val="es-PE"/>
          <w:rPrChange w:id="251" w:author="Author" w:date="2026-10-02T16:43:00Z" w16du:dateUtc="2026-10-02T21:43:00Z">
            <w:rPr>
              <w:i/>
              <w:iCs/>
            </w:rPr>
          </w:rPrChange>
        </w:rPr>
        <w:t>Agriculture</w:t>
      </w:r>
      <w:proofErr w:type="spellEnd"/>
      <w:r w:rsidRPr="00C704D3">
        <w:rPr>
          <w:lang w:val="es-PE"/>
          <w:rPrChange w:id="252" w:author="Author" w:date="2026-10-02T16:43:00Z" w16du:dateUtc="2026-10-02T21:43:00Z">
            <w:rPr/>
          </w:rPrChange>
        </w:rPr>
        <w:t xml:space="preserve">, </w:t>
      </w:r>
      <w:r w:rsidRPr="00C704D3">
        <w:rPr>
          <w:i/>
          <w:iCs/>
          <w:lang w:val="es-PE"/>
          <w:rPrChange w:id="253" w:author="Author" w:date="2026-10-02T16:43:00Z" w16du:dateUtc="2026-10-02T21:43:00Z">
            <w:rPr>
              <w:i/>
              <w:iCs/>
            </w:rPr>
          </w:rPrChange>
        </w:rPr>
        <w:t>13</w:t>
      </w:r>
      <w:r w:rsidRPr="00C704D3">
        <w:rPr>
          <w:lang w:val="es-PE"/>
          <w:rPrChange w:id="254" w:author="Author" w:date="2026-10-02T16:43:00Z" w16du:dateUtc="2026-10-02T21:43:00Z">
            <w:rPr/>
          </w:rPrChange>
        </w:rPr>
        <w:t>(4), 325-335. https://doi.org/10.1017/S0014479700008085</w:t>
      </w:r>
    </w:p>
    <w:p w14:paraId="06E5C308" w14:textId="77777777" w:rsidR="00C704D3" w:rsidRPr="00C704D3" w:rsidRDefault="00C704D3" w:rsidP="00C704D3">
      <w:pPr>
        <w:pStyle w:val="Bibliografa"/>
        <w:rPr>
          <w:lang w:val="es-PE"/>
          <w:rPrChange w:id="255" w:author="Author" w:date="2026-10-02T16:43:00Z" w16du:dateUtc="2026-10-02T21:43:00Z">
            <w:rPr/>
          </w:rPrChange>
        </w:rPr>
      </w:pPr>
      <w:r w:rsidRPr="00C704D3">
        <w:rPr>
          <w:lang w:val="es-PE"/>
          <w:rPrChange w:id="256" w:author="Author" w:date="2026-10-02T16:43:00Z" w16du:dateUtc="2026-10-02T21:43:00Z">
            <w:rPr/>
          </w:rPrChange>
        </w:rPr>
        <w:t xml:space="preserve">Instituto Nacional de Investigación y Extensión Agraria. (2004). </w:t>
      </w:r>
      <w:r w:rsidRPr="00C704D3">
        <w:rPr>
          <w:i/>
          <w:iCs/>
          <w:lang w:val="es-PE"/>
          <w:rPrChange w:id="257" w:author="Author" w:date="2026-10-02T16:43:00Z" w16du:dateUtc="2026-10-02T21:43:00Z">
            <w:rPr>
              <w:i/>
              <w:iCs/>
            </w:rPr>
          </w:rPrChange>
        </w:rPr>
        <w:t>Frijol Canario 2000 INIAA, variedad de frijol arbustivo para la costa del Perú</w:t>
      </w:r>
      <w:r w:rsidRPr="00C704D3">
        <w:rPr>
          <w:lang w:val="es-PE"/>
          <w:rPrChange w:id="258" w:author="Author" w:date="2026-10-02T16:43:00Z" w16du:dateUtc="2026-10-02T21:43:00Z">
            <w:rPr/>
          </w:rPrChange>
        </w:rPr>
        <w:t>. Instituto Nacional de Investigación y Extensión Agraria. https://www.inia.gob.pe/wp-content/uploads/investigacion/programa/sistProductivo/variedad/frijol/Canario-2000.pdf</w:t>
      </w:r>
    </w:p>
    <w:p w14:paraId="3777CFD1" w14:textId="77777777" w:rsidR="00C704D3" w:rsidRPr="00C704D3" w:rsidRDefault="00C704D3" w:rsidP="00C704D3">
      <w:pPr>
        <w:pStyle w:val="Bibliografa"/>
      </w:pPr>
      <w:r w:rsidRPr="00C704D3">
        <w:t xml:space="preserve">International Board for Plant Genetic Resources. (1982). </w:t>
      </w:r>
      <w:r w:rsidRPr="00C704D3">
        <w:rPr>
          <w:i/>
          <w:iCs/>
        </w:rPr>
        <w:t>Descriptors for Phaseolus Vulgaris</w:t>
      </w:r>
      <w:r w:rsidRPr="00C704D3">
        <w:t>. IBPGR. https://books.google.com.pe/books?id=qpvQ0AEACAAJ</w:t>
      </w:r>
    </w:p>
    <w:p w14:paraId="0A6C4A76" w14:textId="77777777" w:rsidR="00C704D3" w:rsidRPr="00C704D3" w:rsidRDefault="00C704D3" w:rsidP="00C704D3">
      <w:pPr>
        <w:pStyle w:val="Bibliografa"/>
      </w:pPr>
      <w:r w:rsidRPr="00C704D3">
        <w:rPr>
          <w:lang w:val="es-PE"/>
          <w:rPrChange w:id="259" w:author="Author" w:date="2026-10-02T16:43:00Z" w16du:dateUtc="2026-10-02T21:43:00Z">
            <w:rPr/>
          </w:rPrChange>
        </w:rPr>
        <w:t xml:space="preserve">Jesus, O. N. D., Soares, T. L., Santos, I. S. D., Almeida, J. S., Santos, M. A. D., &amp; Lima, L. K. S. (2026). </w:t>
      </w:r>
      <w:r w:rsidRPr="00C704D3">
        <w:t xml:space="preserve">Optimizing germplasm characterization via phenotypic diversity assessment and descriptor selection in Passiflora spp. </w:t>
      </w:r>
      <w:r w:rsidRPr="00C704D3">
        <w:rPr>
          <w:i/>
          <w:iCs/>
        </w:rPr>
        <w:t>Horticulture, Environment, and Biotechnology</w:t>
      </w:r>
      <w:r w:rsidRPr="00C704D3">
        <w:t xml:space="preserve">, </w:t>
      </w:r>
      <w:r w:rsidRPr="00C704D3">
        <w:rPr>
          <w:i/>
          <w:iCs/>
        </w:rPr>
        <w:t>67</w:t>
      </w:r>
      <w:r w:rsidRPr="00C704D3">
        <w:t>(2), 457-479. https://doi.org/10.1007/s13580-025-00791-y</w:t>
      </w:r>
    </w:p>
    <w:p w14:paraId="777159EB" w14:textId="77777777" w:rsidR="00C704D3" w:rsidRPr="00C704D3" w:rsidRDefault="00C704D3" w:rsidP="00C704D3">
      <w:pPr>
        <w:pStyle w:val="Bibliografa"/>
      </w:pPr>
      <w:r w:rsidRPr="00C704D3">
        <w:lastRenderedPageBreak/>
        <w:t xml:space="preserve">Kamfwa, K., Cichy, K. A., &amp; Kelly, J. D. (2015). Genome‐Wide Association Study of Agronomic Traits in Common Bean. </w:t>
      </w:r>
      <w:r w:rsidRPr="00C704D3">
        <w:rPr>
          <w:i/>
          <w:iCs/>
        </w:rPr>
        <w:t>The Plant Genome</w:t>
      </w:r>
      <w:r w:rsidRPr="00C704D3">
        <w:t xml:space="preserve">, </w:t>
      </w:r>
      <w:r w:rsidRPr="00C704D3">
        <w:rPr>
          <w:i/>
          <w:iCs/>
        </w:rPr>
        <w:t>8</w:t>
      </w:r>
      <w:r w:rsidRPr="00C704D3">
        <w:t>(2), plantgenome2014.09.0059. https://doi.org/10.3835/plantgenome2014.09.0059</w:t>
      </w:r>
    </w:p>
    <w:p w14:paraId="52939065" w14:textId="77777777" w:rsidR="00C704D3" w:rsidRPr="00C704D3" w:rsidRDefault="00C704D3" w:rsidP="00C704D3">
      <w:pPr>
        <w:pStyle w:val="Bibliografa"/>
      </w:pPr>
      <w:proofErr w:type="spellStart"/>
      <w:r w:rsidRPr="00C704D3">
        <w:t>Kassambara</w:t>
      </w:r>
      <w:proofErr w:type="spellEnd"/>
      <w:r w:rsidRPr="00C704D3">
        <w:t xml:space="preserve">, A., &amp; Mundt, F. (2020). </w:t>
      </w:r>
      <w:proofErr w:type="spellStart"/>
      <w:r w:rsidRPr="00C704D3">
        <w:rPr>
          <w:i/>
          <w:iCs/>
        </w:rPr>
        <w:t>factoextra</w:t>
      </w:r>
      <w:proofErr w:type="spellEnd"/>
      <w:r w:rsidRPr="00C704D3">
        <w:rPr>
          <w:i/>
          <w:iCs/>
        </w:rPr>
        <w:t>: Extract and Visualize the Results of Multivariate Data Analyses</w:t>
      </w:r>
      <w:r w:rsidRPr="00C704D3">
        <w:t xml:space="preserve"> (</w:t>
      </w:r>
      <w:proofErr w:type="spellStart"/>
      <w:r w:rsidRPr="00C704D3">
        <w:t>Versión</w:t>
      </w:r>
      <w:proofErr w:type="spellEnd"/>
      <w:r w:rsidRPr="00C704D3">
        <w:t xml:space="preserve"> 1.0.7) [Software]. https://cran.r-project.org/web/packages/factoextra/index.html</w:t>
      </w:r>
    </w:p>
    <w:p w14:paraId="02174EA2" w14:textId="77777777" w:rsidR="00C704D3" w:rsidRPr="00C704D3" w:rsidRDefault="00C704D3" w:rsidP="00C704D3">
      <w:pPr>
        <w:pStyle w:val="Bibliografa"/>
      </w:pPr>
      <w:r w:rsidRPr="00C704D3">
        <w:rPr>
          <w:lang w:val="es-PE"/>
          <w:rPrChange w:id="260" w:author="Author" w:date="2026-10-02T16:43:00Z" w16du:dateUtc="2026-10-02T21:43:00Z">
            <w:rPr/>
          </w:rPrChange>
        </w:rPr>
        <w:t xml:space="preserve">Keller, B., Ariza-Suarez, D., Portilla-Benavides, A. E., Buendia, H. F., Aparicio, J. S., Amongi, W., Mbiu, J., Msolla, S. N., Miklas, P., Porch, T. G., Burridge, J., Mukankusi, C., Studer, B., &amp; Raatz, B. (2022). </w:t>
      </w:r>
      <w:r w:rsidRPr="00C704D3">
        <w:t xml:space="preserve">Improving Association Studies and Genomic Predictions for Climbing Beans </w:t>
      </w:r>
      <w:proofErr w:type="gramStart"/>
      <w:r w:rsidRPr="00C704D3">
        <w:t>With</w:t>
      </w:r>
      <w:proofErr w:type="gramEnd"/>
      <w:r w:rsidRPr="00C704D3">
        <w:t xml:space="preserve"> Data </w:t>
      </w:r>
      <w:proofErr w:type="gramStart"/>
      <w:r w:rsidRPr="00C704D3">
        <w:t>From</w:t>
      </w:r>
      <w:proofErr w:type="gramEnd"/>
      <w:r w:rsidRPr="00C704D3">
        <w:t xml:space="preserve"> Bush Bean Populations. </w:t>
      </w:r>
      <w:r w:rsidRPr="00C704D3">
        <w:rPr>
          <w:i/>
          <w:iCs/>
        </w:rPr>
        <w:t>Frontiers in Plant Science</w:t>
      </w:r>
      <w:r w:rsidRPr="00C704D3">
        <w:t xml:space="preserve">, </w:t>
      </w:r>
      <w:r w:rsidRPr="00C704D3">
        <w:rPr>
          <w:i/>
          <w:iCs/>
        </w:rPr>
        <w:t>13</w:t>
      </w:r>
      <w:r w:rsidRPr="00C704D3">
        <w:t>, 830896. https://doi.org/10.3389/fpls.2022.830896</w:t>
      </w:r>
    </w:p>
    <w:p w14:paraId="53304B75" w14:textId="77777777" w:rsidR="00C704D3" w:rsidRPr="00C704D3" w:rsidRDefault="00C704D3" w:rsidP="00C704D3">
      <w:pPr>
        <w:pStyle w:val="Bibliografa"/>
      </w:pPr>
      <w:r w:rsidRPr="00C704D3">
        <w:t xml:space="preserve">Kouam, E. B., Kamga-Fotso, A. M.-A., &amp; </w:t>
      </w:r>
      <w:proofErr w:type="spellStart"/>
      <w:r w:rsidRPr="00C704D3">
        <w:t>Anoumaa</w:t>
      </w:r>
      <w:proofErr w:type="spellEnd"/>
      <w:r w:rsidRPr="00C704D3">
        <w:t xml:space="preserve">, M. (2023). Exploring </w:t>
      </w:r>
      <w:proofErr w:type="spellStart"/>
      <w:r w:rsidRPr="00C704D3">
        <w:t>agro</w:t>
      </w:r>
      <w:proofErr w:type="spellEnd"/>
      <w:r w:rsidRPr="00C704D3">
        <w:t xml:space="preserve">-morphological profiles of Phaseolus vulgaris germplasm shows manifest diversity and opportunities for genetic improvement. </w:t>
      </w:r>
      <w:r w:rsidRPr="00C704D3">
        <w:rPr>
          <w:i/>
          <w:iCs/>
        </w:rPr>
        <w:t>Journal of Agriculture and Food Research</w:t>
      </w:r>
      <w:r w:rsidRPr="00C704D3">
        <w:t xml:space="preserve">, </w:t>
      </w:r>
      <w:r w:rsidRPr="00C704D3">
        <w:rPr>
          <w:i/>
          <w:iCs/>
        </w:rPr>
        <w:t>14</w:t>
      </w:r>
      <w:r w:rsidRPr="00C704D3">
        <w:t>, 100772. https://doi.org/10.1016/j.jafr.2023.100772</w:t>
      </w:r>
    </w:p>
    <w:p w14:paraId="7ECBA098" w14:textId="77777777" w:rsidR="00C704D3" w:rsidRPr="00C704D3" w:rsidRDefault="00C704D3" w:rsidP="00C704D3">
      <w:pPr>
        <w:pStyle w:val="Bibliografa"/>
      </w:pPr>
      <w:r w:rsidRPr="00C704D3">
        <w:t xml:space="preserve">Kueneman, E. A., Hernandez-Bravo, G., &amp; Wallace, D. H. (1978). Effects of Growth Habits and Competition on Yields of Dry Beans </w:t>
      </w:r>
      <w:proofErr w:type="gramStart"/>
      <w:r w:rsidRPr="00C704D3">
        <w:t xml:space="preserve">( </w:t>
      </w:r>
      <w:r w:rsidRPr="00C704D3">
        <w:rPr>
          <w:i/>
          <w:iCs/>
        </w:rPr>
        <w:t>Phaseolus</w:t>
      </w:r>
      <w:proofErr w:type="gramEnd"/>
      <w:r w:rsidRPr="00C704D3">
        <w:rPr>
          <w:i/>
          <w:iCs/>
        </w:rPr>
        <w:t xml:space="preserve"> </w:t>
      </w:r>
      <w:proofErr w:type="gramStart"/>
      <w:r w:rsidRPr="00C704D3">
        <w:rPr>
          <w:i/>
          <w:iCs/>
        </w:rPr>
        <w:t>vulgaris</w:t>
      </w:r>
      <w:r w:rsidRPr="00C704D3">
        <w:t xml:space="preserve"> )</w:t>
      </w:r>
      <w:proofErr w:type="gramEnd"/>
      <w:r w:rsidRPr="00C704D3">
        <w:t xml:space="preserve"> in the Tropics. </w:t>
      </w:r>
      <w:r w:rsidRPr="00C704D3">
        <w:rPr>
          <w:i/>
          <w:iCs/>
        </w:rPr>
        <w:t>Experimental Agriculture</w:t>
      </w:r>
      <w:r w:rsidRPr="00C704D3">
        <w:t xml:space="preserve">, </w:t>
      </w:r>
      <w:r w:rsidRPr="00C704D3">
        <w:rPr>
          <w:i/>
          <w:iCs/>
        </w:rPr>
        <w:t>14</w:t>
      </w:r>
      <w:r w:rsidRPr="00C704D3">
        <w:t>(2), 97-104. https://doi.org/10.1017/S0014479700008486</w:t>
      </w:r>
    </w:p>
    <w:p w14:paraId="64DCD6EF" w14:textId="77777777" w:rsidR="00C704D3" w:rsidRPr="00C704D3" w:rsidRDefault="00C704D3" w:rsidP="00C704D3">
      <w:pPr>
        <w:pStyle w:val="Bibliografa"/>
      </w:pPr>
      <w:r w:rsidRPr="00C704D3">
        <w:t xml:space="preserve">Long, J., Zhang, J., Zhang, X., Wu, J., Chen, H., Wang, P., Wang, Q., &amp; Du, C. (2020). Genetic Diversity of Common Bean (Phaseolus vulgaris L.) Germplasm Resources in Chongqing, Evidenced by Morphological Characterization. </w:t>
      </w:r>
      <w:r w:rsidRPr="00C704D3">
        <w:rPr>
          <w:i/>
          <w:iCs/>
        </w:rPr>
        <w:t>Frontiers in Genetics</w:t>
      </w:r>
      <w:r w:rsidRPr="00C704D3">
        <w:t xml:space="preserve">, </w:t>
      </w:r>
      <w:r w:rsidRPr="00C704D3">
        <w:rPr>
          <w:i/>
          <w:iCs/>
        </w:rPr>
        <w:t>11</w:t>
      </w:r>
      <w:r w:rsidRPr="00C704D3">
        <w:t>, 697. https://doi.org/10.3389/fgene.2020.00697</w:t>
      </w:r>
    </w:p>
    <w:p w14:paraId="072E8870" w14:textId="77777777" w:rsidR="00C704D3" w:rsidRPr="00C704D3" w:rsidRDefault="00C704D3" w:rsidP="00C704D3">
      <w:pPr>
        <w:pStyle w:val="Bibliografa"/>
      </w:pPr>
      <w:r w:rsidRPr="00C704D3">
        <w:t xml:space="preserve">Lozano-Isla, F. (2025). </w:t>
      </w:r>
      <w:proofErr w:type="spellStart"/>
      <w:r w:rsidRPr="00C704D3">
        <w:rPr>
          <w:i/>
          <w:iCs/>
        </w:rPr>
        <w:t>huito</w:t>
      </w:r>
      <w:proofErr w:type="spellEnd"/>
      <w:r w:rsidRPr="00C704D3">
        <w:rPr>
          <w:i/>
          <w:iCs/>
        </w:rPr>
        <w:t>: Reproducible and Flexible Label Design</w:t>
      </w:r>
      <w:r w:rsidRPr="00C704D3">
        <w:t xml:space="preserve"> (</w:t>
      </w:r>
      <w:proofErr w:type="spellStart"/>
      <w:r w:rsidRPr="00C704D3">
        <w:t>Versión</w:t>
      </w:r>
      <w:proofErr w:type="spellEnd"/>
      <w:r w:rsidRPr="00C704D3">
        <w:t xml:space="preserve"> 0.2.6) [Software]. https://cran.r-project.org/web/packages/huito/index.html</w:t>
      </w:r>
    </w:p>
    <w:p w14:paraId="1F34DC99" w14:textId="77777777" w:rsidR="00C704D3" w:rsidRPr="00C704D3" w:rsidRDefault="00C704D3" w:rsidP="00C704D3">
      <w:pPr>
        <w:pStyle w:val="Bibliografa"/>
      </w:pPr>
      <w:r w:rsidRPr="00C704D3">
        <w:rPr>
          <w:lang w:val="es-PE"/>
          <w:rPrChange w:id="261" w:author="Author" w:date="2026-10-02T16:44:00Z" w16du:dateUtc="2026-10-02T21:44:00Z">
            <w:rPr/>
          </w:rPrChange>
        </w:rPr>
        <w:lastRenderedPageBreak/>
        <w:t xml:space="preserve">Lozano-Isla, F., Kistner, M. B., QuipoLab, &amp; Inkaverse. </w:t>
      </w:r>
      <w:r w:rsidRPr="00C704D3">
        <w:t xml:space="preserve">(2026). </w:t>
      </w:r>
      <w:r w:rsidRPr="00C704D3">
        <w:rPr>
          <w:i/>
          <w:iCs/>
        </w:rPr>
        <w:t>inti: Tools and Statistical Procedures in Plant Science</w:t>
      </w:r>
      <w:r w:rsidRPr="00C704D3">
        <w:t xml:space="preserve"> (</w:t>
      </w:r>
      <w:proofErr w:type="spellStart"/>
      <w:r w:rsidRPr="00C704D3">
        <w:t>Versión</w:t>
      </w:r>
      <w:proofErr w:type="spellEnd"/>
      <w:r w:rsidRPr="00C704D3">
        <w:t xml:space="preserve"> 0.6.92) [Software]. https://cran.r-project.org/web/packages/inti/index.html</w:t>
      </w:r>
    </w:p>
    <w:p w14:paraId="49FF9DFE" w14:textId="77777777" w:rsidR="00C704D3" w:rsidRPr="00C704D3" w:rsidRDefault="00C704D3" w:rsidP="00C704D3">
      <w:pPr>
        <w:pStyle w:val="Bibliografa"/>
      </w:pPr>
      <w:r w:rsidRPr="00C704D3">
        <w:t xml:space="preserve">Lucas, E. O., &amp; Milbourn, G. M. (1976). The effect of density of planting on the growth of two </w:t>
      </w:r>
      <w:r w:rsidRPr="00C704D3">
        <w:rPr>
          <w:i/>
          <w:iCs/>
        </w:rPr>
        <w:t>Phaseolus vulgaris</w:t>
      </w:r>
      <w:r w:rsidRPr="00C704D3">
        <w:t xml:space="preserve"> varieties in England. </w:t>
      </w:r>
      <w:r w:rsidRPr="00C704D3">
        <w:rPr>
          <w:i/>
          <w:iCs/>
        </w:rPr>
        <w:t>The Journal of Agricultural Science</w:t>
      </w:r>
      <w:r w:rsidRPr="00C704D3">
        <w:t xml:space="preserve">, </w:t>
      </w:r>
      <w:r w:rsidRPr="00C704D3">
        <w:rPr>
          <w:i/>
          <w:iCs/>
        </w:rPr>
        <w:t>87</w:t>
      </w:r>
      <w:r w:rsidRPr="00C704D3">
        <w:t>(1), 89-99. https://doi.org/10.1017/S0021859600026629</w:t>
      </w:r>
    </w:p>
    <w:p w14:paraId="6E5CECE4" w14:textId="77777777" w:rsidR="00C704D3" w:rsidRPr="00C704D3" w:rsidRDefault="00C704D3" w:rsidP="00C704D3">
      <w:pPr>
        <w:pStyle w:val="Bibliografa"/>
      </w:pPr>
      <w:r w:rsidRPr="00C704D3">
        <w:t xml:space="preserve">Martins, E. S., </w:t>
      </w:r>
      <w:proofErr w:type="spellStart"/>
      <w:r w:rsidRPr="00C704D3">
        <w:t>JÃƒÂ</w:t>
      </w:r>
      <w:r w:rsidRPr="00C704D3">
        <w:rPr>
          <w:vertAlign w:val="superscript"/>
        </w:rPr>
        <w:t>o</w:t>
      </w:r>
      <w:r w:rsidRPr="00C704D3">
        <w:t>nior</w:t>
      </w:r>
      <w:proofErr w:type="spellEnd"/>
      <w:r w:rsidRPr="00C704D3">
        <w:t xml:space="preserve">, R. A. P., Abreu, A. F. B., &amp; Ramalho, M. a. P. (2017). Genetic control of number of flowers and pod set in common bean. </w:t>
      </w:r>
      <w:r w:rsidRPr="00C704D3">
        <w:rPr>
          <w:i/>
          <w:iCs/>
        </w:rPr>
        <w:t>Genetics and Molecular Research</w:t>
      </w:r>
      <w:r w:rsidRPr="00C704D3">
        <w:t xml:space="preserve">, </w:t>
      </w:r>
      <w:r w:rsidRPr="00C704D3">
        <w:rPr>
          <w:i/>
          <w:iCs/>
        </w:rPr>
        <w:t>16</w:t>
      </w:r>
      <w:r w:rsidRPr="00C704D3">
        <w:t>(3). https://doi.org/10.4238/gmr16039723</w:t>
      </w:r>
    </w:p>
    <w:p w14:paraId="7DF8DBF0" w14:textId="77777777" w:rsidR="00C704D3" w:rsidRPr="00C704D3" w:rsidRDefault="00C704D3" w:rsidP="00C704D3">
      <w:pPr>
        <w:pStyle w:val="Bibliografa"/>
        <w:rPr>
          <w:lang w:val="es-PE"/>
          <w:rPrChange w:id="262" w:author="Author" w:date="2026-10-02T16:44:00Z" w16du:dateUtc="2026-10-02T21:44:00Z">
            <w:rPr/>
          </w:rPrChange>
        </w:rPr>
      </w:pPr>
      <w:r w:rsidRPr="00C704D3">
        <w:t xml:space="preserve">Mauceri, A., Romeo, M., Bacchi, M., &amp; </w:t>
      </w:r>
      <w:proofErr w:type="spellStart"/>
      <w:r w:rsidRPr="00C704D3">
        <w:t>Preiti</w:t>
      </w:r>
      <w:proofErr w:type="spellEnd"/>
      <w:r w:rsidRPr="00C704D3">
        <w:t xml:space="preserve">, G. (2025). </w:t>
      </w:r>
      <w:proofErr w:type="spellStart"/>
      <w:r w:rsidRPr="00C704D3">
        <w:t>Pheno</w:t>
      </w:r>
      <w:proofErr w:type="spellEnd"/>
      <w:r w:rsidRPr="00C704D3">
        <w:t xml:space="preserve">-morphological, agronomic and genetic diversity in a common bean core collection from Calabria (Italy). </w:t>
      </w:r>
      <w:r w:rsidRPr="00C704D3">
        <w:rPr>
          <w:i/>
          <w:iCs/>
          <w:lang w:val="es-PE"/>
          <w:rPrChange w:id="263" w:author="Author" w:date="2026-10-02T16:44:00Z" w16du:dateUtc="2026-10-02T21:44:00Z">
            <w:rPr>
              <w:i/>
              <w:iCs/>
            </w:rPr>
          </w:rPrChange>
        </w:rPr>
        <w:t>Italian Journal of Agronomy</w:t>
      </w:r>
      <w:r w:rsidRPr="00C704D3">
        <w:rPr>
          <w:lang w:val="es-PE"/>
          <w:rPrChange w:id="264" w:author="Author" w:date="2026-10-02T16:44:00Z" w16du:dateUtc="2026-10-02T21:44:00Z">
            <w:rPr/>
          </w:rPrChange>
        </w:rPr>
        <w:t xml:space="preserve">, </w:t>
      </w:r>
      <w:r w:rsidRPr="00C704D3">
        <w:rPr>
          <w:i/>
          <w:iCs/>
          <w:lang w:val="es-PE"/>
          <w:rPrChange w:id="265" w:author="Author" w:date="2026-10-02T16:44:00Z" w16du:dateUtc="2026-10-02T21:44:00Z">
            <w:rPr>
              <w:i/>
              <w:iCs/>
            </w:rPr>
          </w:rPrChange>
        </w:rPr>
        <w:t>20</w:t>
      </w:r>
      <w:r w:rsidRPr="00C704D3">
        <w:rPr>
          <w:lang w:val="es-PE"/>
          <w:rPrChange w:id="266" w:author="Author" w:date="2026-10-02T16:44:00Z" w16du:dateUtc="2026-10-02T21:44:00Z">
            <w:rPr/>
          </w:rPrChange>
        </w:rPr>
        <w:t>(2), 100038. https://doi.org/10.1016/j.ijagro.2025.100038</w:t>
      </w:r>
    </w:p>
    <w:p w14:paraId="4F1A82CB" w14:textId="77777777" w:rsidR="00C704D3" w:rsidRPr="00C704D3" w:rsidRDefault="00C704D3" w:rsidP="00C704D3">
      <w:pPr>
        <w:pStyle w:val="Bibliografa"/>
      </w:pPr>
      <w:r w:rsidRPr="00C704D3">
        <w:rPr>
          <w:lang w:val="es-PE"/>
          <w:rPrChange w:id="267" w:author="Author" w:date="2026-10-02T16:44:00Z" w16du:dateUtc="2026-10-02T21:44:00Z">
            <w:rPr/>
          </w:rPrChange>
        </w:rPr>
        <w:t xml:space="preserve">Meza‐Maicelo, W., Baldera‐Chapoñan, V., Santillan‐Culquimboz, H. W., Oliva‐Cruz, M., &amp; Lozano‐Isla, F. (2026). </w:t>
      </w:r>
      <w:r w:rsidRPr="00C704D3">
        <w:t xml:space="preserve">Morphological, Culinary, and Nutritional Diversity of Common Bean </w:t>
      </w:r>
      <w:proofErr w:type="gramStart"/>
      <w:r w:rsidRPr="00C704D3">
        <w:t xml:space="preserve">( </w:t>
      </w:r>
      <w:r w:rsidRPr="00C704D3">
        <w:rPr>
          <w:smallCaps/>
        </w:rPr>
        <w:t xml:space="preserve"> </w:t>
      </w:r>
      <w:r w:rsidRPr="00C704D3">
        <w:rPr>
          <w:i/>
          <w:iCs/>
          <w:smallCaps/>
        </w:rPr>
        <w:t>Phaseolus</w:t>
      </w:r>
      <w:proofErr w:type="gramEnd"/>
      <w:r w:rsidRPr="00C704D3">
        <w:rPr>
          <w:i/>
          <w:iCs/>
          <w:smallCaps/>
        </w:rPr>
        <w:t xml:space="preserve"> </w:t>
      </w:r>
      <w:proofErr w:type="gramStart"/>
      <w:r w:rsidRPr="00C704D3">
        <w:rPr>
          <w:i/>
          <w:iCs/>
          <w:smallCaps/>
        </w:rPr>
        <w:t>vulgaris</w:t>
      </w:r>
      <w:r w:rsidRPr="00C704D3">
        <w:rPr>
          <w:smallCaps/>
        </w:rPr>
        <w:t xml:space="preserve"> </w:t>
      </w:r>
      <w:r w:rsidRPr="00C704D3">
        <w:t xml:space="preserve"> )</w:t>
      </w:r>
      <w:proofErr w:type="gramEnd"/>
      <w:r w:rsidRPr="00C704D3">
        <w:t xml:space="preserve"> Accessions in the Northern Andean Region of Peru. </w:t>
      </w:r>
      <w:r w:rsidRPr="00C704D3">
        <w:rPr>
          <w:i/>
          <w:iCs/>
        </w:rPr>
        <w:t>Legume Science</w:t>
      </w:r>
      <w:r w:rsidRPr="00C704D3">
        <w:t xml:space="preserve">, </w:t>
      </w:r>
      <w:r w:rsidRPr="00C704D3">
        <w:rPr>
          <w:i/>
          <w:iCs/>
        </w:rPr>
        <w:t>8</w:t>
      </w:r>
      <w:r w:rsidRPr="00C704D3">
        <w:t>(2), e70101. https://doi.org/10.1002/leg3.70101</w:t>
      </w:r>
    </w:p>
    <w:p w14:paraId="47188248" w14:textId="77777777" w:rsidR="00C704D3" w:rsidRPr="00C704D3" w:rsidRDefault="00C704D3" w:rsidP="00C704D3">
      <w:pPr>
        <w:pStyle w:val="Bibliografa"/>
      </w:pPr>
      <w:r w:rsidRPr="00C704D3">
        <w:t xml:space="preserve">Nasar, S., </w:t>
      </w:r>
      <w:proofErr w:type="spellStart"/>
      <w:r w:rsidRPr="00C704D3">
        <w:t>Ostevik</w:t>
      </w:r>
      <w:proofErr w:type="spellEnd"/>
      <w:r w:rsidRPr="00C704D3">
        <w:t xml:space="preserve">, K., Murtaza, G., &amp; </w:t>
      </w:r>
      <w:proofErr w:type="spellStart"/>
      <w:r w:rsidRPr="00C704D3">
        <w:t>Rausher</w:t>
      </w:r>
      <w:proofErr w:type="spellEnd"/>
      <w:r w:rsidRPr="00C704D3">
        <w:t xml:space="preserve">, M. D. (2022). Morphological and molecular characterization of variation in common bean (Phaseolus vulgaris L.) germplasm from Azad Jammu and Kashmir, Pakistan. </w:t>
      </w:r>
      <w:r w:rsidRPr="00C704D3">
        <w:rPr>
          <w:i/>
          <w:iCs/>
        </w:rPr>
        <w:t>PLOS ONE</w:t>
      </w:r>
      <w:r w:rsidRPr="00C704D3">
        <w:t xml:space="preserve">, </w:t>
      </w:r>
      <w:r w:rsidRPr="00C704D3">
        <w:rPr>
          <w:i/>
          <w:iCs/>
        </w:rPr>
        <w:t>17</w:t>
      </w:r>
      <w:r w:rsidRPr="00C704D3">
        <w:t>(4), e0265817. https://doi.org/10.1371/journal.pone.0265817</w:t>
      </w:r>
    </w:p>
    <w:p w14:paraId="124AEA83" w14:textId="77777777" w:rsidR="00C704D3" w:rsidRPr="00C704D3" w:rsidRDefault="00C704D3" w:rsidP="00C704D3">
      <w:pPr>
        <w:pStyle w:val="Bibliografa"/>
        <w:rPr>
          <w:lang w:val="es-PE"/>
          <w:rPrChange w:id="268" w:author="Author" w:date="2026-10-02T16:44:00Z" w16du:dateUtc="2026-10-02T21:44:00Z">
            <w:rPr/>
          </w:rPrChange>
        </w:rPr>
      </w:pPr>
      <w:r w:rsidRPr="00C704D3">
        <w:t xml:space="preserve">Nawaz, I., Zeb, T., Ali, G. M., Zeb, B. S., Jalal, A., Rehman, M. U., Bakht, T., &amp; Ali, S. (2023). High Genetic Diversity in the Himalayan Common Bean </w:t>
      </w:r>
      <w:proofErr w:type="gramStart"/>
      <w:r w:rsidRPr="00C704D3">
        <w:t xml:space="preserve">( </w:t>
      </w:r>
      <w:r w:rsidRPr="00C704D3">
        <w:rPr>
          <w:i/>
          <w:iCs/>
        </w:rPr>
        <w:t>Phaseolus</w:t>
      </w:r>
      <w:proofErr w:type="gramEnd"/>
      <w:r w:rsidRPr="00C704D3">
        <w:rPr>
          <w:i/>
          <w:iCs/>
        </w:rPr>
        <w:t xml:space="preserve"> </w:t>
      </w:r>
      <w:proofErr w:type="gramStart"/>
      <w:r w:rsidRPr="00C704D3">
        <w:rPr>
          <w:i/>
          <w:iCs/>
        </w:rPr>
        <w:t>vulgaris</w:t>
      </w:r>
      <w:r w:rsidRPr="00C704D3">
        <w:t xml:space="preserve"> )</w:t>
      </w:r>
      <w:proofErr w:type="gramEnd"/>
      <w:r w:rsidRPr="00C704D3">
        <w:t xml:space="preserve"> Germplasm with Divergence from Its </w:t>
      </w:r>
      <w:proofErr w:type="spellStart"/>
      <w:r w:rsidRPr="00C704D3">
        <w:t>Center</w:t>
      </w:r>
      <w:proofErr w:type="spellEnd"/>
      <w:r w:rsidRPr="00C704D3">
        <w:t xml:space="preserve"> of Origin in the Mesoamerica and Andes. </w:t>
      </w:r>
      <w:r w:rsidRPr="00C704D3">
        <w:rPr>
          <w:i/>
          <w:iCs/>
          <w:lang w:val="es-PE"/>
          <w:rPrChange w:id="269" w:author="Author" w:date="2026-10-02T16:44:00Z" w16du:dateUtc="2026-10-02T21:44:00Z">
            <w:rPr>
              <w:i/>
              <w:iCs/>
            </w:rPr>
          </w:rPrChange>
        </w:rPr>
        <w:t>ACS Omega</w:t>
      </w:r>
      <w:r w:rsidRPr="00C704D3">
        <w:rPr>
          <w:lang w:val="es-PE"/>
          <w:rPrChange w:id="270" w:author="Author" w:date="2026-10-02T16:44:00Z" w16du:dateUtc="2026-10-02T21:44:00Z">
            <w:rPr/>
          </w:rPrChange>
        </w:rPr>
        <w:t xml:space="preserve">, </w:t>
      </w:r>
      <w:r w:rsidRPr="00C704D3">
        <w:rPr>
          <w:i/>
          <w:iCs/>
          <w:lang w:val="es-PE"/>
          <w:rPrChange w:id="271" w:author="Author" w:date="2026-10-02T16:44:00Z" w16du:dateUtc="2026-10-02T21:44:00Z">
            <w:rPr>
              <w:i/>
              <w:iCs/>
            </w:rPr>
          </w:rPrChange>
        </w:rPr>
        <w:t>8</w:t>
      </w:r>
      <w:r w:rsidRPr="00C704D3">
        <w:rPr>
          <w:lang w:val="es-PE"/>
          <w:rPrChange w:id="272" w:author="Author" w:date="2026-10-02T16:44:00Z" w16du:dateUtc="2026-10-02T21:44:00Z">
            <w:rPr/>
          </w:rPrChange>
        </w:rPr>
        <w:t>(51), 48787-48797. https://doi.org/10.1021/acsomega.3c05150</w:t>
      </w:r>
    </w:p>
    <w:p w14:paraId="5F135BB6" w14:textId="77777777" w:rsidR="00C704D3" w:rsidRPr="00C704D3" w:rsidRDefault="00C704D3" w:rsidP="00C704D3">
      <w:pPr>
        <w:pStyle w:val="Bibliografa"/>
      </w:pPr>
      <w:r w:rsidRPr="00C704D3">
        <w:rPr>
          <w:lang w:val="es-PE"/>
          <w:rPrChange w:id="273" w:author="Author" w:date="2026-10-02T16:44:00Z" w16du:dateUtc="2026-10-02T21:44:00Z">
            <w:rPr/>
          </w:rPrChange>
        </w:rPr>
        <w:lastRenderedPageBreak/>
        <w:t xml:space="preserve">Ndlangamandla, V. V., &amp; Ntuli, N. R. (2022). </w:t>
      </w:r>
      <w:r w:rsidRPr="00C704D3">
        <w:t xml:space="preserve">Morpho-agronomic and genetic variation among Phaseolus vulgaris landraces from selected provinces of South Africa. </w:t>
      </w:r>
      <w:r w:rsidRPr="00C704D3">
        <w:rPr>
          <w:i/>
          <w:iCs/>
        </w:rPr>
        <w:t>Journal of Crop Science and Biotechnology</w:t>
      </w:r>
      <w:r w:rsidRPr="00C704D3">
        <w:t xml:space="preserve">, </w:t>
      </w:r>
      <w:r w:rsidRPr="00C704D3">
        <w:rPr>
          <w:i/>
          <w:iCs/>
        </w:rPr>
        <w:t>25</w:t>
      </w:r>
      <w:r w:rsidRPr="00C704D3">
        <w:t>(1), 103-122. https://doi.org/10.1007/s12892-021-00116-2</w:t>
      </w:r>
    </w:p>
    <w:p w14:paraId="04B230D5" w14:textId="77777777" w:rsidR="00C704D3" w:rsidRPr="00C704D3" w:rsidRDefault="00C704D3" w:rsidP="00C704D3">
      <w:pPr>
        <w:pStyle w:val="Bibliografa"/>
        <w:rPr>
          <w:lang w:val="es-PE"/>
          <w:rPrChange w:id="274" w:author="Author" w:date="2026-10-02T16:44:00Z" w16du:dateUtc="2026-10-02T21:44:00Z">
            <w:rPr/>
          </w:rPrChange>
        </w:rPr>
      </w:pPr>
      <w:r w:rsidRPr="00C704D3">
        <w:rPr>
          <w:lang w:val="es-PE"/>
          <w:rPrChange w:id="275" w:author="Author" w:date="2026-10-02T16:44:00Z" w16du:dateUtc="2026-10-02T21:44:00Z">
            <w:rPr/>
          </w:rPrChange>
        </w:rPr>
        <w:t xml:space="preserve">Nei, M. (1987). </w:t>
      </w:r>
      <w:r w:rsidRPr="00C704D3">
        <w:rPr>
          <w:i/>
          <w:iCs/>
          <w:lang w:val="es-PE"/>
          <w:rPrChange w:id="276" w:author="Author" w:date="2026-10-02T16:44:00Z" w16du:dateUtc="2026-10-02T21:44:00Z">
            <w:rPr>
              <w:i/>
              <w:iCs/>
            </w:rPr>
          </w:rPrChange>
        </w:rPr>
        <w:t>Molecular Evolutionary Genetics</w:t>
      </w:r>
      <w:r w:rsidRPr="00C704D3">
        <w:rPr>
          <w:lang w:val="es-PE"/>
          <w:rPrChange w:id="277" w:author="Author" w:date="2026-10-02T16:44:00Z" w16du:dateUtc="2026-10-02T21:44:00Z">
            <w:rPr/>
          </w:rPrChange>
        </w:rPr>
        <w:t xml:space="preserve"> (Reimpresión). Columbia University Press.</w:t>
      </w:r>
    </w:p>
    <w:p w14:paraId="43081B71" w14:textId="77777777" w:rsidR="00C704D3" w:rsidRPr="00C704D3" w:rsidRDefault="00C704D3" w:rsidP="00C704D3">
      <w:pPr>
        <w:pStyle w:val="Bibliografa"/>
      </w:pPr>
      <w:r w:rsidRPr="00C704D3">
        <w:rPr>
          <w:lang w:val="es-PE"/>
          <w:rPrChange w:id="278" w:author="Author" w:date="2026-10-02T16:44:00Z" w16du:dateUtc="2026-10-02T21:44:00Z">
            <w:rPr/>
          </w:rPrChange>
        </w:rPr>
        <w:t xml:space="preserve">Nwadike, C., Vange, T., &amp; Ochigbo, A. E. (2014). </w:t>
      </w:r>
      <w:r w:rsidRPr="00C704D3">
        <w:rPr>
          <w:i/>
          <w:iCs/>
          <w:lang w:val="es-PE"/>
          <w:rPrChange w:id="279" w:author="Author" w:date="2026-10-02T16:44:00Z" w16du:dateUtc="2026-10-02T21:44:00Z">
            <w:rPr>
              <w:i/>
              <w:iCs/>
            </w:rPr>
          </w:rPrChange>
        </w:rPr>
        <w:t>Interacción genotipo-ambiente para el desarrollo de la planta y algunos componentes del rendimiento en el frijol común (Phaseolus vulgaris L.) durante la temporada de lluvias de 2012</w:t>
      </w:r>
      <w:r w:rsidRPr="00C704D3">
        <w:rPr>
          <w:lang w:val="es-PE"/>
          <w:rPrChange w:id="280" w:author="Author" w:date="2026-10-02T16:44:00Z" w16du:dateUtc="2026-10-02T21:44:00Z">
            <w:rPr/>
          </w:rPrChange>
        </w:rPr>
        <w:t xml:space="preserve">. </w:t>
      </w:r>
      <w:r w:rsidRPr="00C704D3">
        <w:rPr>
          <w:i/>
          <w:iCs/>
        </w:rPr>
        <w:t>2</w:t>
      </w:r>
      <w:r w:rsidRPr="00C704D3">
        <w:t>(1), 001-008.</w:t>
      </w:r>
    </w:p>
    <w:p w14:paraId="2911A381" w14:textId="77777777" w:rsidR="00C704D3" w:rsidRPr="00C704D3" w:rsidRDefault="00C704D3" w:rsidP="00C704D3">
      <w:pPr>
        <w:pStyle w:val="Bibliografa"/>
      </w:pPr>
      <w:r w:rsidRPr="00C704D3">
        <w:t xml:space="preserve">R Core Team. (2026). </w:t>
      </w:r>
      <w:r w:rsidRPr="00C704D3">
        <w:rPr>
          <w:i/>
          <w:iCs/>
        </w:rPr>
        <w:t>R: A language and environment for statistical computing</w:t>
      </w:r>
      <w:r w:rsidRPr="00C704D3">
        <w:t xml:space="preserve"> [Software]. R Foundation for Statistical Computing. https://www.r-project.org/</w:t>
      </w:r>
    </w:p>
    <w:p w14:paraId="24BA6375" w14:textId="77777777" w:rsidR="00C704D3" w:rsidRPr="00C704D3" w:rsidRDefault="00C704D3" w:rsidP="00C704D3">
      <w:pPr>
        <w:pStyle w:val="Bibliografa"/>
        <w:rPr>
          <w:lang w:val="es-PE"/>
          <w:rPrChange w:id="281" w:author="Author" w:date="2026-10-02T16:44:00Z" w16du:dateUtc="2026-10-02T21:44:00Z">
            <w:rPr/>
          </w:rPrChange>
        </w:rPr>
      </w:pPr>
      <w:r w:rsidRPr="00C704D3">
        <w:rPr>
          <w:lang w:val="es-PE"/>
          <w:rPrChange w:id="282" w:author="Author" w:date="2026-10-02T16:44:00Z" w16du:dateUtc="2026-10-02T21:44:00Z">
            <w:rPr/>
          </w:rPrChange>
        </w:rPr>
        <w:t xml:space="preserve">Raggi, L., Tissi, C., Mazzucato, A., &amp; Negri, V. (2014). Polimorfismo molecular relacionado con la variación de los rasgos de floración en una colección de </w:t>
      </w:r>
      <w:r w:rsidRPr="00C704D3">
        <w:rPr>
          <w:i/>
          <w:iCs/>
          <w:lang w:val="es-PE"/>
          <w:rPrChange w:id="283" w:author="Author" w:date="2026-10-02T16:44:00Z" w16du:dateUtc="2026-10-02T21:44:00Z">
            <w:rPr>
              <w:i/>
              <w:iCs/>
            </w:rPr>
          </w:rPrChange>
        </w:rPr>
        <w:t>Phaseolus vulgaris</w:t>
      </w:r>
      <w:r w:rsidRPr="00C704D3">
        <w:rPr>
          <w:lang w:val="es-PE"/>
          <w:rPrChange w:id="284" w:author="Author" w:date="2026-10-02T16:44:00Z" w16du:dateUtc="2026-10-02T21:44:00Z">
            <w:rPr/>
          </w:rPrChange>
        </w:rPr>
        <w:t xml:space="preserve"> L. </w:t>
      </w:r>
      <w:r w:rsidRPr="00C704D3">
        <w:rPr>
          <w:i/>
          <w:iCs/>
          <w:lang w:val="es-PE"/>
          <w:rPrChange w:id="285" w:author="Author" w:date="2026-10-02T16:44:00Z" w16du:dateUtc="2026-10-02T21:44:00Z">
            <w:rPr>
              <w:i/>
              <w:iCs/>
            </w:rPr>
          </w:rPrChange>
        </w:rPr>
        <w:t>Plant Science</w:t>
      </w:r>
      <w:r w:rsidRPr="00C704D3">
        <w:rPr>
          <w:lang w:val="es-PE"/>
          <w:rPrChange w:id="286" w:author="Author" w:date="2026-10-02T16:44:00Z" w16du:dateUtc="2026-10-02T21:44:00Z">
            <w:rPr/>
          </w:rPrChange>
        </w:rPr>
        <w:t xml:space="preserve">, </w:t>
      </w:r>
      <w:r w:rsidRPr="00C704D3">
        <w:rPr>
          <w:i/>
          <w:iCs/>
          <w:lang w:val="es-PE"/>
          <w:rPrChange w:id="287" w:author="Author" w:date="2026-10-02T16:44:00Z" w16du:dateUtc="2026-10-02T21:44:00Z">
            <w:rPr>
              <w:i/>
              <w:iCs/>
            </w:rPr>
          </w:rPrChange>
        </w:rPr>
        <w:t>215-216</w:t>
      </w:r>
      <w:r w:rsidRPr="00C704D3">
        <w:rPr>
          <w:lang w:val="es-PE"/>
          <w:rPrChange w:id="288" w:author="Author" w:date="2026-10-02T16:44:00Z" w16du:dateUtc="2026-10-02T21:44:00Z">
            <w:rPr/>
          </w:rPrChange>
        </w:rPr>
        <w:t>, 180-189. https://doi.org/10.1016/j.plantsci.2013.11.001</w:t>
      </w:r>
    </w:p>
    <w:p w14:paraId="1D863FF2" w14:textId="77777777" w:rsidR="00C704D3" w:rsidRPr="00C704D3" w:rsidRDefault="00C704D3" w:rsidP="00C704D3">
      <w:pPr>
        <w:pStyle w:val="Bibliografa"/>
      </w:pPr>
      <w:r w:rsidRPr="00C704D3">
        <w:rPr>
          <w:lang w:val="es-PE"/>
          <w:rPrChange w:id="289" w:author="Author" w:date="2026-10-02T16:44:00Z" w16du:dateUtc="2026-10-02T21:44:00Z">
            <w:rPr/>
          </w:rPrChange>
        </w:rPr>
        <w:t xml:space="preserve">Reche, D. L., Gonçalves-Vidigal, M. C., Vidigal Filho, P. S., Vaz Bisneta, M., Lacanallo, G. F., Santos, A. A. B. dos, &amp; Santos, A. P. dos. </w:t>
      </w:r>
      <w:r w:rsidRPr="00C704D3">
        <w:t xml:space="preserve">(2025). Genetic mapping of loci associated with yield and their components in black common bean (Phaseolus vulgaris L.). </w:t>
      </w:r>
      <w:r w:rsidRPr="00C704D3">
        <w:rPr>
          <w:i/>
          <w:iCs/>
        </w:rPr>
        <w:t>The Plant Genome</w:t>
      </w:r>
      <w:r w:rsidRPr="00C704D3">
        <w:t xml:space="preserve">, </w:t>
      </w:r>
      <w:r w:rsidRPr="00C704D3">
        <w:rPr>
          <w:i/>
          <w:iCs/>
        </w:rPr>
        <w:t>18</w:t>
      </w:r>
      <w:r w:rsidRPr="00C704D3">
        <w:t>(2), e70024. https://doi.org/10.1002/tpg2.70024</w:t>
      </w:r>
    </w:p>
    <w:p w14:paraId="424FE27B" w14:textId="77777777" w:rsidR="00C704D3" w:rsidRPr="00C704D3" w:rsidRDefault="00C704D3" w:rsidP="00C704D3">
      <w:pPr>
        <w:pStyle w:val="Bibliografa"/>
      </w:pPr>
      <w:r w:rsidRPr="00C704D3">
        <w:t xml:space="preserve">Revelle, W. (2026). </w:t>
      </w:r>
      <w:r w:rsidRPr="00C704D3">
        <w:rPr>
          <w:i/>
          <w:iCs/>
        </w:rPr>
        <w:t>psych: Procedures for Psychological, Psychometric, and Personality Research</w:t>
      </w:r>
      <w:r w:rsidRPr="00C704D3">
        <w:t xml:space="preserve"> (</w:t>
      </w:r>
      <w:proofErr w:type="spellStart"/>
      <w:r w:rsidRPr="00C704D3">
        <w:t>Versión</w:t>
      </w:r>
      <w:proofErr w:type="spellEnd"/>
      <w:r w:rsidRPr="00C704D3">
        <w:t xml:space="preserve"> 2.6.3) [Software]. https://cran.r-project.org/web/packages/psych/index.html</w:t>
      </w:r>
    </w:p>
    <w:p w14:paraId="0DB07209" w14:textId="77777777" w:rsidR="00C704D3" w:rsidRPr="00C704D3" w:rsidRDefault="00C704D3" w:rsidP="00C704D3">
      <w:pPr>
        <w:pStyle w:val="Bibliografa"/>
        <w:rPr>
          <w:lang w:val="es-PE"/>
          <w:rPrChange w:id="290" w:author="Author" w:date="2026-10-02T16:44:00Z" w16du:dateUtc="2026-10-02T21:44:00Z">
            <w:rPr/>
          </w:rPrChange>
        </w:rPr>
      </w:pPr>
      <w:r w:rsidRPr="00C704D3">
        <w:t xml:space="preserve">Rife, T. W., &amp; Poland, J. A. (2014). Field Book: An Open-Source Application for Field Data Collection on Android. </w:t>
      </w:r>
      <w:r w:rsidRPr="00C704D3">
        <w:rPr>
          <w:i/>
          <w:iCs/>
          <w:lang w:val="es-PE"/>
          <w:rPrChange w:id="291" w:author="Author" w:date="2026-10-02T16:44:00Z" w16du:dateUtc="2026-10-02T21:44:00Z">
            <w:rPr>
              <w:i/>
              <w:iCs/>
            </w:rPr>
          </w:rPrChange>
        </w:rPr>
        <w:t>Crop Science</w:t>
      </w:r>
      <w:r w:rsidRPr="00C704D3">
        <w:rPr>
          <w:lang w:val="es-PE"/>
          <w:rPrChange w:id="292" w:author="Author" w:date="2026-10-02T16:44:00Z" w16du:dateUtc="2026-10-02T21:44:00Z">
            <w:rPr/>
          </w:rPrChange>
        </w:rPr>
        <w:t xml:space="preserve">, </w:t>
      </w:r>
      <w:r w:rsidRPr="00C704D3">
        <w:rPr>
          <w:i/>
          <w:iCs/>
          <w:lang w:val="es-PE"/>
          <w:rPrChange w:id="293" w:author="Author" w:date="2026-10-02T16:44:00Z" w16du:dateUtc="2026-10-02T21:44:00Z">
            <w:rPr>
              <w:i/>
              <w:iCs/>
            </w:rPr>
          </w:rPrChange>
        </w:rPr>
        <w:t>54</w:t>
      </w:r>
      <w:r w:rsidRPr="00C704D3">
        <w:rPr>
          <w:lang w:val="es-PE"/>
          <w:rPrChange w:id="294" w:author="Author" w:date="2026-10-02T16:44:00Z" w16du:dateUtc="2026-10-02T21:44:00Z">
            <w:rPr/>
          </w:rPrChange>
        </w:rPr>
        <w:t>(4), 1624-1627. https://doi.org/10.2135/cropsci2013.08.0579</w:t>
      </w:r>
    </w:p>
    <w:p w14:paraId="45138595" w14:textId="77777777" w:rsidR="00C704D3" w:rsidRPr="00C704D3" w:rsidRDefault="00C704D3" w:rsidP="00C704D3">
      <w:pPr>
        <w:pStyle w:val="Bibliografa"/>
      </w:pPr>
      <w:r w:rsidRPr="00C704D3">
        <w:rPr>
          <w:lang w:val="es-PE"/>
          <w:rPrChange w:id="295" w:author="Author" w:date="2026-10-02T16:44:00Z" w16du:dateUtc="2026-10-02T21:44:00Z">
            <w:rPr/>
          </w:rPrChange>
        </w:rPr>
        <w:t xml:space="preserve">Santa Cruz Padilla, A. E., Vásquez-Orrillo, J. L., Bardales-Lozano, R. M., &amp; Murga-Orrillo, H. (2025). </w:t>
      </w:r>
      <w:r w:rsidRPr="00C704D3">
        <w:t xml:space="preserve">Assessment of phenotypic diversity of Ñuña, a local common bean (Phaseolus vulgaris L.) from the northern Andes in Peru. </w:t>
      </w:r>
      <w:r w:rsidRPr="00C704D3">
        <w:rPr>
          <w:i/>
          <w:iCs/>
        </w:rPr>
        <w:t>Genetic Resources</w:t>
      </w:r>
      <w:r w:rsidRPr="00C704D3">
        <w:t xml:space="preserve">, </w:t>
      </w:r>
      <w:r w:rsidRPr="00C704D3">
        <w:rPr>
          <w:i/>
          <w:iCs/>
        </w:rPr>
        <w:t>6</w:t>
      </w:r>
      <w:r w:rsidRPr="00C704D3">
        <w:t>(11), 1-13. https://doi.org/10.46265/genresj.PMKY4140</w:t>
      </w:r>
    </w:p>
    <w:p w14:paraId="18F87574" w14:textId="77777777" w:rsidR="00C704D3" w:rsidRPr="00C704D3" w:rsidRDefault="00C704D3" w:rsidP="00C704D3">
      <w:pPr>
        <w:pStyle w:val="Bibliografa"/>
        <w:rPr>
          <w:lang w:val="es-PE"/>
          <w:rPrChange w:id="296" w:author="Author" w:date="2026-10-02T16:44:00Z" w16du:dateUtc="2026-10-02T21:44:00Z">
            <w:rPr/>
          </w:rPrChange>
        </w:rPr>
      </w:pPr>
      <w:r w:rsidRPr="00C704D3">
        <w:lastRenderedPageBreak/>
        <w:t xml:space="preserve">Shannon, C., &amp; Weaver, W. (1949). </w:t>
      </w:r>
      <w:r w:rsidRPr="00C704D3">
        <w:rPr>
          <w:i/>
          <w:iCs/>
        </w:rPr>
        <w:t>The Mathematical Theory of Communication</w:t>
      </w:r>
      <w:r w:rsidRPr="00C704D3">
        <w:t xml:space="preserve">. </w:t>
      </w:r>
      <w:r w:rsidRPr="00C704D3">
        <w:rPr>
          <w:lang w:val="es-PE"/>
          <w:rPrChange w:id="297" w:author="Author" w:date="2026-10-02T16:44:00Z" w16du:dateUtc="2026-10-02T21:44:00Z">
            <w:rPr/>
          </w:rPrChange>
        </w:rPr>
        <w:t>University of Illinois Press.</w:t>
      </w:r>
    </w:p>
    <w:p w14:paraId="0EBEB231" w14:textId="77777777" w:rsidR="00C704D3" w:rsidRPr="00C704D3" w:rsidRDefault="00C704D3" w:rsidP="00C704D3">
      <w:pPr>
        <w:pStyle w:val="Bibliografa"/>
        <w:rPr>
          <w:lang w:val="es-PE"/>
          <w:rPrChange w:id="298" w:author="Author" w:date="2026-10-02T16:44:00Z" w16du:dateUtc="2026-10-02T21:44:00Z">
            <w:rPr/>
          </w:rPrChange>
        </w:rPr>
      </w:pPr>
      <w:r w:rsidRPr="00C704D3">
        <w:rPr>
          <w:lang w:val="es-PE"/>
          <w:rPrChange w:id="299" w:author="Author" w:date="2026-10-02T16:44:00Z" w16du:dateUtc="2026-10-02T21:44:00Z">
            <w:rPr/>
          </w:rPrChange>
        </w:rPr>
        <w:t xml:space="preserve">Vásquez García, J., Vilca Valqui, N. C., &amp; Malqui Ramos, R. F. (2023). </w:t>
      </w:r>
      <w:r w:rsidRPr="00C704D3">
        <w:rPr>
          <w:i/>
          <w:iCs/>
          <w:lang w:val="es-PE"/>
          <w:rPrChange w:id="300" w:author="Author" w:date="2026-10-02T16:44:00Z" w16du:dateUtc="2026-10-02T21:44:00Z">
            <w:rPr>
              <w:i/>
              <w:iCs/>
            </w:rPr>
          </w:rPrChange>
        </w:rPr>
        <w:t>Catálogo de frijol en regiones andinas del Banco de Germoplasma del INIA</w:t>
      </w:r>
      <w:r w:rsidRPr="00C704D3">
        <w:rPr>
          <w:lang w:val="es-PE"/>
          <w:rPrChange w:id="301" w:author="Author" w:date="2026-10-02T16:44:00Z" w16du:dateUtc="2026-10-02T21:44:00Z">
            <w:rPr/>
          </w:rPrChange>
        </w:rPr>
        <w:t>. Instituto Nacional de Innovación Agraria - INIA. https://hdl.handle.net/20.500.12955/2112</w:t>
      </w:r>
    </w:p>
    <w:p w14:paraId="44C6CD7A" w14:textId="77777777" w:rsidR="00C704D3" w:rsidRPr="00C704D3" w:rsidRDefault="00C704D3" w:rsidP="00C704D3">
      <w:pPr>
        <w:pStyle w:val="Bibliografa"/>
      </w:pPr>
      <w:r w:rsidRPr="00C704D3">
        <w:rPr>
          <w:lang w:val="es-PE"/>
          <w:rPrChange w:id="302" w:author="Author" w:date="2026-10-02T16:44:00Z" w16du:dateUtc="2026-10-02T21:44:00Z">
            <w:rPr/>
          </w:rPrChange>
        </w:rPr>
        <w:t xml:space="preserve">Vásquez, J., Vilca-Valqui, N. C., Malqui, R., Fernández, E., Duarez, E., &amp; Ayala, R. (2024). Caracterización agromorfológica de accesiones de Phaseolus spp., en la región amazonas, Perú. </w:t>
      </w:r>
      <w:proofErr w:type="spellStart"/>
      <w:r w:rsidRPr="00C704D3">
        <w:rPr>
          <w:i/>
          <w:iCs/>
        </w:rPr>
        <w:t>Bioagro</w:t>
      </w:r>
      <w:proofErr w:type="spellEnd"/>
      <w:r w:rsidRPr="00C704D3">
        <w:t xml:space="preserve">, </w:t>
      </w:r>
      <w:r w:rsidRPr="00C704D3">
        <w:rPr>
          <w:i/>
          <w:iCs/>
        </w:rPr>
        <w:t>36</w:t>
      </w:r>
      <w:r w:rsidRPr="00C704D3">
        <w:t>(2), 129-142. https://doi.org/10.51372/bioagro362.1</w:t>
      </w:r>
    </w:p>
    <w:p w14:paraId="19C5ACB2" w14:textId="77777777" w:rsidR="00C704D3" w:rsidRPr="00C704D3" w:rsidRDefault="00C704D3" w:rsidP="00C704D3">
      <w:pPr>
        <w:pStyle w:val="Bibliografa"/>
      </w:pPr>
      <w:r w:rsidRPr="00C704D3">
        <w:t xml:space="preserve">Wanjohi, W., Mwangi, G., Peter, K. K., Mary, E. M. T., &amp; Geert, A. (2023). Screening for yield-related agronomic traits in a panel of locally conserved common bean (Phaseolus vulgaris L.) accessions. </w:t>
      </w:r>
      <w:r w:rsidRPr="00C704D3">
        <w:rPr>
          <w:i/>
          <w:iCs/>
        </w:rPr>
        <w:t>Journal of Plant Breeding and Crop Science</w:t>
      </w:r>
      <w:r w:rsidRPr="00C704D3">
        <w:t xml:space="preserve">, </w:t>
      </w:r>
      <w:r w:rsidRPr="00C704D3">
        <w:rPr>
          <w:i/>
          <w:iCs/>
        </w:rPr>
        <w:t>15</w:t>
      </w:r>
      <w:r w:rsidRPr="00C704D3">
        <w:t>(1), 14-31. https://doi.org/10.5897/JPBCS2022.1004</w:t>
      </w:r>
    </w:p>
    <w:p w14:paraId="4F7EE74E" w14:textId="77777777" w:rsidR="00C704D3" w:rsidRPr="00C704D3" w:rsidRDefault="00C704D3" w:rsidP="00C704D3">
      <w:pPr>
        <w:pStyle w:val="Bibliografa"/>
      </w:pPr>
      <w:r w:rsidRPr="00C704D3">
        <w:t xml:space="preserve">Yayla, T., Kumar, R., Lone, A. A., Kantar, F., &amp; Rahimi, M. (2026). Performance of Local Bean (Phaseolus vulgaris L.) genotypes for breeding potential under unheated greenhouses using phenological and morphological characterization. </w:t>
      </w:r>
      <w:r w:rsidRPr="00C704D3">
        <w:rPr>
          <w:i/>
          <w:iCs/>
        </w:rPr>
        <w:t>Discover Life</w:t>
      </w:r>
      <w:r w:rsidRPr="00C704D3">
        <w:t xml:space="preserve">, </w:t>
      </w:r>
      <w:r w:rsidRPr="00C704D3">
        <w:rPr>
          <w:i/>
          <w:iCs/>
        </w:rPr>
        <w:t>56</w:t>
      </w:r>
      <w:r w:rsidRPr="00C704D3">
        <w:t>(1), 1. https://doi.org/10.1007/s11084-026-09719-7</w:t>
      </w:r>
    </w:p>
    <w:p w14:paraId="527C6F7B" w14:textId="77777777" w:rsidR="00C704D3" w:rsidRPr="00C704D3" w:rsidRDefault="00C704D3" w:rsidP="00C704D3">
      <w:pPr>
        <w:pStyle w:val="Bibliografa"/>
      </w:pPr>
      <w:proofErr w:type="spellStart"/>
      <w:r w:rsidRPr="00C704D3">
        <w:t>Zystro</w:t>
      </w:r>
      <w:proofErr w:type="spellEnd"/>
      <w:r w:rsidRPr="00C704D3">
        <w:t xml:space="preserve">, J., Colley, M., &amp; Dawson, J. (2018). Alternative Experimental Designs for Plant Breeding. En I. Goldman (Ed.), </w:t>
      </w:r>
      <w:r w:rsidRPr="00C704D3">
        <w:rPr>
          <w:i/>
          <w:iCs/>
        </w:rPr>
        <w:t>Plant Breeding Reviews</w:t>
      </w:r>
      <w:r w:rsidRPr="00C704D3">
        <w:t xml:space="preserve"> (1.</w:t>
      </w:r>
      <w:r w:rsidRPr="00C704D3">
        <w:rPr>
          <w:vertAlign w:val="superscript"/>
        </w:rPr>
        <w:t>a</w:t>
      </w:r>
      <w:r w:rsidRPr="00C704D3">
        <w:t xml:space="preserve"> ed., pp. 87-117). Wiley. https://doi.org/10.1002/9781119521358.ch3</w:t>
      </w:r>
    </w:p>
    <w:p w14:paraId="02FEA315" w14:textId="6395DE11" w:rsidR="009C381F" w:rsidRDefault="000741E8">
      <w:pPr>
        <w:spacing w:line="240" w:lineRule="auto"/>
        <w:jc w:val="both"/>
        <w:rPr>
          <w:rFonts w:ascii="Times New Roman" w:hAnsi="Times New Roman" w:cs="Times New Roman"/>
          <w:sz w:val="24"/>
          <w:szCs w:val="24"/>
        </w:rPr>
        <w:sectPr w:rsidR="009C381F" w:rsidSect="002F1EA5">
          <w:pgSz w:w="11906" w:h="16838"/>
          <w:pgMar w:top="1440" w:right="1440" w:bottom="1440" w:left="1440" w:header="708" w:footer="708" w:gutter="0"/>
          <w:lnNumType w:countBy="1" w:restart="continuous"/>
          <w:cols w:space="708"/>
          <w:docGrid w:linePitch="360"/>
        </w:sectPr>
        <w:pPrChange w:id="303" w:author="Author" w:date="2026-09-07T10:12:00Z" w16du:dateUtc="2026-09-07T15:12:00Z">
          <w:pPr>
            <w:jc w:val="both"/>
          </w:pPr>
        </w:pPrChange>
      </w:pPr>
      <w:r w:rsidRPr="000741E8">
        <w:rPr>
          <w:rFonts w:ascii="Times New Roman" w:hAnsi="Times New Roman" w:cs="Times New Roman"/>
          <w:sz w:val="24"/>
          <w:szCs w:val="24"/>
        </w:rPr>
        <w:fldChar w:fldCharType="end"/>
      </w:r>
    </w:p>
    <w:p w14:paraId="2E7B1BBA" w14:textId="43FDBB50" w:rsidR="00362197" w:rsidRDefault="00362197" w:rsidP="00362197">
      <w:pPr>
        <w:jc w:val="both"/>
        <w:rPr>
          <w:rFonts w:ascii="Times New Roman" w:hAnsi="Times New Roman" w:cs="Times New Roman"/>
          <w:b/>
          <w:bCs/>
          <w:sz w:val="24"/>
          <w:szCs w:val="24"/>
        </w:rPr>
      </w:pPr>
      <w:r w:rsidRPr="00362197">
        <w:rPr>
          <w:rFonts w:ascii="Times New Roman" w:hAnsi="Times New Roman" w:cs="Times New Roman"/>
          <w:b/>
          <w:bCs/>
          <w:sz w:val="24"/>
          <w:szCs w:val="24"/>
        </w:rPr>
        <w:lastRenderedPageBreak/>
        <w:t>12 Figure Legends</w:t>
      </w:r>
    </w:p>
    <w:p w14:paraId="12A09EA5" w14:textId="2B34DD9E" w:rsidR="00362197" w:rsidRDefault="00362197" w:rsidP="00362197">
      <w:pPr>
        <w:jc w:val="both"/>
        <w:rPr>
          <w:rFonts w:ascii="Times New Roman" w:hAnsi="Times New Roman" w:cs="Times New Roman"/>
          <w:sz w:val="24"/>
          <w:szCs w:val="24"/>
        </w:rPr>
      </w:pPr>
      <w:del w:id="304" w:author="Author" w:date="2026-09-24T14:17:00Z" w16du:dateUtc="2026-09-24T19:17:00Z">
        <w:r w:rsidRPr="00EB1DB8" w:rsidDel="00EB1DB8">
          <w:rPr>
            <w:rFonts w:ascii="Times New Roman" w:hAnsi="Times New Roman" w:cs="Times New Roman"/>
            <w:sz w:val="24"/>
            <w:szCs w:val="24"/>
            <w:rPrChange w:id="305" w:author="Author" w:date="2026-09-24T14:18:00Z" w16du:dateUtc="2026-09-24T19:18:00Z">
              <w:rPr/>
            </w:rPrChange>
          </w:rPr>
          <w:fldChar w:fldCharType="begin"/>
        </w:r>
        <w:r w:rsidRPr="00EB1DB8" w:rsidDel="00EB1DB8">
          <w:rPr>
            <w:rFonts w:ascii="Times New Roman" w:hAnsi="Times New Roman" w:cs="Times New Roman"/>
            <w:sz w:val="24"/>
            <w:szCs w:val="24"/>
            <w:rPrChange w:id="306" w:author="Author" w:date="2026-09-24T14:18:00Z" w16du:dateUtc="2026-09-24T19:18:00Z">
              <w:rPr/>
            </w:rPrChange>
          </w:rPr>
          <w:delInstrText>HYPERLINK \l "Fig_map" \h</w:delInstrText>
        </w:r>
        <w:r w:rsidRPr="007A74B3" w:rsidDel="00EB1DB8">
          <w:rPr>
            <w:rFonts w:ascii="Times New Roman" w:hAnsi="Times New Roman" w:cs="Times New Roman"/>
            <w:sz w:val="24"/>
            <w:szCs w:val="24"/>
          </w:rPr>
        </w:r>
        <w:r w:rsidRPr="00EB1DB8" w:rsidDel="00EB1DB8">
          <w:rPr>
            <w:rFonts w:ascii="Times New Roman" w:hAnsi="Times New Roman" w:cs="Times New Roman"/>
            <w:sz w:val="24"/>
            <w:szCs w:val="24"/>
            <w:rPrChange w:id="307" w:author="Author" w:date="2026-09-24T14:18:00Z" w16du:dateUtc="2026-09-24T19:18:00Z">
              <w:rPr/>
            </w:rPrChange>
          </w:rPr>
          <w:fldChar w:fldCharType="separate"/>
        </w:r>
        <w:r w:rsidRPr="00EB1DB8" w:rsidDel="00EB1DB8">
          <w:rPr>
            <w:rStyle w:val="Hipervnculo"/>
            <w:rFonts w:ascii="Times New Roman" w:hAnsi="Times New Roman" w:cs="Times New Roman"/>
            <w:sz w:val="24"/>
            <w:szCs w:val="24"/>
          </w:rPr>
          <w:delText>Figure 1.</w:delText>
        </w:r>
        <w:r w:rsidRPr="00EB1DB8" w:rsidDel="00EB1DB8">
          <w:rPr>
            <w:rFonts w:ascii="Times New Roman" w:hAnsi="Times New Roman" w:cs="Times New Roman"/>
            <w:sz w:val="24"/>
            <w:szCs w:val="24"/>
            <w:rPrChange w:id="308" w:author="Author" w:date="2026-09-24T14:18:00Z" w16du:dateUtc="2026-09-24T19:18:00Z">
              <w:rPr/>
            </w:rPrChange>
          </w:rPr>
          <w:fldChar w:fldCharType="end"/>
        </w:r>
        <w:r w:rsidRPr="00EB1DB8" w:rsidDel="00EB1DB8">
          <w:rPr>
            <w:rFonts w:ascii="Times New Roman" w:hAnsi="Times New Roman" w:cs="Times New Roman"/>
            <w:sz w:val="24"/>
            <w:szCs w:val="24"/>
          </w:rPr>
          <w:delText xml:space="preserve"> </w:delText>
        </w:r>
      </w:del>
      <w:ins w:id="309" w:author="Author" w:date="2026-09-24T14:17:00Z" w16du:dateUtc="2026-09-24T19:17:00Z">
        <w:r w:rsidR="00EB1DB8" w:rsidRPr="00EB1DB8">
          <w:rPr>
            <w:rFonts w:ascii="Times New Roman" w:hAnsi="Times New Roman" w:cs="Times New Roman"/>
            <w:sz w:val="24"/>
            <w:szCs w:val="24"/>
            <w:rPrChange w:id="310" w:author="Author" w:date="2026-09-24T14:18:00Z" w16du:dateUtc="2026-09-24T19:18:00Z">
              <w:rPr/>
            </w:rPrChange>
          </w:rPr>
          <w:t>Figure 1</w:t>
        </w:r>
      </w:ins>
      <w:ins w:id="311" w:author="Author" w:date="2026-09-24T14:18:00Z" w16du:dateUtc="2026-09-24T19:18:00Z">
        <w:r w:rsidR="00EB1DB8" w:rsidRPr="00EB1DB8">
          <w:rPr>
            <w:rFonts w:ascii="Times New Roman" w:hAnsi="Times New Roman" w:cs="Times New Roman"/>
            <w:sz w:val="24"/>
            <w:szCs w:val="24"/>
            <w:rPrChange w:id="312" w:author="Author" w:date="2026-09-24T14:18:00Z" w16du:dateUtc="2026-09-24T19:18:00Z">
              <w:rPr/>
            </w:rPrChange>
          </w:rPr>
          <w:t>.</w:t>
        </w:r>
        <w:r w:rsidR="00EB1DB8">
          <w:t xml:space="preserve"> </w:t>
        </w:r>
      </w:ins>
      <w:r w:rsidRPr="00362197">
        <w:rPr>
          <w:rFonts w:ascii="Times New Roman" w:hAnsi="Times New Roman" w:cs="Times New Roman"/>
          <w:sz w:val="24"/>
          <w:szCs w:val="24"/>
        </w:rPr>
        <w:t>Location of the experimental station</w:t>
      </w:r>
      <w:ins w:id="313" w:author="Author" w:date="2026-09-24T13:48:00Z" w16du:dateUtc="2026-09-24T18:48:00Z">
        <w:r w:rsidR="00D11D75">
          <w:rPr>
            <w:rFonts w:ascii="Times New Roman" w:hAnsi="Times New Roman" w:cs="Times New Roman"/>
            <w:sz w:val="24"/>
            <w:szCs w:val="24"/>
          </w:rPr>
          <w:t xml:space="preserve"> (ES)</w:t>
        </w:r>
      </w:ins>
      <w:r w:rsidRPr="00362197">
        <w:rPr>
          <w:rFonts w:ascii="Times New Roman" w:hAnsi="Times New Roman" w:cs="Times New Roman"/>
          <w:sz w:val="24"/>
          <w:szCs w:val="24"/>
        </w:rPr>
        <w:t xml:space="preserve"> where the 80 common bean (</w:t>
      </w:r>
      <w:r w:rsidRPr="00362197">
        <w:rPr>
          <w:rFonts w:ascii="Times New Roman" w:hAnsi="Times New Roman" w:cs="Times New Roman"/>
          <w:i/>
          <w:iCs/>
          <w:sz w:val="24"/>
          <w:szCs w:val="24"/>
        </w:rPr>
        <w:t>Phaseolus vulgaris</w:t>
      </w:r>
      <w:r w:rsidRPr="00362197">
        <w:rPr>
          <w:rFonts w:ascii="Times New Roman" w:hAnsi="Times New Roman" w:cs="Times New Roman"/>
          <w:sz w:val="24"/>
          <w:szCs w:val="24"/>
        </w:rPr>
        <w:t xml:space="preserve"> L.) accessions were grown.</w:t>
      </w:r>
    </w:p>
    <w:p w14:paraId="41B0A6CF" w14:textId="77777777" w:rsidR="00362197" w:rsidRDefault="00362197" w:rsidP="00362197">
      <w:pPr>
        <w:jc w:val="both"/>
        <w:rPr>
          <w:rFonts w:ascii="Times New Roman" w:hAnsi="Times New Roman" w:cs="Times New Roman"/>
          <w:b/>
          <w:bCs/>
          <w:sz w:val="24"/>
          <w:szCs w:val="24"/>
        </w:rPr>
      </w:pPr>
    </w:p>
    <w:p w14:paraId="552B5CBC" w14:textId="77777777" w:rsidR="00362197" w:rsidRPr="00362197" w:rsidRDefault="00362197" w:rsidP="00362197">
      <w:pPr>
        <w:jc w:val="both"/>
        <w:rPr>
          <w:rFonts w:ascii="Times New Roman" w:hAnsi="Times New Roman" w:cs="Times New Roman"/>
          <w:sz w:val="24"/>
          <w:szCs w:val="24"/>
        </w:rPr>
      </w:pPr>
      <w:hyperlink w:anchor="Fig_beans">
        <w:r w:rsidRPr="00362197">
          <w:rPr>
            <w:rStyle w:val="Hipervnculo"/>
            <w:rFonts w:ascii="Times New Roman" w:hAnsi="Times New Roman" w:cs="Times New Roman"/>
            <w:sz w:val="24"/>
            <w:szCs w:val="24"/>
          </w:rPr>
          <w:t>Figure 2.</w:t>
        </w:r>
      </w:hyperlink>
      <w:r w:rsidRPr="00362197">
        <w:rPr>
          <w:rFonts w:ascii="Times New Roman" w:hAnsi="Times New Roman" w:cs="Times New Roman"/>
          <w:sz w:val="24"/>
          <w:szCs w:val="24"/>
        </w:rPr>
        <w:t xml:space="preserve"> Photographs of 80 common bean (</w:t>
      </w:r>
      <w:r w:rsidRPr="00362197">
        <w:rPr>
          <w:rFonts w:ascii="Times New Roman" w:hAnsi="Times New Roman" w:cs="Times New Roman"/>
          <w:i/>
          <w:iCs/>
          <w:sz w:val="24"/>
          <w:szCs w:val="24"/>
        </w:rPr>
        <w:t>Phaseolus vulgaris</w:t>
      </w:r>
      <w:r w:rsidRPr="00362197">
        <w:rPr>
          <w:rFonts w:ascii="Times New Roman" w:hAnsi="Times New Roman" w:cs="Times New Roman"/>
          <w:sz w:val="24"/>
          <w:szCs w:val="24"/>
        </w:rPr>
        <w:t xml:space="preserve"> L.) accessions.</w:t>
      </w:r>
    </w:p>
    <w:p w14:paraId="3169FFCB" w14:textId="77777777" w:rsidR="008A033A" w:rsidRDefault="008A033A" w:rsidP="00362197">
      <w:pPr>
        <w:jc w:val="both"/>
        <w:rPr>
          <w:rFonts w:ascii="Times New Roman" w:hAnsi="Times New Roman" w:cs="Times New Roman"/>
          <w:b/>
          <w:bCs/>
          <w:sz w:val="24"/>
          <w:szCs w:val="24"/>
        </w:rPr>
      </w:pPr>
    </w:p>
    <w:p w14:paraId="5BA96584" w14:textId="77777777" w:rsidR="008A033A" w:rsidRPr="00362197" w:rsidRDefault="008A033A" w:rsidP="008A033A">
      <w:pPr>
        <w:jc w:val="both"/>
        <w:rPr>
          <w:rFonts w:ascii="Times New Roman" w:hAnsi="Times New Roman" w:cs="Times New Roman"/>
          <w:sz w:val="24"/>
          <w:szCs w:val="24"/>
        </w:rPr>
      </w:pPr>
      <w:hyperlink w:anchor="Fig_correlation">
        <w:r w:rsidRPr="00362197">
          <w:rPr>
            <w:rStyle w:val="Hipervnculo"/>
            <w:rFonts w:ascii="Times New Roman" w:hAnsi="Times New Roman" w:cs="Times New Roman"/>
            <w:sz w:val="24"/>
            <w:szCs w:val="24"/>
          </w:rPr>
          <w:t>Figure 3</w:t>
        </w:r>
      </w:hyperlink>
      <w:r w:rsidRPr="00362197">
        <w:rPr>
          <w:rFonts w:ascii="Times New Roman" w:hAnsi="Times New Roman" w:cs="Times New Roman"/>
          <w:sz w:val="24"/>
          <w:szCs w:val="24"/>
        </w:rPr>
        <w:t>. Pearson correlation among the quantitative morphological descriptors of 80 common bean (</w:t>
      </w:r>
      <w:r w:rsidRPr="00362197">
        <w:rPr>
          <w:rFonts w:ascii="Times New Roman" w:hAnsi="Times New Roman" w:cs="Times New Roman"/>
          <w:i/>
          <w:iCs/>
          <w:sz w:val="24"/>
          <w:szCs w:val="24"/>
        </w:rPr>
        <w:t>Phaseolus vulgaris</w:t>
      </w:r>
      <w:r w:rsidRPr="00362197">
        <w:rPr>
          <w:rFonts w:ascii="Times New Roman" w:hAnsi="Times New Roman" w:cs="Times New Roman"/>
          <w:sz w:val="24"/>
          <w:szCs w:val="24"/>
        </w:rPr>
        <w:t xml:space="preserve"> L.) accessions. The upper diagonal shows the correlation coefficients, the lower diagonal represents the linear regressions, and the red diagonal represents the distributions of the variables. Significance levels: significant (p &lt; 0.05*), moderately significant (p &lt; 0.01**), and highly significant (p &lt; 0.001***). Variables: Plant height at 50% physiological flowering (PH50F). Plant height at 90% physiological maturity (PHPM). Stem diameter (SD). Chlorophyll content (SPAD). Number of floral racemes per plant (NFRP). Days to 50% physiological flowering (DF). Flowering duration (FD). Pod length (PL). Pods per plant (PPP). Days to 90% physiological maturity (DPM). Seeds per pod (SPP). Pod width at 90% physiological maturity (PW). Seed weight (SW). Seed length (SL). Seed width (</w:t>
      </w:r>
      <w:proofErr w:type="spellStart"/>
      <w:r w:rsidRPr="00362197">
        <w:rPr>
          <w:rFonts w:ascii="Times New Roman" w:hAnsi="Times New Roman" w:cs="Times New Roman"/>
          <w:sz w:val="24"/>
          <w:szCs w:val="24"/>
        </w:rPr>
        <w:t>SWidth</w:t>
      </w:r>
      <w:proofErr w:type="spellEnd"/>
      <w:r w:rsidRPr="00362197">
        <w:rPr>
          <w:rFonts w:ascii="Times New Roman" w:hAnsi="Times New Roman" w:cs="Times New Roman"/>
          <w:sz w:val="24"/>
          <w:szCs w:val="24"/>
        </w:rPr>
        <w:t>). Yield per plant (YPP). Harvest index (HI).</w:t>
      </w:r>
    </w:p>
    <w:p w14:paraId="0441FD12" w14:textId="77777777" w:rsidR="008A033A" w:rsidRDefault="008A033A" w:rsidP="00362197">
      <w:pPr>
        <w:jc w:val="both"/>
        <w:rPr>
          <w:rFonts w:ascii="Times New Roman" w:hAnsi="Times New Roman" w:cs="Times New Roman"/>
          <w:b/>
          <w:bCs/>
          <w:sz w:val="24"/>
          <w:szCs w:val="24"/>
        </w:rPr>
      </w:pPr>
    </w:p>
    <w:p w14:paraId="3D8AFDDE" w14:textId="77777777" w:rsidR="008A033A" w:rsidRPr="00362197" w:rsidRDefault="008A033A" w:rsidP="008A033A">
      <w:pPr>
        <w:jc w:val="both"/>
        <w:rPr>
          <w:rFonts w:ascii="Times New Roman" w:hAnsi="Times New Roman" w:cs="Times New Roman"/>
          <w:sz w:val="24"/>
          <w:szCs w:val="24"/>
        </w:rPr>
      </w:pPr>
      <w:hyperlink w:anchor="Fig_PCA">
        <w:r w:rsidRPr="00362197">
          <w:rPr>
            <w:rStyle w:val="Hipervnculo"/>
            <w:rFonts w:ascii="Times New Roman" w:hAnsi="Times New Roman" w:cs="Times New Roman"/>
            <w:sz w:val="24"/>
            <w:szCs w:val="24"/>
          </w:rPr>
          <w:t>Figure 4</w:t>
        </w:r>
      </w:hyperlink>
      <w:r w:rsidRPr="00362197">
        <w:rPr>
          <w:rFonts w:ascii="Times New Roman" w:hAnsi="Times New Roman" w:cs="Times New Roman"/>
          <w:sz w:val="24"/>
          <w:szCs w:val="24"/>
        </w:rPr>
        <w:t>. Multivariate analysis of 17 quantitative morphological descriptors in 80 common bean (</w:t>
      </w:r>
      <w:r w:rsidRPr="00362197">
        <w:rPr>
          <w:rFonts w:ascii="Times New Roman" w:hAnsi="Times New Roman" w:cs="Times New Roman"/>
          <w:i/>
          <w:iCs/>
          <w:sz w:val="24"/>
          <w:szCs w:val="24"/>
        </w:rPr>
        <w:t>Phaseolus vulgaris</w:t>
      </w:r>
      <w:r w:rsidRPr="00362197">
        <w:rPr>
          <w:rFonts w:ascii="Times New Roman" w:hAnsi="Times New Roman" w:cs="Times New Roman"/>
          <w:sz w:val="24"/>
          <w:szCs w:val="24"/>
        </w:rPr>
        <w:t xml:space="preserve"> L.) accessions: (A) principal component analysis (PCA) of plant height at 50% physiological flowering (PH50F), plant height at 90% physiological maturity (PHPM), stem diameter (SD), chlorophyll content (SPAD), number of floral racemes per plant (NFRP), days to 50% physiological flowering (DF), flowering duration (FD), pod length (PL), pods per plant (PPP), days to 90% physiological maturity (DPM), seeds per pod (SPP), pod width at 90% physiological maturity (PW), seed weight (SW), seed length (SL), seed width (</w:t>
      </w:r>
      <w:proofErr w:type="spellStart"/>
      <w:r w:rsidRPr="00362197">
        <w:rPr>
          <w:rFonts w:ascii="Times New Roman" w:hAnsi="Times New Roman" w:cs="Times New Roman"/>
          <w:sz w:val="24"/>
          <w:szCs w:val="24"/>
        </w:rPr>
        <w:t>SWidth</w:t>
      </w:r>
      <w:proofErr w:type="spellEnd"/>
      <w:r w:rsidRPr="00362197">
        <w:rPr>
          <w:rFonts w:ascii="Times New Roman" w:hAnsi="Times New Roman" w:cs="Times New Roman"/>
          <w:sz w:val="24"/>
          <w:szCs w:val="24"/>
        </w:rPr>
        <w:t>), yield per plant (YPP), and harvest index (HI); (B) distribution of accessions on the first two principal components.</w:t>
      </w:r>
    </w:p>
    <w:p w14:paraId="24AE0699" w14:textId="77777777" w:rsidR="008A033A" w:rsidRDefault="008A033A" w:rsidP="00362197">
      <w:pPr>
        <w:jc w:val="both"/>
        <w:rPr>
          <w:rFonts w:ascii="Times New Roman" w:hAnsi="Times New Roman" w:cs="Times New Roman"/>
          <w:b/>
          <w:bCs/>
          <w:sz w:val="24"/>
          <w:szCs w:val="24"/>
        </w:rPr>
      </w:pPr>
    </w:p>
    <w:p w14:paraId="59C71293" w14:textId="3950AAEA" w:rsidR="008A033A" w:rsidRDefault="008A033A" w:rsidP="00362197">
      <w:pPr>
        <w:jc w:val="both"/>
        <w:rPr>
          <w:rFonts w:ascii="Times New Roman" w:hAnsi="Times New Roman" w:cs="Times New Roman"/>
          <w:b/>
          <w:bCs/>
          <w:sz w:val="24"/>
          <w:szCs w:val="24"/>
        </w:rPr>
        <w:sectPr w:rsidR="008A033A" w:rsidSect="002F1EA5">
          <w:pgSz w:w="11906" w:h="16838"/>
          <w:pgMar w:top="1440" w:right="1440" w:bottom="1440" w:left="1440" w:header="708" w:footer="708" w:gutter="0"/>
          <w:lnNumType w:countBy="1" w:restart="continuous"/>
          <w:cols w:space="708"/>
          <w:docGrid w:linePitch="360"/>
        </w:sectPr>
      </w:pPr>
      <w:hyperlink w:anchor="Fig_MFA">
        <w:r w:rsidRPr="00362197">
          <w:rPr>
            <w:rStyle w:val="Hipervnculo"/>
            <w:rFonts w:ascii="Times New Roman" w:hAnsi="Times New Roman" w:cs="Times New Roman"/>
            <w:sz w:val="24"/>
            <w:szCs w:val="24"/>
          </w:rPr>
          <w:t>Figure 5</w:t>
        </w:r>
      </w:hyperlink>
      <w:r w:rsidRPr="00362197">
        <w:rPr>
          <w:rFonts w:ascii="Times New Roman" w:hAnsi="Times New Roman" w:cs="Times New Roman"/>
          <w:sz w:val="24"/>
          <w:szCs w:val="24"/>
        </w:rPr>
        <w:t>. Multiple Factor Analysis (MFA) of the phenology and yield groups in 80 common bean (</w:t>
      </w:r>
      <w:r w:rsidRPr="00362197">
        <w:rPr>
          <w:rFonts w:ascii="Times New Roman" w:hAnsi="Times New Roman" w:cs="Times New Roman"/>
          <w:i/>
          <w:iCs/>
          <w:sz w:val="24"/>
          <w:szCs w:val="24"/>
        </w:rPr>
        <w:t>Phaseolus vulgaris</w:t>
      </w:r>
      <w:r w:rsidRPr="00362197">
        <w:rPr>
          <w:rFonts w:ascii="Times New Roman" w:hAnsi="Times New Roman" w:cs="Times New Roman"/>
          <w:sz w:val="24"/>
          <w:szCs w:val="24"/>
        </w:rPr>
        <w:t xml:space="preserve"> L.) accessions: (A) MFA correlation circle, integrating the phenology group (days to 50% physiological flowering, DF; days to 90% physiological maturity, DPM) and the yield group (plant height at 90% physiological maturity, PHPM; pods per plant, PPP; seed weight, SW; stem diameter, SD; yield per plant, YPP; harvest index, HI); (B) distribution of accessions on the first two MFA dimensions, </w:t>
      </w:r>
      <w:proofErr w:type="spellStart"/>
      <w:r w:rsidRPr="00362197">
        <w:rPr>
          <w:rFonts w:ascii="Times New Roman" w:hAnsi="Times New Roman" w:cs="Times New Roman"/>
          <w:sz w:val="24"/>
          <w:szCs w:val="24"/>
        </w:rPr>
        <w:t>colored</w:t>
      </w:r>
      <w:proofErr w:type="spellEnd"/>
      <w:r w:rsidRPr="00362197">
        <w:rPr>
          <w:rFonts w:ascii="Times New Roman" w:hAnsi="Times New Roman" w:cs="Times New Roman"/>
          <w:sz w:val="24"/>
          <w:szCs w:val="24"/>
        </w:rPr>
        <w:t xml:space="preserve"> according to their growth habit (GH): determinate bush (Type I), indeterminate bush (Type II), indeterminate prostrate (Type III), indeterminate climbing (Type IV).</w:t>
      </w:r>
    </w:p>
    <w:p w14:paraId="6BB50779" w14:textId="2AD3DA42" w:rsidR="00362197" w:rsidRDefault="00362197" w:rsidP="00362197">
      <w:pPr>
        <w:jc w:val="both"/>
        <w:rPr>
          <w:rFonts w:ascii="Times New Roman" w:hAnsi="Times New Roman" w:cs="Times New Roman"/>
          <w:b/>
          <w:bCs/>
          <w:sz w:val="24"/>
          <w:szCs w:val="24"/>
        </w:rPr>
      </w:pPr>
      <w:r>
        <w:rPr>
          <w:rFonts w:ascii="Times New Roman" w:hAnsi="Times New Roman" w:cs="Times New Roman"/>
          <w:b/>
          <w:bCs/>
          <w:sz w:val="24"/>
          <w:szCs w:val="24"/>
        </w:rPr>
        <w:lastRenderedPageBreak/>
        <w:t>13 Tables</w:t>
      </w:r>
    </w:p>
    <w:p w14:paraId="6E9BFD40" w14:textId="19E1EFE7" w:rsidR="00362197" w:rsidRDefault="00362197" w:rsidP="00362197">
      <w:pPr>
        <w:jc w:val="both"/>
        <w:rPr>
          <w:rFonts w:ascii="Times New Roman" w:hAnsi="Times New Roman" w:cs="Times New Roman"/>
          <w:sz w:val="24"/>
          <w:szCs w:val="24"/>
        </w:rPr>
      </w:pPr>
      <w:hyperlink w:anchor="Tab_diversity">
        <w:r w:rsidRPr="00362197">
          <w:rPr>
            <w:rStyle w:val="Hipervnculo"/>
            <w:rFonts w:ascii="Times New Roman" w:hAnsi="Times New Roman" w:cs="Times New Roman"/>
            <w:sz w:val="24"/>
            <w:szCs w:val="24"/>
          </w:rPr>
          <w:t>Table 1</w:t>
        </w:r>
      </w:hyperlink>
      <w:r w:rsidRPr="00362197">
        <w:rPr>
          <w:rFonts w:ascii="Times New Roman" w:hAnsi="Times New Roman" w:cs="Times New Roman"/>
          <w:sz w:val="24"/>
          <w:szCs w:val="24"/>
        </w:rPr>
        <w:t xml:space="preserve">. Qualitative characteristics and diversity parameters of </w:t>
      </w:r>
      <w:ins w:id="314" w:author="Author" w:date="2026-09-29T17:42:00Z" w16du:dateUtc="2026-09-29T22:42:00Z">
        <w:r w:rsidR="00740EC2">
          <w:rPr>
            <w:rFonts w:ascii="Times New Roman" w:hAnsi="Times New Roman" w:cs="Times New Roman"/>
            <w:sz w:val="24"/>
            <w:szCs w:val="24"/>
          </w:rPr>
          <w:t>95</w:t>
        </w:r>
      </w:ins>
      <w:del w:id="315" w:author="Author" w:date="2026-09-29T17:42:00Z" w16du:dateUtc="2026-09-29T22:42:00Z">
        <w:r w:rsidRPr="00362197" w:rsidDel="00740EC2">
          <w:rPr>
            <w:rFonts w:ascii="Times New Roman" w:hAnsi="Times New Roman" w:cs="Times New Roman"/>
            <w:sz w:val="24"/>
            <w:szCs w:val="24"/>
          </w:rPr>
          <w:delText>80</w:delText>
        </w:r>
      </w:del>
      <w:r w:rsidRPr="00362197">
        <w:rPr>
          <w:rFonts w:ascii="Times New Roman" w:hAnsi="Times New Roman" w:cs="Times New Roman"/>
          <w:sz w:val="24"/>
          <w:szCs w:val="24"/>
        </w:rPr>
        <w:t xml:space="preserve"> common bean (</w:t>
      </w:r>
      <w:r w:rsidRPr="00362197">
        <w:rPr>
          <w:rFonts w:ascii="Times New Roman" w:hAnsi="Times New Roman" w:cs="Times New Roman"/>
          <w:i/>
          <w:iCs/>
          <w:sz w:val="24"/>
          <w:szCs w:val="24"/>
        </w:rPr>
        <w:t>Phaseolus vulgaris</w:t>
      </w:r>
      <w:r w:rsidRPr="00362197">
        <w:rPr>
          <w:rFonts w:ascii="Times New Roman" w:hAnsi="Times New Roman" w:cs="Times New Roman"/>
          <w:sz w:val="24"/>
          <w:szCs w:val="24"/>
        </w:rPr>
        <w:t xml:space="preserve"> L.) accessions grown in </w:t>
      </w:r>
      <w:proofErr w:type="spellStart"/>
      <w:r w:rsidRPr="00362197">
        <w:rPr>
          <w:rFonts w:ascii="Times New Roman" w:hAnsi="Times New Roman" w:cs="Times New Roman"/>
          <w:sz w:val="24"/>
          <w:szCs w:val="24"/>
        </w:rPr>
        <w:t>Molinopampa</w:t>
      </w:r>
      <w:proofErr w:type="spellEnd"/>
      <w:r w:rsidRPr="00362197">
        <w:rPr>
          <w:rFonts w:ascii="Times New Roman" w:hAnsi="Times New Roman" w:cs="Times New Roman"/>
          <w:sz w:val="24"/>
          <w:szCs w:val="24"/>
        </w:rPr>
        <w:t xml:space="preserve">, Amazonas, Peru (2025). </w:t>
      </w:r>
      <w:ins w:id="316" w:author="Author" w:date="2026-09-29T17:44:00Z">
        <w:r w:rsidR="00740EC2" w:rsidRPr="00740EC2">
          <w:rPr>
            <w:rFonts w:ascii="Times New Roman" w:hAnsi="Times New Roman" w:cs="Times New Roman"/>
            <w:sz w:val="24"/>
            <w:szCs w:val="24"/>
          </w:rPr>
          <w:t>Na: number of accessions; fi: frequency of phenotypic classes; Nc: number of observed phenotypic classes; Ne: effective number of phenotypic classes; He: Nei’s genetic diversity index; SE: standard error; CI: confidence interval; H′: Shannon diversity index.</w:t>
        </w:r>
      </w:ins>
      <w:del w:id="317" w:author="Author" w:date="2026-09-29T17:44:00Z" w16du:dateUtc="2026-09-29T22:44:00Z">
        <w:r w:rsidRPr="00362197" w:rsidDel="00740EC2">
          <w:rPr>
            <w:rFonts w:ascii="Times New Roman" w:hAnsi="Times New Roman" w:cs="Times New Roman"/>
            <w:sz w:val="24"/>
            <w:szCs w:val="24"/>
          </w:rPr>
          <w:delText>Na: number of accessions; freq: frequency of phenotypic classes; Nc: number of observed classes; Ne: effective number of classes; He: genetic diversity; H′: Shannon index.</w:delText>
        </w:r>
      </w:del>
    </w:p>
    <w:tbl>
      <w:tblPr>
        <w:tblW w:w="5000" w:type="pct"/>
        <w:tblCellMar>
          <w:left w:w="70" w:type="dxa"/>
          <w:right w:w="70" w:type="dxa"/>
        </w:tblCellMar>
        <w:tblLook w:val="04A0" w:firstRow="1" w:lastRow="0" w:firstColumn="1" w:lastColumn="0" w:noHBand="0" w:noVBand="1"/>
        <w:tblPrChange w:id="318" w:author="Author" w:date="2026-09-29T17:41:00Z" w16du:dateUtc="2026-09-29T22:41:00Z">
          <w:tblPr>
            <w:tblW w:w="11620" w:type="dxa"/>
            <w:tblCellMar>
              <w:left w:w="70" w:type="dxa"/>
              <w:right w:w="70" w:type="dxa"/>
            </w:tblCellMar>
            <w:tblLook w:val="04A0" w:firstRow="1" w:lastRow="0" w:firstColumn="1" w:lastColumn="0" w:noHBand="0" w:noVBand="1"/>
          </w:tblPr>
        </w:tblPrChange>
      </w:tblPr>
      <w:tblGrid>
        <w:gridCol w:w="3171"/>
        <w:gridCol w:w="2627"/>
        <w:gridCol w:w="463"/>
        <w:gridCol w:w="589"/>
        <w:gridCol w:w="1153"/>
        <w:gridCol w:w="1153"/>
        <w:gridCol w:w="1153"/>
        <w:gridCol w:w="1273"/>
        <w:gridCol w:w="1153"/>
        <w:gridCol w:w="1223"/>
        <w:tblGridChange w:id="319">
          <w:tblGrid>
            <w:gridCol w:w="2639"/>
            <w:gridCol w:w="532"/>
            <w:gridCol w:w="1654"/>
            <w:gridCol w:w="385"/>
            <w:gridCol w:w="490"/>
            <w:gridCol w:w="98"/>
            <w:gridCol w:w="463"/>
            <w:gridCol w:w="399"/>
            <w:gridCol w:w="190"/>
            <w:gridCol w:w="770"/>
            <w:gridCol w:w="383"/>
            <w:gridCol w:w="577"/>
            <w:gridCol w:w="576"/>
            <w:gridCol w:w="484"/>
            <w:gridCol w:w="669"/>
            <w:gridCol w:w="291"/>
            <w:gridCol w:w="982"/>
            <w:gridCol w:w="38"/>
            <w:gridCol w:w="1115"/>
            <w:gridCol w:w="1223"/>
          </w:tblGrid>
        </w:tblGridChange>
      </w:tblGrid>
      <w:tr w:rsidR="00740EC2" w:rsidRPr="00740EC2" w14:paraId="5C0DF835" w14:textId="77777777" w:rsidTr="00740EC2">
        <w:trPr>
          <w:trHeight w:val="498"/>
          <w:ins w:id="320" w:author="Author" w:date="2026-09-29T17:41:00Z"/>
          <w:trPrChange w:id="321" w:author="Author" w:date="2026-09-29T17:41:00Z" w16du:dateUtc="2026-09-29T22:41:00Z">
            <w:trPr>
              <w:gridAfter w:val="2"/>
              <w:trHeight w:val="498"/>
            </w:trPr>
          </w:trPrChange>
        </w:trPr>
        <w:tc>
          <w:tcPr>
            <w:tcW w:w="1136" w:type="pct"/>
            <w:tcBorders>
              <w:top w:val="single" w:sz="4" w:space="0" w:color="auto"/>
              <w:left w:val="nil"/>
              <w:bottom w:val="single" w:sz="4" w:space="0" w:color="auto"/>
              <w:right w:val="nil"/>
            </w:tcBorders>
            <w:vAlign w:val="center"/>
            <w:hideMark/>
            <w:tcPrChange w:id="322" w:author="Author" w:date="2026-09-29T17:41:00Z" w16du:dateUtc="2026-09-29T22:41:00Z">
              <w:tcPr>
                <w:tcW w:w="2720" w:type="dxa"/>
                <w:tcBorders>
                  <w:top w:val="single" w:sz="4" w:space="0" w:color="auto"/>
                  <w:left w:val="nil"/>
                  <w:bottom w:val="single" w:sz="4" w:space="0" w:color="auto"/>
                  <w:right w:val="nil"/>
                </w:tcBorders>
                <w:vAlign w:val="center"/>
                <w:hideMark/>
              </w:tcPr>
            </w:tcPrChange>
          </w:tcPr>
          <w:p w14:paraId="1E02EC99" w14:textId="77777777" w:rsidR="00740EC2" w:rsidRPr="00740EC2" w:rsidRDefault="00740EC2" w:rsidP="00740EC2">
            <w:pPr>
              <w:spacing w:after="0" w:line="240" w:lineRule="auto"/>
              <w:jc w:val="center"/>
              <w:rPr>
                <w:ins w:id="323" w:author="Author" w:date="2026-09-29T17:41:00Z" w16du:dateUtc="2026-09-29T22:41:00Z"/>
                <w:rFonts w:ascii="Times New Roman" w:eastAsia="Times New Roman" w:hAnsi="Times New Roman" w:cs="Times New Roman"/>
                <w:b/>
                <w:bCs/>
                <w:color w:val="000000"/>
                <w:kern w:val="0"/>
                <w:sz w:val="20"/>
                <w:szCs w:val="20"/>
                <w:lang w:val="es-PE" w:eastAsia="es-PE"/>
                <w14:ligatures w14:val="none"/>
              </w:rPr>
            </w:pPr>
            <w:proofErr w:type="spellStart"/>
            <w:ins w:id="324" w:author="Author" w:date="2026-09-29T17:41:00Z" w16du:dateUtc="2026-09-29T22:41:00Z">
              <w:r w:rsidRPr="00740EC2">
                <w:rPr>
                  <w:rFonts w:ascii="Times New Roman" w:eastAsia="Times New Roman" w:hAnsi="Times New Roman" w:cs="Times New Roman"/>
                  <w:b/>
                  <w:bCs/>
                  <w:color w:val="000000"/>
                  <w:kern w:val="0"/>
                  <w:sz w:val="20"/>
                  <w:szCs w:val="20"/>
                  <w:lang w:val="es-PE" w:eastAsia="es-PE"/>
                  <w14:ligatures w14:val="none"/>
                </w:rPr>
                <w:t>Qualitative</w:t>
              </w:r>
              <w:proofErr w:type="spellEnd"/>
              <w:r w:rsidRPr="00740EC2">
                <w:rPr>
                  <w:rFonts w:ascii="Times New Roman" w:eastAsia="Times New Roman" w:hAnsi="Times New Roman" w:cs="Times New Roman"/>
                  <w:b/>
                  <w:bCs/>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b/>
                  <w:bCs/>
                  <w:color w:val="000000"/>
                  <w:kern w:val="0"/>
                  <w:sz w:val="20"/>
                  <w:szCs w:val="20"/>
                  <w:lang w:val="es-PE" w:eastAsia="es-PE"/>
                  <w14:ligatures w14:val="none"/>
                </w:rPr>
                <w:t>trait</w:t>
              </w:r>
              <w:proofErr w:type="spellEnd"/>
            </w:ins>
          </w:p>
        </w:tc>
        <w:tc>
          <w:tcPr>
            <w:tcW w:w="941" w:type="pct"/>
            <w:tcBorders>
              <w:top w:val="single" w:sz="4" w:space="0" w:color="auto"/>
              <w:left w:val="nil"/>
              <w:bottom w:val="single" w:sz="4" w:space="0" w:color="auto"/>
              <w:right w:val="nil"/>
            </w:tcBorders>
            <w:vAlign w:val="center"/>
            <w:hideMark/>
            <w:tcPrChange w:id="325" w:author="Author" w:date="2026-09-29T17:41:00Z" w16du:dateUtc="2026-09-29T22:41:00Z">
              <w:tcPr>
                <w:tcW w:w="2240" w:type="dxa"/>
                <w:gridSpan w:val="2"/>
                <w:tcBorders>
                  <w:top w:val="single" w:sz="4" w:space="0" w:color="auto"/>
                  <w:left w:val="nil"/>
                  <w:bottom w:val="single" w:sz="4" w:space="0" w:color="auto"/>
                  <w:right w:val="nil"/>
                </w:tcBorders>
                <w:vAlign w:val="center"/>
                <w:hideMark/>
              </w:tcPr>
            </w:tcPrChange>
          </w:tcPr>
          <w:p w14:paraId="713B63E0" w14:textId="77777777" w:rsidR="00740EC2" w:rsidRPr="00740EC2" w:rsidRDefault="00740EC2" w:rsidP="00740EC2">
            <w:pPr>
              <w:spacing w:after="0" w:line="240" w:lineRule="auto"/>
              <w:jc w:val="center"/>
              <w:rPr>
                <w:ins w:id="326" w:author="Author" w:date="2026-09-29T17:41:00Z" w16du:dateUtc="2026-09-29T22:41:00Z"/>
                <w:rFonts w:ascii="Times New Roman" w:eastAsia="Times New Roman" w:hAnsi="Times New Roman" w:cs="Times New Roman"/>
                <w:b/>
                <w:bCs/>
                <w:color w:val="000000"/>
                <w:kern w:val="0"/>
                <w:sz w:val="20"/>
                <w:szCs w:val="20"/>
                <w:lang w:val="es-PE" w:eastAsia="es-PE"/>
                <w14:ligatures w14:val="none"/>
              </w:rPr>
            </w:pPr>
            <w:proofErr w:type="spellStart"/>
            <w:ins w:id="327" w:author="Author" w:date="2026-09-29T17:41:00Z" w16du:dateUtc="2026-09-29T22:41:00Z">
              <w:r w:rsidRPr="00740EC2">
                <w:rPr>
                  <w:rFonts w:ascii="Times New Roman" w:eastAsia="Times New Roman" w:hAnsi="Times New Roman" w:cs="Times New Roman"/>
                  <w:b/>
                  <w:bCs/>
                  <w:color w:val="000000"/>
                  <w:kern w:val="0"/>
                  <w:sz w:val="20"/>
                  <w:szCs w:val="20"/>
                  <w:lang w:val="es-PE" w:eastAsia="es-PE"/>
                  <w14:ligatures w14:val="none"/>
                </w:rPr>
                <w:t>Phenotypic</w:t>
              </w:r>
              <w:proofErr w:type="spellEnd"/>
              <w:r w:rsidRPr="00740EC2">
                <w:rPr>
                  <w:rFonts w:ascii="Times New Roman" w:eastAsia="Times New Roman" w:hAnsi="Times New Roman" w:cs="Times New Roman"/>
                  <w:b/>
                  <w:bCs/>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b/>
                  <w:bCs/>
                  <w:color w:val="000000"/>
                  <w:kern w:val="0"/>
                  <w:sz w:val="20"/>
                  <w:szCs w:val="20"/>
                  <w:lang w:val="es-PE" w:eastAsia="es-PE"/>
                  <w14:ligatures w14:val="none"/>
                </w:rPr>
                <w:t>classes</w:t>
              </w:r>
              <w:proofErr w:type="spellEnd"/>
              <w:r w:rsidRPr="00740EC2">
                <w:rPr>
                  <w:rFonts w:ascii="Times New Roman" w:eastAsia="Times New Roman" w:hAnsi="Times New Roman" w:cs="Times New Roman"/>
                  <w:b/>
                  <w:bCs/>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b/>
                  <w:bCs/>
                  <w:color w:val="000000"/>
                  <w:kern w:val="0"/>
                  <w:sz w:val="20"/>
                  <w:szCs w:val="20"/>
                  <w:lang w:val="es-PE" w:eastAsia="es-PE"/>
                  <w14:ligatures w14:val="none"/>
                </w:rPr>
                <w:t>observed</w:t>
              </w:r>
              <w:proofErr w:type="spellEnd"/>
            </w:ins>
          </w:p>
        </w:tc>
        <w:tc>
          <w:tcPr>
            <w:tcW w:w="166" w:type="pct"/>
            <w:tcBorders>
              <w:top w:val="single" w:sz="4" w:space="0" w:color="auto"/>
              <w:left w:val="nil"/>
              <w:bottom w:val="single" w:sz="4" w:space="0" w:color="auto"/>
              <w:right w:val="nil"/>
            </w:tcBorders>
            <w:noWrap/>
            <w:vAlign w:val="center"/>
            <w:hideMark/>
            <w:tcPrChange w:id="328" w:author="Author" w:date="2026-09-29T17:41:00Z" w16du:dateUtc="2026-09-29T22:41:00Z">
              <w:tcPr>
                <w:tcW w:w="320" w:type="dxa"/>
                <w:tcBorders>
                  <w:top w:val="single" w:sz="4" w:space="0" w:color="auto"/>
                  <w:left w:val="nil"/>
                  <w:bottom w:val="single" w:sz="4" w:space="0" w:color="auto"/>
                  <w:right w:val="nil"/>
                </w:tcBorders>
                <w:noWrap/>
                <w:vAlign w:val="center"/>
                <w:hideMark/>
              </w:tcPr>
            </w:tcPrChange>
          </w:tcPr>
          <w:p w14:paraId="0E736E5B" w14:textId="77777777" w:rsidR="00740EC2" w:rsidRPr="00740EC2" w:rsidRDefault="00740EC2" w:rsidP="00740EC2">
            <w:pPr>
              <w:spacing w:after="0" w:line="240" w:lineRule="auto"/>
              <w:jc w:val="center"/>
              <w:rPr>
                <w:ins w:id="329" w:author="Author" w:date="2026-09-29T17:41:00Z" w16du:dateUtc="2026-09-29T22:41:00Z"/>
                <w:rFonts w:ascii="Times New Roman" w:eastAsia="Times New Roman" w:hAnsi="Times New Roman" w:cs="Times New Roman"/>
                <w:b/>
                <w:bCs/>
                <w:color w:val="000000"/>
                <w:kern w:val="0"/>
                <w:sz w:val="20"/>
                <w:szCs w:val="20"/>
                <w:lang w:val="es-PE" w:eastAsia="es-PE"/>
                <w14:ligatures w14:val="none"/>
              </w:rPr>
            </w:pPr>
            <w:proofErr w:type="spellStart"/>
            <w:ins w:id="330" w:author="Author" w:date="2026-09-29T17:41:00Z" w16du:dateUtc="2026-09-29T22:41:00Z">
              <w:r w:rsidRPr="00740EC2">
                <w:rPr>
                  <w:rFonts w:ascii="Times New Roman" w:eastAsia="Times New Roman" w:hAnsi="Times New Roman" w:cs="Times New Roman"/>
                  <w:b/>
                  <w:bCs/>
                  <w:color w:val="000000"/>
                  <w:kern w:val="0"/>
                  <w:sz w:val="20"/>
                  <w:szCs w:val="20"/>
                  <w:lang w:val="es-PE" w:eastAsia="es-PE"/>
                  <w14:ligatures w14:val="none"/>
                </w:rPr>
                <w:t>Na</w:t>
              </w:r>
              <w:proofErr w:type="spellEnd"/>
            </w:ins>
          </w:p>
        </w:tc>
        <w:tc>
          <w:tcPr>
            <w:tcW w:w="211" w:type="pct"/>
            <w:tcBorders>
              <w:top w:val="single" w:sz="4" w:space="0" w:color="auto"/>
              <w:left w:val="nil"/>
              <w:bottom w:val="single" w:sz="4" w:space="0" w:color="auto"/>
              <w:right w:val="nil"/>
            </w:tcBorders>
            <w:noWrap/>
            <w:vAlign w:val="center"/>
            <w:hideMark/>
            <w:tcPrChange w:id="331" w:author="Author" w:date="2026-09-29T17:41:00Z" w16du:dateUtc="2026-09-29T22:41:00Z">
              <w:tcPr>
                <w:tcW w:w="420" w:type="dxa"/>
                <w:tcBorders>
                  <w:top w:val="single" w:sz="4" w:space="0" w:color="auto"/>
                  <w:left w:val="nil"/>
                  <w:bottom w:val="single" w:sz="4" w:space="0" w:color="auto"/>
                  <w:right w:val="nil"/>
                </w:tcBorders>
                <w:noWrap/>
                <w:vAlign w:val="center"/>
                <w:hideMark/>
              </w:tcPr>
            </w:tcPrChange>
          </w:tcPr>
          <w:p w14:paraId="7D5D54C6" w14:textId="77777777" w:rsidR="00740EC2" w:rsidRPr="00740EC2" w:rsidRDefault="00740EC2" w:rsidP="00740EC2">
            <w:pPr>
              <w:spacing w:after="0" w:line="240" w:lineRule="auto"/>
              <w:jc w:val="center"/>
              <w:rPr>
                <w:ins w:id="332" w:author="Author" w:date="2026-09-29T17:41:00Z" w16du:dateUtc="2026-09-29T22:41:00Z"/>
                <w:rFonts w:ascii="Times New Roman" w:eastAsia="Times New Roman" w:hAnsi="Times New Roman" w:cs="Times New Roman"/>
                <w:b/>
                <w:bCs/>
                <w:color w:val="000000"/>
                <w:kern w:val="0"/>
                <w:sz w:val="20"/>
                <w:szCs w:val="20"/>
                <w:lang w:val="es-PE" w:eastAsia="es-PE"/>
                <w14:ligatures w14:val="none"/>
              </w:rPr>
            </w:pPr>
            <w:ins w:id="333" w:author="Author" w:date="2026-09-29T17:41:00Z" w16du:dateUtc="2026-09-29T22:41:00Z">
              <w:r w:rsidRPr="00740EC2">
                <w:rPr>
                  <w:rFonts w:ascii="Times New Roman" w:eastAsia="Times New Roman" w:hAnsi="Times New Roman" w:cs="Times New Roman"/>
                  <w:b/>
                  <w:bCs/>
                  <w:color w:val="000000"/>
                  <w:kern w:val="0"/>
                  <w:sz w:val="20"/>
                  <w:szCs w:val="20"/>
                  <w:lang w:val="es-PE" w:eastAsia="es-PE"/>
                  <w14:ligatures w14:val="none"/>
                </w:rPr>
                <w:t>fi</w:t>
              </w:r>
            </w:ins>
          </w:p>
        </w:tc>
        <w:tc>
          <w:tcPr>
            <w:tcW w:w="413" w:type="pct"/>
            <w:tcBorders>
              <w:top w:val="single" w:sz="4" w:space="0" w:color="auto"/>
              <w:left w:val="nil"/>
              <w:bottom w:val="single" w:sz="4" w:space="0" w:color="auto"/>
              <w:right w:val="nil"/>
            </w:tcBorders>
            <w:noWrap/>
            <w:vAlign w:val="center"/>
            <w:hideMark/>
            <w:tcPrChange w:id="334" w:author="Author" w:date="2026-09-29T17:41:00Z" w16du:dateUtc="2026-09-29T22:41:00Z">
              <w:tcPr>
                <w:tcW w:w="960" w:type="dxa"/>
                <w:gridSpan w:val="3"/>
                <w:tcBorders>
                  <w:top w:val="single" w:sz="4" w:space="0" w:color="auto"/>
                  <w:left w:val="nil"/>
                  <w:bottom w:val="single" w:sz="4" w:space="0" w:color="auto"/>
                  <w:right w:val="nil"/>
                </w:tcBorders>
                <w:noWrap/>
                <w:vAlign w:val="center"/>
                <w:hideMark/>
              </w:tcPr>
            </w:tcPrChange>
          </w:tcPr>
          <w:p w14:paraId="008A2738" w14:textId="77777777" w:rsidR="00740EC2" w:rsidRPr="00740EC2" w:rsidRDefault="00740EC2" w:rsidP="00740EC2">
            <w:pPr>
              <w:spacing w:after="0" w:line="240" w:lineRule="auto"/>
              <w:jc w:val="center"/>
              <w:rPr>
                <w:ins w:id="335" w:author="Author" w:date="2026-09-29T17:41:00Z" w16du:dateUtc="2026-09-29T22:41:00Z"/>
                <w:rFonts w:ascii="Times New Roman" w:eastAsia="Times New Roman" w:hAnsi="Times New Roman" w:cs="Times New Roman"/>
                <w:b/>
                <w:bCs/>
                <w:color w:val="000000"/>
                <w:kern w:val="0"/>
                <w:sz w:val="20"/>
                <w:szCs w:val="20"/>
                <w:lang w:val="es-PE" w:eastAsia="es-PE"/>
                <w14:ligatures w14:val="none"/>
              </w:rPr>
            </w:pPr>
            <w:proofErr w:type="spellStart"/>
            <w:ins w:id="336" w:author="Author" w:date="2026-09-29T17:41:00Z" w16du:dateUtc="2026-09-29T22:41:00Z">
              <w:r w:rsidRPr="00740EC2">
                <w:rPr>
                  <w:rFonts w:ascii="Times New Roman" w:eastAsia="Times New Roman" w:hAnsi="Times New Roman" w:cs="Times New Roman"/>
                  <w:b/>
                  <w:bCs/>
                  <w:color w:val="000000"/>
                  <w:kern w:val="0"/>
                  <w:sz w:val="20"/>
                  <w:szCs w:val="20"/>
                  <w:lang w:val="es-PE" w:eastAsia="es-PE"/>
                  <w14:ligatures w14:val="none"/>
                </w:rPr>
                <w:t>Nc</w:t>
              </w:r>
              <w:proofErr w:type="spellEnd"/>
            </w:ins>
          </w:p>
        </w:tc>
        <w:tc>
          <w:tcPr>
            <w:tcW w:w="413" w:type="pct"/>
            <w:tcBorders>
              <w:top w:val="single" w:sz="4" w:space="0" w:color="auto"/>
              <w:left w:val="nil"/>
              <w:bottom w:val="single" w:sz="4" w:space="0" w:color="auto"/>
              <w:right w:val="nil"/>
            </w:tcBorders>
            <w:noWrap/>
            <w:vAlign w:val="center"/>
            <w:hideMark/>
            <w:tcPrChange w:id="337" w:author="Author" w:date="2026-09-29T17:41:00Z" w16du:dateUtc="2026-09-29T22:41:00Z">
              <w:tcPr>
                <w:tcW w:w="960" w:type="dxa"/>
                <w:gridSpan w:val="2"/>
                <w:tcBorders>
                  <w:top w:val="single" w:sz="4" w:space="0" w:color="auto"/>
                  <w:left w:val="nil"/>
                  <w:bottom w:val="single" w:sz="4" w:space="0" w:color="auto"/>
                  <w:right w:val="nil"/>
                </w:tcBorders>
                <w:noWrap/>
                <w:vAlign w:val="center"/>
                <w:hideMark/>
              </w:tcPr>
            </w:tcPrChange>
          </w:tcPr>
          <w:p w14:paraId="4F0F496A" w14:textId="77777777" w:rsidR="00740EC2" w:rsidRPr="00740EC2" w:rsidRDefault="00740EC2" w:rsidP="00740EC2">
            <w:pPr>
              <w:spacing w:after="0" w:line="240" w:lineRule="auto"/>
              <w:jc w:val="center"/>
              <w:rPr>
                <w:ins w:id="338" w:author="Author" w:date="2026-09-29T17:41:00Z" w16du:dateUtc="2026-09-29T22:41:00Z"/>
                <w:rFonts w:ascii="Times New Roman" w:eastAsia="Times New Roman" w:hAnsi="Times New Roman" w:cs="Times New Roman"/>
                <w:b/>
                <w:bCs/>
                <w:color w:val="000000"/>
                <w:kern w:val="0"/>
                <w:sz w:val="20"/>
                <w:szCs w:val="20"/>
                <w:lang w:val="es-PE" w:eastAsia="es-PE"/>
                <w14:ligatures w14:val="none"/>
              </w:rPr>
            </w:pPr>
            <w:ins w:id="339" w:author="Author" w:date="2026-09-29T17:41:00Z" w16du:dateUtc="2026-09-29T22:41:00Z">
              <w:r w:rsidRPr="00740EC2">
                <w:rPr>
                  <w:rFonts w:ascii="Times New Roman" w:eastAsia="Times New Roman" w:hAnsi="Times New Roman" w:cs="Times New Roman"/>
                  <w:b/>
                  <w:bCs/>
                  <w:color w:val="000000"/>
                  <w:kern w:val="0"/>
                  <w:sz w:val="20"/>
                  <w:szCs w:val="20"/>
                  <w:lang w:val="es-PE" w:eastAsia="es-PE"/>
                  <w14:ligatures w14:val="none"/>
                </w:rPr>
                <w:t>Ne</w:t>
              </w:r>
            </w:ins>
          </w:p>
        </w:tc>
        <w:tc>
          <w:tcPr>
            <w:tcW w:w="413" w:type="pct"/>
            <w:tcBorders>
              <w:top w:val="single" w:sz="4" w:space="0" w:color="auto"/>
              <w:left w:val="nil"/>
              <w:bottom w:val="single" w:sz="4" w:space="0" w:color="auto"/>
              <w:right w:val="nil"/>
            </w:tcBorders>
            <w:noWrap/>
            <w:vAlign w:val="center"/>
            <w:hideMark/>
            <w:tcPrChange w:id="340" w:author="Author" w:date="2026-09-29T17:41:00Z" w16du:dateUtc="2026-09-29T22:41:00Z">
              <w:tcPr>
                <w:tcW w:w="960" w:type="dxa"/>
                <w:gridSpan w:val="2"/>
                <w:tcBorders>
                  <w:top w:val="single" w:sz="4" w:space="0" w:color="auto"/>
                  <w:left w:val="nil"/>
                  <w:bottom w:val="single" w:sz="4" w:space="0" w:color="auto"/>
                  <w:right w:val="nil"/>
                </w:tcBorders>
                <w:noWrap/>
                <w:vAlign w:val="center"/>
                <w:hideMark/>
              </w:tcPr>
            </w:tcPrChange>
          </w:tcPr>
          <w:p w14:paraId="18803896" w14:textId="77777777" w:rsidR="00740EC2" w:rsidRPr="00740EC2" w:rsidRDefault="00740EC2" w:rsidP="00740EC2">
            <w:pPr>
              <w:spacing w:after="0" w:line="240" w:lineRule="auto"/>
              <w:jc w:val="center"/>
              <w:rPr>
                <w:ins w:id="341" w:author="Author" w:date="2026-09-29T17:41:00Z" w16du:dateUtc="2026-09-29T22:41:00Z"/>
                <w:rFonts w:ascii="Times New Roman" w:eastAsia="Times New Roman" w:hAnsi="Times New Roman" w:cs="Times New Roman"/>
                <w:b/>
                <w:bCs/>
                <w:color w:val="000000"/>
                <w:kern w:val="0"/>
                <w:sz w:val="20"/>
                <w:szCs w:val="20"/>
                <w:lang w:val="es-PE" w:eastAsia="es-PE"/>
                <w14:ligatures w14:val="none"/>
              </w:rPr>
            </w:pPr>
            <w:ins w:id="342" w:author="Author" w:date="2026-09-29T17:41:00Z" w16du:dateUtc="2026-09-29T22:41:00Z">
              <w:r w:rsidRPr="00740EC2">
                <w:rPr>
                  <w:rFonts w:ascii="Times New Roman" w:eastAsia="Times New Roman" w:hAnsi="Times New Roman" w:cs="Times New Roman"/>
                  <w:b/>
                  <w:bCs/>
                  <w:color w:val="000000"/>
                  <w:kern w:val="0"/>
                  <w:sz w:val="20"/>
                  <w:szCs w:val="20"/>
                  <w:lang w:val="es-PE" w:eastAsia="es-PE"/>
                  <w14:ligatures w14:val="none"/>
                </w:rPr>
                <w:t>He ± SE</w:t>
              </w:r>
            </w:ins>
          </w:p>
        </w:tc>
        <w:tc>
          <w:tcPr>
            <w:tcW w:w="456" w:type="pct"/>
            <w:tcBorders>
              <w:top w:val="single" w:sz="4" w:space="0" w:color="auto"/>
              <w:left w:val="nil"/>
              <w:bottom w:val="single" w:sz="4" w:space="0" w:color="auto"/>
              <w:right w:val="nil"/>
            </w:tcBorders>
            <w:noWrap/>
            <w:vAlign w:val="center"/>
            <w:hideMark/>
            <w:tcPrChange w:id="343" w:author="Author" w:date="2026-09-29T17:41:00Z" w16du:dateUtc="2026-09-29T22:41:00Z">
              <w:tcPr>
                <w:tcW w:w="1060" w:type="dxa"/>
                <w:gridSpan w:val="2"/>
                <w:tcBorders>
                  <w:top w:val="single" w:sz="4" w:space="0" w:color="auto"/>
                  <w:left w:val="nil"/>
                  <w:bottom w:val="single" w:sz="4" w:space="0" w:color="auto"/>
                  <w:right w:val="nil"/>
                </w:tcBorders>
                <w:noWrap/>
                <w:vAlign w:val="center"/>
                <w:hideMark/>
              </w:tcPr>
            </w:tcPrChange>
          </w:tcPr>
          <w:p w14:paraId="0A077F9A" w14:textId="77777777" w:rsidR="00740EC2" w:rsidRPr="00740EC2" w:rsidRDefault="00740EC2" w:rsidP="00740EC2">
            <w:pPr>
              <w:spacing w:after="0" w:line="240" w:lineRule="auto"/>
              <w:jc w:val="center"/>
              <w:rPr>
                <w:ins w:id="344" w:author="Author" w:date="2026-09-29T17:41:00Z" w16du:dateUtc="2026-09-29T22:41:00Z"/>
                <w:rFonts w:ascii="Times New Roman" w:eastAsia="Times New Roman" w:hAnsi="Times New Roman" w:cs="Times New Roman"/>
                <w:b/>
                <w:bCs/>
                <w:color w:val="000000"/>
                <w:kern w:val="0"/>
                <w:sz w:val="20"/>
                <w:szCs w:val="20"/>
                <w:lang w:val="es-PE" w:eastAsia="es-PE"/>
                <w14:ligatures w14:val="none"/>
              </w:rPr>
            </w:pPr>
            <w:ins w:id="345" w:author="Author" w:date="2026-09-29T17:41:00Z" w16du:dateUtc="2026-09-29T22:41:00Z">
              <w:r w:rsidRPr="00740EC2">
                <w:rPr>
                  <w:rFonts w:ascii="Times New Roman" w:eastAsia="Times New Roman" w:hAnsi="Times New Roman" w:cs="Times New Roman"/>
                  <w:b/>
                  <w:bCs/>
                  <w:color w:val="000000"/>
                  <w:kern w:val="0"/>
                  <w:sz w:val="20"/>
                  <w:szCs w:val="20"/>
                  <w:lang w:val="es-PE" w:eastAsia="es-PE"/>
                  <w14:ligatures w14:val="none"/>
                </w:rPr>
                <w:t>He 95% CI</w:t>
              </w:r>
            </w:ins>
          </w:p>
        </w:tc>
        <w:tc>
          <w:tcPr>
            <w:tcW w:w="413" w:type="pct"/>
            <w:tcBorders>
              <w:top w:val="single" w:sz="4" w:space="0" w:color="auto"/>
              <w:left w:val="nil"/>
              <w:bottom w:val="single" w:sz="4" w:space="0" w:color="auto"/>
              <w:right w:val="nil"/>
            </w:tcBorders>
            <w:noWrap/>
            <w:vAlign w:val="center"/>
            <w:hideMark/>
            <w:tcPrChange w:id="346" w:author="Author" w:date="2026-09-29T17:41:00Z" w16du:dateUtc="2026-09-29T22:41:00Z">
              <w:tcPr>
                <w:tcW w:w="960" w:type="dxa"/>
                <w:gridSpan w:val="2"/>
                <w:tcBorders>
                  <w:top w:val="single" w:sz="4" w:space="0" w:color="auto"/>
                  <w:left w:val="nil"/>
                  <w:bottom w:val="single" w:sz="4" w:space="0" w:color="auto"/>
                  <w:right w:val="nil"/>
                </w:tcBorders>
                <w:noWrap/>
                <w:vAlign w:val="center"/>
                <w:hideMark/>
              </w:tcPr>
            </w:tcPrChange>
          </w:tcPr>
          <w:p w14:paraId="5CB6F7C2" w14:textId="77777777" w:rsidR="00740EC2" w:rsidRPr="00740EC2" w:rsidRDefault="00740EC2" w:rsidP="00740EC2">
            <w:pPr>
              <w:spacing w:after="0" w:line="240" w:lineRule="auto"/>
              <w:jc w:val="center"/>
              <w:rPr>
                <w:ins w:id="347" w:author="Author" w:date="2026-09-29T17:41:00Z" w16du:dateUtc="2026-09-29T22:41:00Z"/>
                <w:rFonts w:ascii="Times New Roman" w:eastAsia="Times New Roman" w:hAnsi="Times New Roman" w:cs="Times New Roman"/>
                <w:b/>
                <w:bCs/>
                <w:color w:val="000000"/>
                <w:kern w:val="0"/>
                <w:sz w:val="20"/>
                <w:szCs w:val="20"/>
                <w:lang w:val="es-PE" w:eastAsia="es-PE"/>
                <w14:ligatures w14:val="none"/>
              </w:rPr>
            </w:pPr>
            <w:ins w:id="348" w:author="Author" w:date="2026-09-29T17:41:00Z" w16du:dateUtc="2026-09-29T22:41:00Z">
              <w:r w:rsidRPr="00740EC2">
                <w:rPr>
                  <w:rFonts w:ascii="Times New Roman" w:eastAsia="Times New Roman" w:hAnsi="Times New Roman" w:cs="Times New Roman"/>
                  <w:b/>
                  <w:bCs/>
                  <w:color w:val="000000"/>
                  <w:kern w:val="0"/>
                  <w:sz w:val="20"/>
                  <w:szCs w:val="20"/>
                  <w:lang w:val="es-PE" w:eastAsia="es-PE"/>
                  <w14:ligatures w14:val="none"/>
                </w:rPr>
                <w:t>H′ ± SE</w:t>
              </w:r>
            </w:ins>
          </w:p>
        </w:tc>
        <w:tc>
          <w:tcPr>
            <w:tcW w:w="439" w:type="pct"/>
            <w:tcBorders>
              <w:top w:val="single" w:sz="4" w:space="0" w:color="auto"/>
              <w:left w:val="nil"/>
              <w:bottom w:val="single" w:sz="4" w:space="0" w:color="auto"/>
              <w:right w:val="nil"/>
            </w:tcBorders>
            <w:noWrap/>
            <w:vAlign w:val="center"/>
            <w:hideMark/>
            <w:tcPrChange w:id="349" w:author="Author" w:date="2026-09-29T17:41:00Z" w16du:dateUtc="2026-09-29T22:41:00Z">
              <w:tcPr>
                <w:tcW w:w="1020" w:type="dxa"/>
                <w:gridSpan w:val="2"/>
                <w:tcBorders>
                  <w:top w:val="single" w:sz="4" w:space="0" w:color="auto"/>
                  <w:left w:val="nil"/>
                  <w:bottom w:val="single" w:sz="4" w:space="0" w:color="auto"/>
                  <w:right w:val="nil"/>
                </w:tcBorders>
                <w:noWrap/>
                <w:vAlign w:val="center"/>
                <w:hideMark/>
              </w:tcPr>
            </w:tcPrChange>
          </w:tcPr>
          <w:p w14:paraId="724BABE2" w14:textId="77777777" w:rsidR="00740EC2" w:rsidRPr="00740EC2" w:rsidRDefault="00740EC2" w:rsidP="00740EC2">
            <w:pPr>
              <w:spacing w:after="0" w:line="240" w:lineRule="auto"/>
              <w:jc w:val="center"/>
              <w:rPr>
                <w:ins w:id="350" w:author="Author" w:date="2026-09-29T17:41:00Z" w16du:dateUtc="2026-09-29T22:41:00Z"/>
                <w:rFonts w:ascii="Times New Roman" w:eastAsia="Times New Roman" w:hAnsi="Times New Roman" w:cs="Times New Roman"/>
                <w:b/>
                <w:bCs/>
                <w:color w:val="000000"/>
                <w:kern w:val="0"/>
                <w:sz w:val="20"/>
                <w:szCs w:val="20"/>
                <w:lang w:val="es-PE" w:eastAsia="es-PE"/>
                <w14:ligatures w14:val="none"/>
              </w:rPr>
            </w:pPr>
            <w:ins w:id="351" w:author="Author" w:date="2026-09-29T17:41:00Z" w16du:dateUtc="2026-09-29T22:41:00Z">
              <w:r w:rsidRPr="00740EC2">
                <w:rPr>
                  <w:rFonts w:ascii="Times New Roman" w:eastAsia="Times New Roman" w:hAnsi="Times New Roman" w:cs="Times New Roman"/>
                  <w:b/>
                  <w:bCs/>
                  <w:color w:val="000000"/>
                  <w:kern w:val="0"/>
                  <w:sz w:val="20"/>
                  <w:szCs w:val="20"/>
                  <w:lang w:val="es-PE" w:eastAsia="es-PE"/>
                  <w14:ligatures w14:val="none"/>
                </w:rPr>
                <w:t>H′ 95% CI</w:t>
              </w:r>
            </w:ins>
          </w:p>
        </w:tc>
      </w:tr>
      <w:tr w:rsidR="00740EC2" w:rsidRPr="00740EC2" w14:paraId="280FF8EE" w14:textId="77777777" w:rsidTr="00740EC2">
        <w:trPr>
          <w:trHeight w:val="292"/>
          <w:ins w:id="352" w:author="Author" w:date="2026-09-29T17:41:00Z"/>
          <w:trPrChange w:id="353"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354" w:author="Author" w:date="2026-09-29T17:41:00Z" w16du:dateUtc="2026-09-29T22:41:00Z">
              <w:tcPr>
                <w:tcW w:w="2720" w:type="dxa"/>
                <w:tcBorders>
                  <w:top w:val="nil"/>
                  <w:left w:val="nil"/>
                  <w:bottom w:val="nil"/>
                  <w:right w:val="nil"/>
                </w:tcBorders>
                <w:vAlign w:val="center"/>
                <w:hideMark/>
              </w:tcPr>
            </w:tcPrChange>
          </w:tcPr>
          <w:p w14:paraId="1EF7F3E1" w14:textId="77777777" w:rsidR="00740EC2" w:rsidRPr="00740EC2" w:rsidRDefault="00740EC2" w:rsidP="00740EC2">
            <w:pPr>
              <w:spacing w:after="0" w:line="240" w:lineRule="auto"/>
              <w:rPr>
                <w:ins w:id="35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35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Emergent</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cotyledon</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color</w:t>
              </w:r>
            </w:ins>
          </w:p>
        </w:tc>
        <w:tc>
          <w:tcPr>
            <w:tcW w:w="941" w:type="pct"/>
            <w:tcBorders>
              <w:top w:val="nil"/>
              <w:left w:val="nil"/>
              <w:bottom w:val="nil"/>
              <w:right w:val="nil"/>
            </w:tcBorders>
            <w:vAlign w:val="center"/>
            <w:hideMark/>
            <w:tcPrChange w:id="357" w:author="Author" w:date="2026-09-29T17:41:00Z" w16du:dateUtc="2026-09-29T22:41:00Z">
              <w:tcPr>
                <w:tcW w:w="2240" w:type="dxa"/>
                <w:gridSpan w:val="2"/>
                <w:tcBorders>
                  <w:top w:val="nil"/>
                  <w:left w:val="nil"/>
                  <w:bottom w:val="nil"/>
                  <w:right w:val="nil"/>
                </w:tcBorders>
                <w:vAlign w:val="center"/>
                <w:hideMark/>
              </w:tcPr>
            </w:tcPrChange>
          </w:tcPr>
          <w:p w14:paraId="2953C46C" w14:textId="77777777" w:rsidR="00740EC2" w:rsidRPr="00740EC2" w:rsidRDefault="00740EC2" w:rsidP="00740EC2">
            <w:pPr>
              <w:spacing w:after="0" w:line="240" w:lineRule="auto"/>
              <w:rPr>
                <w:ins w:id="35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5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Purple</w:t>
              </w:r>
            </w:ins>
          </w:p>
        </w:tc>
        <w:tc>
          <w:tcPr>
            <w:tcW w:w="166" w:type="pct"/>
            <w:tcBorders>
              <w:top w:val="nil"/>
              <w:left w:val="nil"/>
              <w:bottom w:val="nil"/>
              <w:right w:val="nil"/>
            </w:tcBorders>
            <w:noWrap/>
            <w:vAlign w:val="center"/>
            <w:hideMark/>
            <w:tcPrChange w:id="360" w:author="Author" w:date="2026-09-29T17:41:00Z" w16du:dateUtc="2026-09-29T22:41:00Z">
              <w:tcPr>
                <w:tcW w:w="320" w:type="dxa"/>
                <w:tcBorders>
                  <w:top w:val="nil"/>
                  <w:left w:val="nil"/>
                  <w:bottom w:val="nil"/>
                  <w:right w:val="nil"/>
                </w:tcBorders>
                <w:noWrap/>
                <w:vAlign w:val="center"/>
                <w:hideMark/>
              </w:tcPr>
            </w:tcPrChange>
          </w:tcPr>
          <w:p w14:paraId="0DA33A3B" w14:textId="77777777" w:rsidR="00740EC2" w:rsidRPr="00740EC2" w:rsidRDefault="00740EC2" w:rsidP="00740EC2">
            <w:pPr>
              <w:spacing w:after="0" w:line="240" w:lineRule="auto"/>
              <w:rPr>
                <w:ins w:id="36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6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36</w:t>
              </w:r>
            </w:ins>
          </w:p>
        </w:tc>
        <w:tc>
          <w:tcPr>
            <w:tcW w:w="211" w:type="pct"/>
            <w:tcBorders>
              <w:top w:val="nil"/>
              <w:left w:val="nil"/>
              <w:bottom w:val="nil"/>
              <w:right w:val="nil"/>
            </w:tcBorders>
            <w:noWrap/>
            <w:vAlign w:val="center"/>
            <w:hideMark/>
            <w:tcPrChange w:id="363" w:author="Author" w:date="2026-09-29T17:41:00Z" w16du:dateUtc="2026-09-29T22:41:00Z">
              <w:tcPr>
                <w:tcW w:w="420" w:type="dxa"/>
                <w:tcBorders>
                  <w:top w:val="nil"/>
                  <w:left w:val="nil"/>
                  <w:bottom w:val="nil"/>
                  <w:right w:val="nil"/>
                </w:tcBorders>
                <w:noWrap/>
                <w:vAlign w:val="center"/>
                <w:hideMark/>
              </w:tcPr>
            </w:tcPrChange>
          </w:tcPr>
          <w:p w14:paraId="49FD987D" w14:textId="77777777" w:rsidR="00740EC2" w:rsidRPr="00740EC2" w:rsidRDefault="00740EC2" w:rsidP="00740EC2">
            <w:pPr>
              <w:spacing w:after="0" w:line="240" w:lineRule="auto"/>
              <w:rPr>
                <w:ins w:id="36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6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0.46</w:t>
              </w:r>
            </w:ins>
          </w:p>
        </w:tc>
        <w:tc>
          <w:tcPr>
            <w:tcW w:w="413" w:type="pct"/>
            <w:tcBorders>
              <w:top w:val="nil"/>
              <w:left w:val="nil"/>
              <w:bottom w:val="nil"/>
              <w:right w:val="nil"/>
            </w:tcBorders>
            <w:noWrap/>
            <w:vAlign w:val="center"/>
            <w:hideMark/>
            <w:tcPrChange w:id="366" w:author="Author" w:date="2026-09-29T17:41:00Z" w16du:dateUtc="2026-09-29T22:41:00Z">
              <w:tcPr>
                <w:tcW w:w="960" w:type="dxa"/>
                <w:gridSpan w:val="3"/>
                <w:tcBorders>
                  <w:top w:val="nil"/>
                  <w:left w:val="nil"/>
                  <w:bottom w:val="nil"/>
                  <w:right w:val="nil"/>
                </w:tcBorders>
                <w:noWrap/>
                <w:vAlign w:val="center"/>
                <w:hideMark/>
              </w:tcPr>
            </w:tcPrChange>
          </w:tcPr>
          <w:p w14:paraId="20CFCFF3" w14:textId="77777777" w:rsidR="00740EC2" w:rsidRPr="00740EC2" w:rsidRDefault="00740EC2" w:rsidP="00740EC2">
            <w:pPr>
              <w:spacing w:after="0" w:line="240" w:lineRule="auto"/>
              <w:rPr>
                <w:ins w:id="36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6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w:t>
              </w:r>
            </w:ins>
          </w:p>
        </w:tc>
        <w:tc>
          <w:tcPr>
            <w:tcW w:w="413" w:type="pct"/>
            <w:tcBorders>
              <w:top w:val="nil"/>
              <w:left w:val="nil"/>
              <w:bottom w:val="nil"/>
              <w:right w:val="nil"/>
            </w:tcBorders>
            <w:noWrap/>
            <w:vAlign w:val="center"/>
            <w:hideMark/>
            <w:tcPrChange w:id="369" w:author="Author" w:date="2026-09-29T17:41:00Z" w16du:dateUtc="2026-09-29T22:41:00Z">
              <w:tcPr>
                <w:tcW w:w="960" w:type="dxa"/>
                <w:gridSpan w:val="2"/>
                <w:tcBorders>
                  <w:top w:val="nil"/>
                  <w:left w:val="nil"/>
                  <w:bottom w:val="nil"/>
                  <w:right w:val="nil"/>
                </w:tcBorders>
                <w:noWrap/>
                <w:vAlign w:val="center"/>
                <w:hideMark/>
              </w:tcPr>
            </w:tcPrChange>
          </w:tcPr>
          <w:p w14:paraId="5F695D44" w14:textId="77777777" w:rsidR="00740EC2" w:rsidRPr="00740EC2" w:rsidRDefault="00740EC2" w:rsidP="00740EC2">
            <w:pPr>
              <w:spacing w:after="0" w:line="240" w:lineRule="auto"/>
              <w:rPr>
                <w:ins w:id="37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7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2.58</w:t>
              </w:r>
            </w:ins>
          </w:p>
        </w:tc>
        <w:tc>
          <w:tcPr>
            <w:tcW w:w="413" w:type="pct"/>
            <w:tcBorders>
              <w:top w:val="nil"/>
              <w:left w:val="nil"/>
              <w:bottom w:val="nil"/>
              <w:right w:val="nil"/>
            </w:tcBorders>
            <w:noWrap/>
            <w:vAlign w:val="center"/>
            <w:hideMark/>
            <w:tcPrChange w:id="372" w:author="Author" w:date="2026-09-29T17:41:00Z" w16du:dateUtc="2026-09-29T22:41:00Z">
              <w:tcPr>
                <w:tcW w:w="960" w:type="dxa"/>
                <w:gridSpan w:val="2"/>
                <w:tcBorders>
                  <w:top w:val="nil"/>
                  <w:left w:val="nil"/>
                  <w:bottom w:val="nil"/>
                  <w:right w:val="nil"/>
                </w:tcBorders>
                <w:noWrap/>
                <w:vAlign w:val="center"/>
                <w:hideMark/>
              </w:tcPr>
            </w:tcPrChange>
          </w:tcPr>
          <w:p w14:paraId="682BD830" w14:textId="77777777" w:rsidR="00740EC2" w:rsidRPr="00740EC2" w:rsidRDefault="00740EC2" w:rsidP="00740EC2">
            <w:pPr>
              <w:spacing w:after="0" w:line="240" w:lineRule="auto"/>
              <w:rPr>
                <w:ins w:id="37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7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0.61 ± 0.03</w:t>
              </w:r>
            </w:ins>
          </w:p>
        </w:tc>
        <w:tc>
          <w:tcPr>
            <w:tcW w:w="456" w:type="pct"/>
            <w:tcBorders>
              <w:top w:val="nil"/>
              <w:left w:val="nil"/>
              <w:bottom w:val="nil"/>
              <w:right w:val="nil"/>
            </w:tcBorders>
            <w:noWrap/>
            <w:vAlign w:val="center"/>
            <w:hideMark/>
            <w:tcPrChange w:id="375" w:author="Author" w:date="2026-09-29T17:41:00Z" w16du:dateUtc="2026-09-29T22:41:00Z">
              <w:tcPr>
                <w:tcW w:w="1060" w:type="dxa"/>
                <w:gridSpan w:val="2"/>
                <w:tcBorders>
                  <w:top w:val="nil"/>
                  <w:left w:val="nil"/>
                  <w:bottom w:val="nil"/>
                  <w:right w:val="nil"/>
                </w:tcBorders>
                <w:noWrap/>
                <w:vAlign w:val="center"/>
                <w:hideMark/>
              </w:tcPr>
            </w:tcPrChange>
          </w:tcPr>
          <w:p w14:paraId="75118526" w14:textId="77777777" w:rsidR="00740EC2" w:rsidRPr="00740EC2" w:rsidRDefault="00740EC2" w:rsidP="00740EC2">
            <w:pPr>
              <w:spacing w:after="0" w:line="240" w:lineRule="auto"/>
              <w:rPr>
                <w:ins w:id="37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7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0.55–0.65</w:t>
              </w:r>
            </w:ins>
          </w:p>
        </w:tc>
        <w:tc>
          <w:tcPr>
            <w:tcW w:w="413" w:type="pct"/>
            <w:tcBorders>
              <w:top w:val="nil"/>
              <w:left w:val="nil"/>
              <w:bottom w:val="nil"/>
              <w:right w:val="nil"/>
            </w:tcBorders>
            <w:noWrap/>
            <w:vAlign w:val="center"/>
            <w:hideMark/>
            <w:tcPrChange w:id="378" w:author="Author" w:date="2026-09-29T17:41:00Z" w16du:dateUtc="2026-09-29T22:41:00Z">
              <w:tcPr>
                <w:tcW w:w="960" w:type="dxa"/>
                <w:gridSpan w:val="2"/>
                <w:tcBorders>
                  <w:top w:val="nil"/>
                  <w:left w:val="nil"/>
                  <w:bottom w:val="nil"/>
                  <w:right w:val="nil"/>
                </w:tcBorders>
                <w:noWrap/>
                <w:vAlign w:val="center"/>
                <w:hideMark/>
              </w:tcPr>
            </w:tcPrChange>
          </w:tcPr>
          <w:p w14:paraId="3C2DE93B" w14:textId="77777777" w:rsidR="00740EC2" w:rsidRPr="00740EC2" w:rsidRDefault="00740EC2" w:rsidP="00740EC2">
            <w:pPr>
              <w:spacing w:after="0" w:line="240" w:lineRule="auto"/>
              <w:rPr>
                <w:ins w:id="37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8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1.04 ± 0.06</w:t>
              </w:r>
            </w:ins>
          </w:p>
        </w:tc>
        <w:tc>
          <w:tcPr>
            <w:tcW w:w="439" w:type="pct"/>
            <w:tcBorders>
              <w:top w:val="nil"/>
              <w:left w:val="nil"/>
              <w:bottom w:val="nil"/>
              <w:right w:val="nil"/>
            </w:tcBorders>
            <w:noWrap/>
            <w:vAlign w:val="center"/>
            <w:hideMark/>
            <w:tcPrChange w:id="381" w:author="Author" w:date="2026-09-29T17:41:00Z" w16du:dateUtc="2026-09-29T22:41:00Z">
              <w:tcPr>
                <w:tcW w:w="1020" w:type="dxa"/>
                <w:gridSpan w:val="2"/>
                <w:tcBorders>
                  <w:top w:val="nil"/>
                  <w:left w:val="nil"/>
                  <w:bottom w:val="nil"/>
                  <w:right w:val="nil"/>
                </w:tcBorders>
                <w:noWrap/>
                <w:vAlign w:val="center"/>
                <w:hideMark/>
              </w:tcPr>
            </w:tcPrChange>
          </w:tcPr>
          <w:p w14:paraId="485961F6" w14:textId="77777777" w:rsidR="00740EC2" w:rsidRPr="00740EC2" w:rsidRDefault="00740EC2" w:rsidP="00740EC2">
            <w:pPr>
              <w:spacing w:after="0" w:line="240" w:lineRule="auto"/>
              <w:rPr>
                <w:ins w:id="38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8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0.90–1.14</w:t>
              </w:r>
            </w:ins>
          </w:p>
        </w:tc>
      </w:tr>
      <w:tr w:rsidR="00740EC2" w:rsidRPr="00740EC2" w14:paraId="21838B1B" w14:textId="77777777" w:rsidTr="00740EC2">
        <w:trPr>
          <w:trHeight w:val="292"/>
          <w:ins w:id="384" w:author="Author" w:date="2026-09-29T17:41:00Z"/>
          <w:trPrChange w:id="385"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386" w:author="Author" w:date="2026-09-29T17:41:00Z" w16du:dateUtc="2026-09-29T22:41:00Z">
              <w:tcPr>
                <w:tcW w:w="2720" w:type="dxa"/>
                <w:tcBorders>
                  <w:top w:val="nil"/>
                  <w:left w:val="nil"/>
                  <w:bottom w:val="nil"/>
                  <w:right w:val="nil"/>
                </w:tcBorders>
                <w:vAlign w:val="center"/>
                <w:hideMark/>
              </w:tcPr>
            </w:tcPrChange>
          </w:tcPr>
          <w:p w14:paraId="07CD7EC8" w14:textId="77777777" w:rsidR="00740EC2" w:rsidRPr="00740EC2" w:rsidRDefault="00740EC2" w:rsidP="00740EC2">
            <w:pPr>
              <w:spacing w:after="0" w:line="240" w:lineRule="auto"/>
              <w:rPr>
                <w:ins w:id="38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388" w:author="Author" w:date="2026-09-29T17:41:00Z" w16du:dateUtc="2026-09-29T22:41:00Z">
              <w:tcPr>
                <w:tcW w:w="2240" w:type="dxa"/>
                <w:gridSpan w:val="2"/>
                <w:tcBorders>
                  <w:top w:val="nil"/>
                  <w:left w:val="nil"/>
                  <w:bottom w:val="nil"/>
                  <w:right w:val="nil"/>
                </w:tcBorders>
                <w:vAlign w:val="center"/>
                <w:hideMark/>
              </w:tcPr>
            </w:tcPrChange>
          </w:tcPr>
          <w:p w14:paraId="71857A99" w14:textId="77777777" w:rsidR="00740EC2" w:rsidRPr="00740EC2" w:rsidRDefault="00740EC2" w:rsidP="00740EC2">
            <w:pPr>
              <w:spacing w:after="0" w:line="240" w:lineRule="auto"/>
              <w:rPr>
                <w:ins w:id="38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9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Red</w:t>
              </w:r>
            </w:ins>
          </w:p>
        </w:tc>
        <w:tc>
          <w:tcPr>
            <w:tcW w:w="166" w:type="pct"/>
            <w:tcBorders>
              <w:top w:val="nil"/>
              <w:left w:val="nil"/>
              <w:bottom w:val="nil"/>
              <w:right w:val="nil"/>
            </w:tcBorders>
            <w:noWrap/>
            <w:vAlign w:val="center"/>
            <w:hideMark/>
            <w:tcPrChange w:id="391" w:author="Author" w:date="2026-09-29T17:41:00Z" w16du:dateUtc="2026-09-29T22:41:00Z">
              <w:tcPr>
                <w:tcW w:w="320" w:type="dxa"/>
                <w:tcBorders>
                  <w:top w:val="nil"/>
                  <w:left w:val="nil"/>
                  <w:bottom w:val="nil"/>
                  <w:right w:val="nil"/>
                </w:tcBorders>
                <w:noWrap/>
                <w:vAlign w:val="center"/>
                <w:hideMark/>
              </w:tcPr>
            </w:tcPrChange>
          </w:tcPr>
          <w:p w14:paraId="28BD2569" w14:textId="77777777" w:rsidR="00740EC2" w:rsidRPr="00740EC2" w:rsidRDefault="00740EC2" w:rsidP="00740EC2">
            <w:pPr>
              <w:spacing w:after="0" w:line="240" w:lineRule="auto"/>
              <w:rPr>
                <w:ins w:id="39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9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w:t>
              </w:r>
            </w:ins>
          </w:p>
        </w:tc>
        <w:tc>
          <w:tcPr>
            <w:tcW w:w="211" w:type="pct"/>
            <w:tcBorders>
              <w:top w:val="nil"/>
              <w:left w:val="nil"/>
              <w:bottom w:val="nil"/>
              <w:right w:val="nil"/>
            </w:tcBorders>
            <w:noWrap/>
            <w:vAlign w:val="center"/>
            <w:hideMark/>
            <w:tcPrChange w:id="394" w:author="Author" w:date="2026-09-29T17:41:00Z" w16du:dateUtc="2026-09-29T22:41:00Z">
              <w:tcPr>
                <w:tcW w:w="420" w:type="dxa"/>
                <w:tcBorders>
                  <w:top w:val="nil"/>
                  <w:left w:val="nil"/>
                  <w:bottom w:val="nil"/>
                  <w:right w:val="nil"/>
                </w:tcBorders>
                <w:noWrap/>
                <w:vAlign w:val="center"/>
                <w:hideMark/>
              </w:tcPr>
            </w:tcPrChange>
          </w:tcPr>
          <w:p w14:paraId="7B510149" w14:textId="77777777" w:rsidR="00740EC2" w:rsidRPr="00740EC2" w:rsidRDefault="00740EC2" w:rsidP="00740EC2">
            <w:pPr>
              <w:spacing w:after="0" w:line="240" w:lineRule="auto"/>
              <w:rPr>
                <w:ins w:id="39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39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0.01</w:t>
              </w:r>
            </w:ins>
          </w:p>
        </w:tc>
        <w:tc>
          <w:tcPr>
            <w:tcW w:w="413" w:type="pct"/>
            <w:tcBorders>
              <w:top w:val="nil"/>
              <w:left w:val="nil"/>
              <w:bottom w:val="nil"/>
              <w:right w:val="nil"/>
            </w:tcBorders>
            <w:noWrap/>
            <w:vAlign w:val="center"/>
            <w:hideMark/>
            <w:tcPrChange w:id="397" w:author="Author" w:date="2026-09-29T17:41:00Z" w16du:dateUtc="2026-09-29T22:41:00Z">
              <w:tcPr>
                <w:tcW w:w="960" w:type="dxa"/>
                <w:gridSpan w:val="3"/>
                <w:tcBorders>
                  <w:top w:val="nil"/>
                  <w:left w:val="nil"/>
                  <w:bottom w:val="nil"/>
                  <w:right w:val="nil"/>
                </w:tcBorders>
                <w:noWrap/>
                <w:vAlign w:val="center"/>
                <w:hideMark/>
              </w:tcPr>
            </w:tcPrChange>
          </w:tcPr>
          <w:p w14:paraId="6DAB4D0C" w14:textId="77777777" w:rsidR="00740EC2" w:rsidRPr="00740EC2" w:rsidRDefault="00740EC2" w:rsidP="00740EC2">
            <w:pPr>
              <w:spacing w:after="0" w:line="240" w:lineRule="auto"/>
              <w:rPr>
                <w:ins w:id="39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399" w:author="Author" w:date="2026-09-29T17:41:00Z" w16du:dateUtc="2026-09-29T22:41:00Z">
              <w:tcPr>
                <w:tcW w:w="960" w:type="dxa"/>
                <w:gridSpan w:val="2"/>
                <w:tcBorders>
                  <w:top w:val="nil"/>
                  <w:left w:val="nil"/>
                  <w:bottom w:val="nil"/>
                  <w:right w:val="nil"/>
                </w:tcBorders>
                <w:noWrap/>
                <w:vAlign w:val="center"/>
                <w:hideMark/>
              </w:tcPr>
            </w:tcPrChange>
          </w:tcPr>
          <w:p w14:paraId="5FB7A531" w14:textId="77777777" w:rsidR="00740EC2" w:rsidRPr="00740EC2" w:rsidRDefault="00740EC2" w:rsidP="00740EC2">
            <w:pPr>
              <w:spacing w:after="0" w:line="240" w:lineRule="auto"/>
              <w:rPr>
                <w:ins w:id="40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401" w:author="Author" w:date="2026-09-29T17:41:00Z" w16du:dateUtc="2026-09-29T22:41:00Z">
              <w:tcPr>
                <w:tcW w:w="960" w:type="dxa"/>
                <w:gridSpan w:val="2"/>
                <w:tcBorders>
                  <w:top w:val="nil"/>
                  <w:left w:val="nil"/>
                  <w:bottom w:val="nil"/>
                  <w:right w:val="nil"/>
                </w:tcBorders>
                <w:noWrap/>
                <w:vAlign w:val="center"/>
                <w:hideMark/>
              </w:tcPr>
            </w:tcPrChange>
          </w:tcPr>
          <w:p w14:paraId="23492EEE" w14:textId="77777777" w:rsidR="00740EC2" w:rsidRPr="00740EC2" w:rsidRDefault="00740EC2" w:rsidP="00740EC2">
            <w:pPr>
              <w:spacing w:after="0" w:line="240" w:lineRule="auto"/>
              <w:rPr>
                <w:ins w:id="40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403" w:author="Author" w:date="2026-09-29T17:41:00Z" w16du:dateUtc="2026-09-29T22:41:00Z">
              <w:tcPr>
                <w:tcW w:w="1060" w:type="dxa"/>
                <w:gridSpan w:val="2"/>
                <w:tcBorders>
                  <w:top w:val="nil"/>
                  <w:left w:val="nil"/>
                  <w:bottom w:val="nil"/>
                  <w:right w:val="nil"/>
                </w:tcBorders>
                <w:noWrap/>
                <w:vAlign w:val="center"/>
                <w:hideMark/>
              </w:tcPr>
            </w:tcPrChange>
          </w:tcPr>
          <w:p w14:paraId="499A2A0A" w14:textId="77777777" w:rsidR="00740EC2" w:rsidRPr="00740EC2" w:rsidRDefault="00740EC2" w:rsidP="00740EC2">
            <w:pPr>
              <w:spacing w:after="0" w:line="240" w:lineRule="auto"/>
              <w:rPr>
                <w:ins w:id="40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405" w:author="Author" w:date="2026-09-29T17:41:00Z" w16du:dateUtc="2026-09-29T22:41:00Z">
              <w:tcPr>
                <w:tcW w:w="960" w:type="dxa"/>
                <w:gridSpan w:val="2"/>
                <w:tcBorders>
                  <w:top w:val="nil"/>
                  <w:left w:val="nil"/>
                  <w:bottom w:val="nil"/>
                  <w:right w:val="nil"/>
                </w:tcBorders>
                <w:noWrap/>
                <w:vAlign w:val="center"/>
                <w:hideMark/>
              </w:tcPr>
            </w:tcPrChange>
          </w:tcPr>
          <w:p w14:paraId="3A4BA9B5" w14:textId="77777777" w:rsidR="00740EC2" w:rsidRPr="00740EC2" w:rsidRDefault="00740EC2" w:rsidP="00740EC2">
            <w:pPr>
              <w:spacing w:after="0" w:line="240" w:lineRule="auto"/>
              <w:rPr>
                <w:ins w:id="40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407" w:author="Author" w:date="2026-09-29T17:41:00Z" w16du:dateUtc="2026-09-29T22:41:00Z">
              <w:tcPr>
                <w:tcW w:w="1020" w:type="dxa"/>
                <w:gridSpan w:val="2"/>
                <w:tcBorders>
                  <w:top w:val="nil"/>
                  <w:left w:val="nil"/>
                  <w:bottom w:val="nil"/>
                  <w:right w:val="nil"/>
                </w:tcBorders>
                <w:noWrap/>
                <w:vAlign w:val="center"/>
                <w:hideMark/>
              </w:tcPr>
            </w:tcPrChange>
          </w:tcPr>
          <w:p w14:paraId="03BA6A10" w14:textId="77777777" w:rsidR="00740EC2" w:rsidRPr="00740EC2" w:rsidRDefault="00740EC2" w:rsidP="00740EC2">
            <w:pPr>
              <w:spacing w:after="0" w:line="240" w:lineRule="auto"/>
              <w:rPr>
                <w:ins w:id="408"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77EB268A" w14:textId="77777777" w:rsidTr="00740EC2">
        <w:trPr>
          <w:trHeight w:val="292"/>
          <w:ins w:id="409" w:author="Author" w:date="2026-09-29T17:41:00Z"/>
          <w:trPrChange w:id="410"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411" w:author="Author" w:date="2026-09-29T17:41:00Z" w16du:dateUtc="2026-09-29T22:41:00Z">
              <w:tcPr>
                <w:tcW w:w="2720" w:type="dxa"/>
                <w:tcBorders>
                  <w:top w:val="nil"/>
                  <w:left w:val="nil"/>
                  <w:bottom w:val="nil"/>
                  <w:right w:val="nil"/>
                </w:tcBorders>
                <w:vAlign w:val="center"/>
                <w:hideMark/>
              </w:tcPr>
            </w:tcPrChange>
          </w:tcPr>
          <w:p w14:paraId="4E7C537D" w14:textId="77777777" w:rsidR="00740EC2" w:rsidRPr="00740EC2" w:rsidRDefault="00740EC2" w:rsidP="00740EC2">
            <w:pPr>
              <w:spacing w:after="0" w:line="240" w:lineRule="auto"/>
              <w:rPr>
                <w:ins w:id="41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413" w:author="Author" w:date="2026-09-29T17:41:00Z" w16du:dateUtc="2026-09-29T22:41:00Z">
              <w:tcPr>
                <w:tcW w:w="2240" w:type="dxa"/>
                <w:gridSpan w:val="2"/>
                <w:tcBorders>
                  <w:top w:val="nil"/>
                  <w:left w:val="nil"/>
                  <w:bottom w:val="nil"/>
                  <w:right w:val="nil"/>
                </w:tcBorders>
                <w:vAlign w:val="center"/>
                <w:hideMark/>
              </w:tcPr>
            </w:tcPrChange>
          </w:tcPr>
          <w:p w14:paraId="129BC398" w14:textId="77777777" w:rsidR="00740EC2" w:rsidRPr="00740EC2" w:rsidRDefault="00740EC2" w:rsidP="00740EC2">
            <w:pPr>
              <w:spacing w:after="0" w:line="240" w:lineRule="auto"/>
              <w:rPr>
                <w:ins w:id="41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1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Green</w:t>
              </w:r>
            </w:ins>
          </w:p>
        </w:tc>
        <w:tc>
          <w:tcPr>
            <w:tcW w:w="166" w:type="pct"/>
            <w:tcBorders>
              <w:top w:val="nil"/>
              <w:left w:val="nil"/>
              <w:bottom w:val="nil"/>
              <w:right w:val="nil"/>
            </w:tcBorders>
            <w:noWrap/>
            <w:vAlign w:val="center"/>
            <w:hideMark/>
            <w:tcPrChange w:id="416" w:author="Author" w:date="2026-09-29T17:41:00Z" w16du:dateUtc="2026-09-29T22:41:00Z">
              <w:tcPr>
                <w:tcW w:w="320" w:type="dxa"/>
                <w:tcBorders>
                  <w:top w:val="nil"/>
                  <w:left w:val="nil"/>
                  <w:bottom w:val="nil"/>
                  <w:right w:val="nil"/>
                </w:tcBorders>
                <w:noWrap/>
                <w:vAlign w:val="center"/>
                <w:hideMark/>
              </w:tcPr>
            </w:tcPrChange>
          </w:tcPr>
          <w:p w14:paraId="7CAB683F" w14:textId="77777777" w:rsidR="00740EC2" w:rsidRPr="00740EC2" w:rsidRDefault="00740EC2" w:rsidP="00740EC2">
            <w:pPr>
              <w:spacing w:after="0" w:line="240" w:lineRule="auto"/>
              <w:rPr>
                <w:ins w:id="41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1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31</w:t>
              </w:r>
            </w:ins>
          </w:p>
        </w:tc>
        <w:tc>
          <w:tcPr>
            <w:tcW w:w="211" w:type="pct"/>
            <w:tcBorders>
              <w:top w:val="nil"/>
              <w:left w:val="nil"/>
              <w:bottom w:val="nil"/>
              <w:right w:val="nil"/>
            </w:tcBorders>
            <w:noWrap/>
            <w:vAlign w:val="center"/>
            <w:hideMark/>
            <w:tcPrChange w:id="419" w:author="Author" w:date="2026-09-29T17:41:00Z" w16du:dateUtc="2026-09-29T22:41:00Z">
              <w:tcPr>
                <w:tcW w:w="420" w:type="dxa"/>
                <w:tcBorders>
                  <w:top w:val="nil"/>
                  <w:left w:val="nil"/>
                  <w:bottom w:val="nil"/>
                  <w:right w:val="nil"/>
                </w:tcBorders>
                <w:noWrap/>
                <w:vAlign w:val="center"/>
                <w:hideMark/>
              </w:tcPr>
            </w:tcPrChange>
          </w:tcPr>
          <w:p w14:paraId="56CB2468" w14:textId="77777777" w:rsidR="00740EC2" w:rsidRPr="00740EC2" w:rsidRDefault="00740EC2" w:rsidP="00740EC2">
            <w:pPr>
              <w:spacing w:after="0" w:line="240" w:lineRule="auto"/>
              <w:rPr>
                <w:ins w:id="42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2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0.40</w:t>
              </w:r>
            </w:ins>
          </w:p>
        </w:tc>
        <w:tc>
          <w:tcPr>
            <w:tcW w:w="413" w:type="pct"/>
            <w:tcBorders>
              <w:top w:val="nil"/>
              <w:left w:val="nil"/>
              <w:bottom w:val="nil"/>
              <w:right w:val="nil"/>
            </w:tcBorders>
            <w:noWrap/>
            <w:vAlign w:val="center"/>
            <w:hideMark/>
            <w:tcPrChange w:id="422" w:author="Author" w:date="2026-09-29T17:41:00Z" w16du:dateUtc="2026-09-29T22:41:00Z">
              <w:tcPr>
                <w:tcW w:w="960" w:type="dxa"/>
                <w:gridSpan w:val="3"/>
                <w:tcBorders>
                  <w:top w:val="nil"/>
                  <w:left w:val="nil"/>
                  <w:bottom w:val="nil"/>
                  <w:right w:val="nil"/>
                </w:tcBorders>
                <w:noWrap/>
                <w:vAlign w:val="center"/>
                <w:hideMark/>
              </w:tcPr>
            </w:tcPrChange>
          </w:tcPr>
          <w:p w14:paraId="4A409CCC" w14:textId="77777777" w:rsidR="00740EC2" w:rsidRPr="00740EC2" w:rsidRDefault="00740EC2" w:rsidP="00740EC2">
            <w:pPr>
              <w:spacing w:after="0" w:line="240" w:lineRule="auto"/>
              <w:rPr>
                <w:ins w:id="42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424" w:author="Author" w:date="2026-09-29T17:41:00Z" w16du:dateUtc="2026-09-29T22:41:00Z">
              <w:tcPr>
                <w:tcW w:w="960" w:type="dxa"/>
                <w:gridSpan w:val="2"/>
                <w:tcBorders>
                  <w:top w:val="nil"/>
                  <w:left w:val="nil"/>
                  <w:bottom w:val="nil"/>
                  <w:right w:val="nil"/>
                </w:tcBorders>
                <w:noWrap/>
                <w:vAlign w:val="center"/>
                <w:hideMark/>
              </w:tcPr>
            </w:tcPrChange>
          </w:tcPr>
          <w:p w14:paraId="2BCC10FB" w14:textId="77777777" w:rsidR="00740EC2" w:rsidRPr="00740EC2" w:rsidRDefault="00740EC2" w:rsidP="00740EC2">
            <w:pPr>
              <w:spacing w:after="0" w:line="240" w:lineRule="auto"/>
              <w:rPr>
                <w:ins w:id="42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426" w:author="Author" w:date="2026-09-29T17:41:00Z" w16du:dateUtc="2026-09-29T22:41:00Z">
              <w:tcPr>
                <w:tcW w:w="960" w:type="dxa"/>
                <w:gridSpan w:val="2"/>
                <w:tcBorders>
                  <w:top w:val="nil"/>
                  <w:left w:val="nil"/>
                  <w:bottom w:val="nil"/>
                  <w:right w:val="nil"/>
                </w:tcBorders>
                <w:noWrap/>
                <w:vAlign w:val="center"/>
                <w:hideMark/>
              </w:tcPr>
            </w:tcPrChange>
          </w:tcPr>
          <w:p w14:paraId="4EB442FA" w14:textId="77777777" w:rsidR="00740EC2" w:rsidRPr="00740EC2" w:rsidRDefault="00740EC2" w:rsidP="00740EC2">
            <w:pPr>
              <w:spacing w:after="0" w:line="240" w:lineRule="auto"/>
              <w:rPr>
                <w:ins w:id="42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428" w:author="Author" w:date="2026-09-29T17:41:00Z" w16du:dateUtc="2026-09-29T22:41:00Z">
              <w:tcPr>
                <w:tcW w:w="1060" w:type="dxa"/>
                <w:gridSpan w:val="2"/>
                <w:tcBorders>
                  <w:top w:val="nil"/>
                  <w:left w:val="nil"/>
                  <w:bottom w:val="nil"/>
                  <w:right w:val="nil"/>
                </w:tcBorders>
                <w:noWrap/>
                <w:vAlign w:val="center"/>
                <w:hideMark/>
              </w:tcPr>
            </w:tcPrChange>
          </w:tcPr>
          <w:p w14:paraId="747A49D5" w14:textId="77777777" w:rsidR="00740EC2" w:rsidRPr="00740EC2" w:rsidRDefault="00740EC2" w:rsidP="00740EC2">
            <w:pPr>
              <w:spacing w:after="0" w:line="240" w:lineRule="auto"/>
              <w:rPr>
                <w:ins w:id="42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430" w:author="Author" w:date="2026-09-29T17:41:00Z" w16du:dateUtc="2026-09-29T22:41:00Z">
              <w:tcPr>
                <w:tcW w:w="960" w:type="dxa"/>
                <w:gridSpan w:val="2"/>
                <w:tcBorders>
                  <w:top w:val="nil"/>
                  <w:left w:val="nil"/>
                  <w:bottom w:val="nil"/>
                  <w:right w:val="nil"/>
                </w:tcBorders>
                <w:noWrap/>
                <w:vAlign w:val="center"/>
                <w:hideMark/>
              </w:tcPr>
            </w:tcPrChange>
          </w:tcPr>
          <w:p w14:paraId="126F687E" w14:textId="77777777" w:rsidR="00740EC2" w:rsidRPr="00740EC2" w:rsidRDefault="00740EC2" w:rsidP="00740EC2">
            <w:pPr>
              <w:spacing w:after="0" w:line="240" w:lineRule="auto"/>
              <w:rPr>
                <w:ins w:id="43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432" w:author="Author" w:date="2026-09-29T17:41:00Z" w16du:dateUtc="2026-09-29T22:41:00Z">
              <w:tcPr>
                <w:tcW w:w="1020" w:type="dxa"/>
                <w:gridSpan w:val="2"/>
                <w:tcBorders>
                  <w:top w:val="nil"/>
                  <w:left w:val="nil"/>
                  <w:bottom w:val="nil"/>
                  <w:right w:val="nil"/>
                </w:tcBorders>
                <w:noWrap/>
                <w:vAlign w:val="center"/>
                <w:hideMark/>
              </w:tcPr>
            </w:tcPrChange>
          </w:tcPr>
          <w:p w14:paraId="570863D7" w14:textId="77777777" w:rsidR="00740EC2" w:rsidRPr="00740EC2" w:rsidRDefault="00740EC2" w:rsidP="00740EC2">
            <w:pPr>
              <w:spacing w:after="0" w:line="240" w:lineRule="auto"/>
              <w:rPr>
                <w:ins w:id="433"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278CF920" w14:textId="77777777" w:rsidTr="00740EC2">
        <w:trPr>
          <w:trHeight w:val="292"/>
          <w:ins w:id="434" w:author="Author" w:date="2026-09-29T17:41:00Z"/>
          <w:trPrChange w:id="435"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436" w:author="Author" w:date="2026-09-29T17:41:00Z" w16du:dateUtc="2026-09-29T22:41:00Z">
              <w:tcPr>
                <w:tcW w:w="2720" w:type="dxa"/>
                <w:tcBorders>
                  <w:top w:val="nil"/>
                  <w:left w:val="nil"/>
                  <w:bottom w:val="nil"/>
                  <w:right w:val="nil"/>
                </w:tcBorders>
                <w:vAlign w:val="center"/>
                <w:hideMark/>
              </w:tcPr>
            </w:tcPrChange>
          </w:tcPr>
          <w:p w14:paraId="13326A81" w14:textId="77777777" w:rsidR="00740EC2" w:rsidRPr="00740EC2" w:rsidRDefault="00740EC2" w:rsidP="00740EC2">
            <w:pPr>
              <w:spacing w:after="0" w:line="240" w:lineRule="auto"/>
              <w:rPr>
                <w:ins w:id="43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438" w:author="Author" w:date="2026-09-29T17:41:00Z" w16du:dateUtc="2026-09-29T22:41:00Z">
              <w:tcPr>
                <w:tcW w:w="2240" w:type="dxa"/>
                <w:gridSpan w:val="2"/>
                <w:tcBorders>
                  <w:top w:val="nil"/>
                  <w:left w:val="nil"/>
                  <w:bottom w:val="nil"/>
                  <w:right w:val="nil"/>
                </w:tcBorders>
                <w:vAlign w:val="center"/>
                <w:hideMark/>
              </w:tcPr>
            </w:tcPrChange>
          </w:tcPr>
          <w:p w14:paraId="102C9FC6" w14:textId="77777777" w:rsidR="00740EC2" w:rsidRPr="00740EC2" w:rsidRDefault="00740EC2" w:rsidP="00740EC2">
            <w:pPr>
              <w:spacing w:after="0" w:line="240" w:lineRule="auto"/>
              <w:rPr>
                <w:ins w:id="43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4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Very pale green</w:t>
              </w:r>
            </w:ins>
          </w:p>
        </w:tc>
        <w:tc>
          <w:tcPr>
            <w:tcW w:w="166" w:type="pct"/>
            <w:tcBorders>
              <w:top w:val="nil"/>
              <w:left w:val="nil"/>
              <w:bottom w:val="nil"/>
              <w:right w:val="nil"/>
            </w:tcBorders>
            <w:noWrap/>
            <w:vAlign w:val="center"/>
            <w:hideMark/>
            <w:tcPrChange w:id="441" w:author="Author" w:date="2026-09-29T17:41:00Z" w16du:dateUtc="2026-09-29T22:41:00Z">
              <w:tcPr>
                <w:tcW w:w="320" w:type="dxa"/>
                <w:tcBorders>
                  <w:top w:val="nil"/>
                  <w:left w:val="nil"/>
                  <w:bottom w:val="nil"/>
                  <w:right w:val="nil"/>
                </w:tcBorders>
                <w:noWrap/>
                <w:vAlign w:val="center"/>
                <w:hideMark/>
              </w:tcPr>
            </w:tcPrChange>
          </w:tcPr>
          <w:p w14:paraId="1AFA184B" w14:textId="77777777" w:rsidR="00740EC2" w:rsidRPr="00740EC2" w:rsidRDefault="00740EC2" w:rsidP="00740EC2">
            <w:pPr>
              <w:spacing w:after="0" w:line="240" w:lineRule="auto"/>
              <w:rPr>
                <w:ins w:id="44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4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10</w:t>
              </w:r>
            </w:ins>
          </w:p>
        </w:tc>
        <w:tc>
          <w:tcPr>
            <w:tcW w:w="211" w:type="pct"/>
            <w:tcBorders>
              <w:top w:val="nil"/>
              <w:left w:val="nil"/>
              <w:bottom w:val="nil"/>
              <w:right w:val="nil"/>
            </w:tcBorders>
            <w:noWrap/>
            <w:vAlign w:val="center"/>
            <w:hideMark/>
            <w:tcPrChange w:id="444" w:author="Author" w:date="2026-09-29T17:41:00Z" w16du:dateUtc="2026-09-29T22:41:00Z">
              <w:tcPr>
                <w:tcW w:w="420" w:type="dxa"/>
                <w:tcBorders>
                  <w:top w:val="nil"/>
                  <w:left w:val="nil"/>
                  <w:bottom w:val="nil"/>
                  <w:right w:val="nil"/>
                </w:tcBorders>
                <w:noWrap/>
                <w:vAlign w:val="center"/>
                <w:hideMark/>
              </w:tcPr>
            </w:tcPrChange>
          </w:tcPr>
          <w:p w14:paraId="0782B2EA" w14:textId="77777777" w:rsidR="00740EC2" w:rsidRPr="00740EC2" w:rsidRDefault="00740EC2" w:rsidP="00740EC2">
            <w:pPr>
              <w:spacing w:after="0" w:line="240" w:lineRule="auto"/>
              <w:rPr>
                <w:ins w:id="44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4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0.13</w:t>
              </w:r>
            </w:ins>
          </w:p>
        </w:tc>
        <w:tc>
          <w:tcPr>
            <w:tcW w:w="413" w:type="pct"/>
            <w:tcBorders>
              <w:top w:val="nil"/>
              <w:left w:val="nil"/>
              <w:bottom w:val="nil"/>
              <w:right w:val="nil"/>
            </w:tcBorders>
            <w:noWrap/>
            <w:vAlign w:val="center"/>
            <w:hideMark/>
            <w:tcPrChange w:id="447" w:author="Author" w:date="2026-09-29T17:41:00Z" w16du:dateUtc="2026-09-29T22:41:00Z">
              <w:tcPr>
                <w:tcW w:w="960" w:type="dxa"/>
                <w:gridSpan w:val="3"/>
                <w:tcBorders>
                  <w:top w:val="nil"/>
                  <w:left w:val="nil"/>
                  <w:bottom w:val="nil"/>
                  <w:right w:val="nil"/>
                </w:tcBorders>
                <w:noWrap/>
                <w:vAlign w:val="center"/>
                <w:hideMark/>
              </w:tcPr>
            </w:tcPrChange>
          </w:tcPr>
          <w:p w14:paraId="3C16814B" w14:textId="77777777" w:rsidR="00740EC2" w:rsidRPr="00740EC2" w:rsidRDefault="00740EC2" w:rsidP="00740EC2">
            <w:pPr>
              <w:spacing w:after="0" w:line="240" w:lineRule="auto"/>
              <w:rPr>
                <w:ins w:id="44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449" w:author="Author" w:date="2026-09-29T17:41:00Z" w16du:dateUtc="2026-09-29T22:41:00Z">
              <w:tcPr>
                <w:tcW w:w="960" w:type="dxa"/>
                <w:gridSpan w:val="2"/>
                <w:tcBorders>
                  <w:top w:val="nil"/>
                  <w:left w:val="nil"/>
                  <w:bottom w:val="nil"/>
                  <w:right w:val="nil"/>
                </w:tcBorders>
                <w:noWrap/>
                <w:vAlign w:val="center"/>
                <w:hideMark/>
              </w:tcPr>
            </w:tcPrChange>
          </w:tcPr>
          <w:p w14:paraId="466ADC42" w14:textId="77777777" w:rsidR="00740EC2" w:rsidRPr="00740EC2" w:rsidRDefault="00740EC2" w:rsidP="00740EC2">
            <w:pPr>
              <w:spacing w:after="0" w:line="240" w:lineRule="auto"/>
              <w:rPr>
                <w:ins w:id="45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451" w:author="Author" w:date="2026-09-29T17:41:00Z" w16du:dateUtc="2026-09-29T22:41:00Z">
              <w:tcPr>
                <w:tcW w:w="960" w:type="dxa"/>
                <w:gridSpan w:val="2"/>
                <w:tcBorders>
                  <w:top w:val="nil"/>
                  <w:left w:val="nil"/>
                  <w:bottom w:val="nil"/>
                  <w:right w:val="nil"/>
                </w:tcBorders>
                <w:noWrap/>
                <w:vAlign w:val="center"/>
                <w:hideMark/>
              </w:tcPr>
            </w:tcPrChange>
          </w:tcPr>
          <w:p w14:paraId="0C90AACB" w14:textId="77777777" w:rsidR="00740EC2" w:rsidRPr="00740EC2" w:rsidRDefault="00740EC2" w:rsidP="00740EC2">
            <w:pPr>
              <w:spacing w:after="0" w:line="240" w:lineRule="auto"/>
              <w:rPr>
                <w:ins w:id="45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453" w:author="Author" w:date="2026-09-29T17:41:00Z" w16du:dateUtc="2026-09-29T22:41:00Z">
              <w:tcPr>
                <w:tcW w:w="1060" w:type="dxa"/>
                <w:gridSpan w:val="2"/>
                <w:tcBorders>
                  <w:top w:val="nil"/>
                  <w:left w:val="nil"/>
                  <w:bottom w:val="nil"/>
                  <w:right w:val="nil"/>
                </w:tcBorders>
                <w:noWrap/>
                <w:vAlign w:val="center"/>
                <w:hideMark/>
              </w:tcPr>
            </w:tcPrChange>
          </w:tcPr>
          <w:p w14:paraId="24F4E6EB" w14:textId="77777777" w:rsidR="00740EC2" w:rsidRPr="00740EC2" w:rsidRDefault="00740EC2" w:rsidP="00740EC2">
            <w:pPr>
              <w:spacing w:after="0" w:line="240" w:lineRule="auto"/>
              <w:rPr>
                <w:ins w:id="45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455" w:author="Author" w:date="2026-09-29T17:41:00Z" w16du:dateUtc="2026-09-29T22:41:00Z">
              <w:tcPr>
                <w:tcW w:w="960" w:type="dxa"/>
                <w:gridSpan w:val="2"/>
                <w:tcBorders>
                  <w:top w:val="nil"/>
                  <w:left w:val="nil"/>
                  <w:bottom w:val="nil"/>
                  <w:right w:val="nil"/>
                </w:tcBorders>
                <w:noWrap/>
                <w:vAlign w:val="center"/>
                <w:hideMark/>
              </w:tcPr>
            </w:tcPrChange>
          </w:tcPr>
          <w:p w14:paraId="624B8F8C" w14:textId="77777777" w:rsidR="00740EC2" w:rsidRPr="00740EC2" w:rsidRDefault="00740EC2" w:rsidP="00740EC2">
            <w:pPr>
              <w:spacing w:after="0" w:line="240" w:lineRule="auto"/>
              <w:rPr>
                <w:ins w:id="45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457" w:author="Author" w:date="2026-09-29T17:41:00Z" w16du:dateUtc="2026-09-29T22:41:00Z">
              <w:tcPr>
                <w:tcW w:w="1020" w:type="dxa"/>
                <w:gridSpan w:val="2"/>
                <w:tcBorders>
                  <w:top w:val="nil"/>
                  <w:left w:val="nil"/>
                  <w:bottom w:val="nil"/>
                  <w:right w:val="nil"/>
                </w:tcBorders>
                <w:noWrap/>
                <w:vAlign w:val="center"/>
                <w:hideMark/>
              </w:tcPr>
            </w:tcPrChange>
          </w:tcPr>
          <w:p w14:paraId="07CEE752" w14:textId="77777777" w:rsidR="00740EC2" w:rsidRPr="00740EC2" w:rsidRDefault="00740EC2" w:rsidP="00740EC2">
            <w:pPr>
              <w:spacing w:after="0" w:line="240" w:lineRule="auto"/>
              <w:rPr>
                <w:ins w:id="458"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653E36E4" w14:textId="77777777" w:rsidTr="00740EC2">
        <w:trPr>
          <w:trHeight w:val="292"/>
          <w:ins w:id="459" w:author="Author" w:date="2026-09-29T17:41:00Z"/>
          <w:trPrChange w:id="460"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461" w:author="Author" w:date="2026-09-29T17:41:00Z" w16du:dateUtc="2026-09-29T22:41:00Z">
              <w:tcPr>
                <w:tcW w:w="2720" w:type="dxa"/>
                <w:tcBorders>
                  <w:top w:val="nil"/>
                  <w:left w:val="nil"/>
                  <w:bottom w:val="nil"/>
                  <w:right w:val="nil"/>
                </w:tcBorders>
                <w:vAlign w:val="center"/>
                <w:hideMark/>
              </w:tcPr>
            </w:tcPrChange>
          </w:tcPr>
          <w:p w14:paraId="663E0D46" w14:textId="77777777" w:rsidR="00740EC2" w:rsidRPr="00740EC2" w:rsidRDefault="00740EC2" w:rsidP="00740EC2">
            <w:pPr>
              <w:spacing w:after="0" w:line="240" w:lineRule="auto"/>
              <w:rPr>
                <w:ins w:id="46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6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Growth </w:t>
              </w:r>
              <w:proofErr w:type="spellStart"/>
              <w:r w:rsidRPr="00740EC2">
                <w:rPr>
                  <w:rFonts w:ascii="Times New Roman" w:eastAsia="Times New Roman" w:hAnsi="Times New Roman" w:cs="Times New Roman"/>
                  <w:color w:val="000000"/>
                  <w:kern w:val="0"/>
                  <w:sz w:val="20"/>
                  <w:szCs w:val="20"/>
                  <w:lang w:val="es-PE" w:eastAsia="es-PE"/>
                  <w14:ligatures w14:val="none"/>
                </w:rPr>
                <w:t>habit</w:t>
              </w:r>
              <w:proofErr w:type="spellEnd"/>
            </w:ins>
          </w:p>
        </w:tc>
        <w:tc>
          <w:tcPr>
            <w:tcW w:w="941" w:type="pct"/>
            <w:tcBorders>
              <w:top w:val="nil"/>
              <w:left w:val="nil"/>
              <w:bottom w:val="nil"/>
              <w:right w:val="nil"/>
            </w:tcBorders>
            <w:vAlign w:val="center"/>
            <w:hideMark/>
            <w:tcPrChange w:id="464" w:author="Author" w:date="2026-09-29T17:41:00Z" w16du:dateUtc="2026-09-29T22:41:00Z">
              <w:tcPr>
                <w:tcW w:w="2240" w:type="dxa"/>
                <w:gridSpan w:val="2"/>
                <w:tcBorders>
                  <w:top w:val="nil"/>
                  <w:left w:val="nil"/>
                  <w:bottom w:val="nil"/>
                  <w:right w:val="nil"/>
                </w:tcBorders>
                <w:vAlign w:val="center"/>
                <w:hideMark/>
              </w:tcPr>
            </w:tcPrChange>
          </w:tcPr>
          <w:p w14:paraId="75902FA9" w14:textId="77777777" w:rsidR="00740EC2" w:rsidRPr="00740EC2" w:rsidRDefault="00740EC2" w:rsidP="00740EC2">
            <w:pPr>
              <w:spacing w:after="0" w:line="240" w:lineRule="auto"/>
              <w:rPr>
                <w:ins w:id="46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46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Determinate</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bush</w:t>
              </w:r>
              <w:proofErr w:type="spellEnd"/>
            </w:ins>
          </w:p>
        </w:tc>
        <w:tc>
          <w:tcPr>
            <w:tcW w:w="166" w:type="pct"/>
            <w:tcBorders>
              <w:top w:val="nil"/>
              <w:left w:val="nil"/>
              <w:bottom w:val="nil"/>
              <w:right w:val="nil"/>
            </w:tcBorders>
            <w:noWrap/>
            <w:vAlign w:val="center"/>
            <w:hideMark/>
            <w:tcPrChange w:id="467" w:author="Author" w:date="2026-09-29T17:41:00Z" w16du:dateUtc="2026-09-29T22:41:00Z">
              <w:tcPr>
                <w:tcW w:w="320" w:type="dxa"/>
                <w:tcBorders>
                  <w:top w:val="nil"/>
                  <w:left w:val="nil"/>
                  <w:bottom w:val="nil"/>
                  <w:right w:val="nil"/>
                </w:tcBorders>
                <w:noWrap/>
                <w:vAlign w:val="center"/>
                <w:hideMark/>
              </w:tcPr>
            </w:tcPrChange>
          </w:tcPr>
          <w:p w14:paraId="3781628D" w14:textId="77777777" w:rsidR="00740EC2" w:rsidRPr="00740EC2" w:rsidRDefault="00740EC2" w:rsidP="00740EC2">
            <w:pPr>
              <w:spacing w:after="0" w:line="240" w:lineRule="auto"/>
              <w:rPr>
                <w:ins w:id="46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6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w:t>
              </w:r>
            </w:ins>
          </w:p>
        </w:tc>
        <w:tc>
          <w:tcPr>
            <w:tcW w:w="211" w:type="pct"/>
            <w:tcBorders>
              <w:top w:val="nil"/>
              <w:left w:val="nil"/>
              <w:bottom w:val="nil"/>
              <w:right w:val="nil"/>
            </w:tcBorders>
            <w:noWrap/>
            <w:vAlign w:val="center"/>
            <w:hideMark/>
            <w:tcPrChange w:id="470" w:author="Author" w:date="2026-09-29T17:41:00Z" w16du:dateUtc="2026-09-29T22:41:00Z">
              <w:tcPr>
                <w:tcW w:w="420" w:type="dxa"/>
                <w:tcBorders>
                  <w:top w:val="nil"/>
                  <w:left w:val="nil"/>
                  <w:bottom w:val="nil"/>
                  <w:right w:val="nil"/>
                </w:tcBorders>
                <w:noWrap/>
                <w:vAlign w:val="center"/>
                <w:hideMark/>
              </w:tcPr>
            </w:tcPrChange>
          </w:tcPr>
          <w:p w14:paraId="79AE944F" w14:textId="77777777" w:rsidR="00740EC2" w:rsidRPr="00740EC2" w:rsidRDefault="00740EC2" w:rsidP="00740EC2">
            <w:pPr>
              <w:spacing w:after="0" w:line="240" w:lineRule="auto"/>
              <w:rPr>
                <w:ins w:id="47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7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0.04</w:t>
              </w:r>
            </w:ins>
          </w:p>
        </w:tc>
        <w:tc>
          <w:tcPr>
            <w:tcW w:w="413" w:type="pct"/>
            <w:tcBorders>
              <w:top w:val="nil"/>
              <w:left w:val="nil"/>
              <w:bottom w:val="nil"/>
              <w:right w:val="nil"/>
            </w:tcBorders>
            <w:noWrap/>
            <w:vAlign w:val="center"/>
            <w:hideMark/>
            <w:tcPrChange w:id="473" w:author="Author" w:date="2026-09-29T17:41:00Z" w16du:dateUtc="2026-09-29T22:41:00Z">
              <w:tcPr>
                <w:tcW w:w="960" w:type="dxa"/>
                <w:gridSpan w:val="3"/>
                <w:tcBorders>
                  <w:top w:val="nil"/>
                  <w:left w:val="nil"/>
                  <w:bottom w:val="nil"/>
                  <w:right w:val="nil"/>
                </w:tcBorders>
                <w:noWrap/>
                <w:vAlign w:val="center"/>
                <w:hideMark/>
              </w:tcPr>
            </w:tcPrChange>
          </w:tcPr>
          <w:p w14:paraId="397C99C7" w14:textId="77777777" w:rsidR="00740EC2" w:rsidRPr="00740EC2" w:rsidRDefault="00740EC2" w:rsidP="00740EC2">
            <w:pPr>
              <w:spacing w:after="0" w:line="240" w:lineRule="auto"/>
              <w:rPr>
                <w:ins w:id="47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7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w:t>
              </w:r>
            </w:ins>
          </w:p>
        </w:tc>
        <w:tc>
          <w:tcPr>
            <w:tcW w:w="413" w:type="pct"/>
            <w:tcBorders>
              <w:top w:val="nil"/>
              <w:left w:val="nil"/>
              <w:bottom w:val="nil"/>
              <w:right w:val="nil"/>
            </w:tcBorders>
            <w:noWrap/>
            <w:vAlign w:val="center"/>
            <w:hideMark/>
            <w:tcPrChange w:id="476" w:author="Author" w:date="2026-09-29T17:41:00Z" w16du:dateUtc="2026-09-29T22:41:00Z">
              <w:tcPr>
                <w:tcW w:w="960" w:type="dxa"/>
                <w:gridSpan w:val="2"/>
                <w:tcBorders>
                  <w:top w:val="nil"/>
                  <w:left w:val="nil"/>
                  <w:bottom w:val="nil"/>
                  <w:right w:val="nil"/>
                </w:tcBorders>
                <w:noWrap/>
                <w:vAlign w:val="center"/>
                <w:hideMark/>
              </w:tcPr>
            </w:tcPrChange>
          </w:tcPr>
          <w:p w14:paraId="7C244387" w14:textId="77777777" w:rsidR="00740EC2" w:rsidRPr="00740EC2" w:rsidRDefault="00740EC2" w:rsidP="00740EC2">
            <w:pPr>
              <w:spacing w:after="0" w:line="240" w:lineRule="auto"/>
              <w:rPr>
                <w:ins w:id="47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7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1.58</w:t>
              </w:r>
            </w:ins>
          </w:p>
        </w:tc>
        <w:tc>
          <w:tcPr>
            <w:tcW w:w="413" w:type="pct"/>
            <w:tcBorders>
              <w:top w:val="nil"/>
              <w:left w:val="nil"/>
              <w:bottom w:val="nil"/>
              <w:right w:val="nil"/>
            </w:tcBorders>
            <w:noWrap/>
            <w:vAlign w:val="center"/>
            <w:hideMark/>
            <w:tcPrChange w:id="479" w:author="Author" w:date="2026-09-29T17:41:00Z" w16du:dateUtc="2026-09-29T22:41:00Z">
              <w:tcPr>
                <w:tcW w:w="960" w:type="dxa"/>
                <w:gridSpan w:val="2"/>
                <w:tcBorders>
                  <w:top w:val="nil"/>
                  <w:left w:val="nil"/>
                  <w:bottom w:val="nil"/>
                  <w:right w:val="nil"/>
                </w:tcBorders>
                <w:noWrap/>
                <w:vAlign w:val="center"/>
                <w:hideMark/>
              </w:tcPr>
            </w:tcPrChange>
          </w:tcPr>
          <w:p w14:paraId="163F82E3" w14:textId="77777777" w:rsidR="00740EC2" w:rsidRPr="00740EC2" w:rsidRDefault="00740EC2" w:rsidP="00740EC2">
            <w:pPr>
              <w:spacing w:after="0" w:line="240" w:lineRule="auto"/>
              <w:rPr>
                <w:ins w:id="48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8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0.37 ± 0.06</w:t>
              </w:r>
            </w:ins>
          </w:p>
        </w:tc>
        <w:tc>
          <w:tcPr>
            <w:tcW w:w="456" w:type="pct"/>
            <w:tcBorders>
              <w:top w:val="nil"/>
              <w:left w:val="nil"/>
              <w:bottom w:val="nil"/>
              <w:right w:val="nil"/>
            </w:tcBorders>
            <w:noWrap/>
            <w:vAlign w:val="center"/>
            <w:hideMark/>
            <w:tcPrChange w:id="482" w:author="Author" w:date="2026-09-29T17:41:00Z" w16du:dateUtc="2026-09-29T22:41:00Z">
              <w:tcPr>
                <w:tcW w:w="1060" w:type="dxa"/>
                <w:gridSpan w:val="2"/>
                <w:tcBorders>
                  <w:top w:val="nil"/>
                  <w:left w:val="nil"/>
                  <w:bottom w:val="nil"/>
                  <w:right w:val="nil"/>
                </w:tcBorders>
                <w:noWrap/>
                <w:vAlign w:val="center"/>
                <w:hideMark/>
              </w:tcPr>
            </w:tcPrChange>
          </w:tcPr>
          <w:p w14:paraId="1D8D0739" w14:textId="77777777" w:rsidR="00740EC2" w:rsidRPr="00740EC2" w:rsidRDefault="00740EC2" w:rsidP="00740EC2">
            <w:pPr>
              <w:spacing w:after="0" w:line="240" w:lineRule="auto"/>
              <w:rPr>
                <w:ins w:id="48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8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0.23–0.48</w:t>
              </w:r>
            </w:ins>
          </w:p>
        </w:tc>
        <w:tc>
          <w:tcPr>
            <w:tcW w:w="413" w:type="pct"/>
            <w:tcBorders>
              <w:top w:val="nil"/>
              <w:left w:val="nil"/>
              <w:bottom w:val="nil"/>
              <w:right w:val="nil"/>
            </w:tcBorders>
            <w:noWrap/>
            <w:vAlign w:val="center"/>
            <w:hideMark/>
            <w:tcPrChange w:id="485" w:author="Author" w:date="2026-09-29T17:41:00Z" w16du:dateUtc="2026-09-29T22:41:00Z">
              <w:tcPr>
                <w:tcW w:w="960" w:type="dxa"/>
                <w:gridSpan w:val="2"/>
                <w:tcBorders>
                  <w:top w:val="nil"/>
                  <w:left w:val="nil"/>
                  <w:bottom w:val="nil"/>
                  <w:right w:val="nil"/>
                </w:tcBorders>
                <w:noWrap/>
                <w:vAlign w:val="center"/>
                <w:hideMark/>
              </w:tcPr>
            </w:tcPrChange>
          </w:tcPr>
          <w:p w14:paraId="465AD77E" w14:textId="77777777" w:rsidR="00740EC2" w:rsidRPr="00740EC2" w:rsidRDefault="00740EC2" w:rsidP="00740EC2">
            <w:pPr>
              <w:spacing w:after="0" w:line="240" w:lineRule="auto"/>
              <w:rPr>
                <w:ins w:id="48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8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0.73 ± 0.11</w:t>
              </w:r>
            </w:ins>
          </w:p>
        </w:tc>
        <w:tc>
          <w:tcPr>
            <w:tcW w:w="439" w:type="pct"/>
            <w:tcBorders>
              <w:top w:val="nil"/>
              <w:left w:val="nil"/>
              <w:bottom w:val="nil"/>
              <w:right w:val="nil"/>
            </w:tcBorders>
            <w:noWrap/>
            <w:vAlign w:val="center"/>
            <w:hideMark/>
            <w:tcPrChange w:id="488" w:author="Author" w:date="2026-09-29T17:41:00Z" w16du:dateUtc="2026-09-29T22:41:00Z">
              <w:tcPr>
                <w:tcW w:w="1020" w:type="dxa"/>
                <w:gridSpan w:val="2"/>
                <w:tcBorders>
                  <w:top w:val="nil"/>
                  <w:left w:val="nil"/>
                  <w:bottom w:val="nil"/>
                  <w:right w:val="nil"/>
                </w:tcBorders>
                <w:noWrap/>
                <w:vAlign w:val="center"/>
                <w:hideMark/>
              </w:tcPr>
            </w:tcPrChange>
          </w:tcPr>
          <w:p w14:paraId="2609E90C" w14:textId="77777777" w:rsidR="00740EC2" w:rsidRPr="00740EC2" w:rsidRDefault="00740EC2" w:rsidP="00740EC2">
            <w:pPr>
              <w:spacing w:after="0" w:line="240" w:lineRule="auto"/>
              <w:rPr>
                <w:ins w:id="48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49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0.49–0.92</w:t>
              </w:r>
            </w:ins>
          </w:p>
        </w:tc>
      </w:tr>
      <w:tr w:rsidR="00740EC2" w:rsidRPr="00740EC2" w14:paraId="294675BE" w14:textId="77777777" w:rsidTr="00740EC2">
        <w:trPr>
          <w:trHeight w:val="292"/>
          <w:ins w:id="491" w:author="Author" w:date="2026-09-29T17:41:00Z"/>
          <w:trPrChange w:id="49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493" w:author="Author" w:date="2026-09-29T17:41:00Z" w16du:dateUtc="2026-09-29T22:41:00Z">
              <w:tcPr>
                <w:tcW w:w="2720" w:type="dxa"/>
                <w:tcBorders>
                  <w:top w:val="nil"/>
                  <w:left w:val="nil"/>
                  <w:bottom w:val="nil"/>
                  <w:right w:val="nil"/>
                </w:tcBorders>
                <w:vAlign w:val="center"/>
                <w:hideMark/>
              </w:tcPr>
            </w:tcPrChange>
          </w:tcPr>
          <w:p w14:paraId="1ECCB840" w14:textId="77777777" w:rsidR="00740EC2" w:rsidRPr="00740EC2" w:rsidRDefault="00740EC2" w:rsidP="00740EC2">
            <w:pPr>
              <w:spacing w:after="0" w:line="240" w:lineRule="auto"/>
              <w:rPr>
                <w:ins w:id="49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495" w:author="Author" w:date="2026-09-29T17:41:00Z" w16du:dateUtc="2026-09-29T22:41:00Z">
              <w:tcPr>
                <w:tcW w:w="2240" w:type="dxa"/>
                <w:gridSpan w:val="2"/>
                <w:tcBorders>
                  <w:top w:val="nil"/>
                  <w:left w:val="nil"/>
                  <w:bottom w:val="nil"/>
                  <w:right w:val="nil"/>
                </w:tcBorders>
                <w:vAlign w:val="center"/>
                <w:hideMark/>
              </w:tcPr>
            </w:tcPrChange>
          </w:tcPr>
          <w:p w14:paraId="2EC5268C" w14:textId="77777777" w:rsidR="00740EC2" w:rsidRPr="00740EC2" w:rsidRDefault="00740EC2" w:rsidP="00740EC2">
            <w:pPr>
              <w:spacing w:after="0" w:line="240" w:lineRule="auto"/>
              <w:rPr>
                <w:ins w:id="49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49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Indeterminate</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bush</w:t>
              </w:r>
              <w:proofErr w:type="spellEnd"/>
            </w:ins>
          </w:p>
        </w:tc>
        <w:tc>
          <w:tcPr>
            <w:tcW w:w="166" w:type="pct"/>
            <w:tcBorders>
              <w:top w:val="nil"/>
              <w:left w:val="nil"/>
              <w:bottom w:val="nil"/>
              <w:right w:val="nil"/>
            </w:tcBorders>
            <w:noWrap/>
            <w:vAlign w:val="center"/>
            <w:hideMark/>
            <w:tcPrChange w:id="498" w:author="Author" w:date="2026-09-29T17:41:00Z" w16du:dateUtc="2026-09-29T22:41:00Z">
              <w:tcPr>
                <w:tcW w:w="320" w:type="dxa"/>
                <w:tcBorders>
                  <w:top w:val="nil"/>
                  <w:left w:val="nil"/>
                  <w:bottom w:val="nil"/>
                  <w:right w:val="nil"/>
                </w:tcBorders>
                <w:noWrap/>
                <w:vAlign w:val="center"/>
                <w:hideMark/>
              </w:tcPr>
            </w:tcPrChange>
          </w:tcPr>
          <w:p w14:paraId="5C64A4A5" w14:textId="77777777" w:rsidR="00740EC2" w:rsidRPr="00740EC2" w:rsidRDefault="00740EC2" w:rsidP="00740EC2">
            <w:pPr>
              <w:spacing w:after="0" w:line="240" w:lineRule="auto"/>
              <w:rPr>
                <w:ins w:id="49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0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w:t>
              </w:r>
            </w:ins>
          </w:p>
        </w:tc>
        <w:tc>
          <w:tcPr>
            <w:tcW w:w="211" w:type="pct"/>
            <w:tcBorders>
              <w:top w:val="nil"/>
              <w:left w:val="nil"/>
              <w:bottom w:val="nil"/>
              <w:right w:val="nil"/>
            </w:tcBorders>
            <w:noWrap/>
            <w:vAlign w:val="center"/>
            <w:hideMark/>
            <w:tcPrChange w:id="501" w:author="Author" w:date="2026-09-29T17:41:00Z" w16du:dateUtc="2026-09-29T22:41:00Z">
              <w:tcPr>
                <w:tcW w:w="420" w:type="dxa"/>
                <w:tcBorders>
                  <w:top w:val="nil"/>
                  <w:left w:val="nil"/>
                  <w:bottom w:val="nil"/>
                  <w:right w:val="nil"/>
                </w:tcBorders>
                <w:noWrap/>
                <w:vAlign w:val="center"/>
                <w:hideMark/>
              </w:tcPr>
            </w:tcPrChange>
          </w:tcPr>
          <w:p w14:paraId="1C0D3B57" w14:textId="77777777" w:rsidR="00740EC2" w:rsidRPr="00740EC2" w:rsidRDefault="00740EC2" w:rsidP="00740EC2">
            <w:pPr>
              <w:spacing w:after="0" w:line="240" w:lineRule="auto"/>
              <w:rPr>
                <w:ins w:id="50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0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0.05</w:t>
              </w:r>
            </w:ins>
          </w:p>
        </w:tc>
        <w:tc>
          <w:tcPr>
            <w:tcW w:w="413" w:type="pct"/>
            <w:tcBorders>
              <w:top w:val="nil"/>
              <w:left w:val="nil"/>
              <w:bottom w:val="nil"/>
              <w:right w:val="nil"/>
            </w:tcBorders>
            <w:noWrap/>
            <w:vAlign w:val="center"/>
            <w:hideMark/>
            <w:tcPrChange w:id="504" w:author="Author" w:date="2026-09-29T17:41:00Z" w16du:dateUtc="2026-09-29T22:41:00Z">
              <w:tcPr>
                <w:tcW w:w="960" w:type="dxa"/>
                <w:gridSpan w:val="3"/>
                <w:tcBorders>
                  <w:top w:val="nil"/>
                  <w:left w:val="nil"/>
                  <w:bottom w:val="nil"/>
                  <w:right w:val="nil"/>
                </w:tcBorders>
                <w:noWrap/>
                <w:vAlign w:val="center"/>
                <w:hideMark/>
              </w:tcPr>
            </w:tcPrChange>
          </w:tcPr>
          <w:p w14:paraId="42AA3393" w14:textId="77777777" w:rsidR="00740EC2" w:rsidRPr="00740EC2" w:rsidRDefault="00740EC2" w:rsidP="00740EC2">
            <w:pPr>
              <w:spacing w:after="0" w:line="240" w:lineRule="auto"/>
              <w:rPr>
                <w:ins w:id="50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506" w:author="Author" w:date="2026-09-29T17:41:00Z" w16du:dateUtc="2026-09-29T22:41:00Z">
              <w:tcPr>
                <w:tcW w:w="960" w:type="dxa"/>
                <w:gridSpan w:val="2"/>
                <w:tcBorders>
                  <w:top w:val="nil"/>
                  <w:left w:val="nil"/>
                  <w:bottom w:val="nil"/>
                  <w:right w:val="nil"/>
                </w:tcBorders>
                <w:noWrap/>
                <w:vAlign w:val="center"/>
                <w:hideMark/>
              </w:tcPr>
            </w:tcPrChange>
          </w:tcPr>
          <w:p w14:paraId="1689665F" w14:textId="77777777" w:rsidR="00740EC2" w:rsidRPr="00740EC2" w:rsidRDefault="00740EC2" w:rsidP="00740EC2">
            <w:pPr>
              <w:spacing w:after="0" w:line="240" w:lineRule="auto"/>
              <w:rPr>
                <w:ins w:id="50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508" w:author="Author" w:date="2026-09-29T17:41:00Z" w16du:dateUtc="2026-09-29T22:41:00Z">
              <w:tcPr>
                <w:tcW w:w="960" w:type="dxa"/>
                <w:gridSpan w:val="2"/>
                <w:tcBorders>
                  <w:top w:val="nil"/>
                  <w:left w:val="nil"/>
                  <w:bottom w:val="nil"/>
                  <w:right w:val="nil"/>
                </w:tcBorders>
                <w:noWrap/>
                <w:vAlign w:val="center"/>
                <w:hideMark/>
              </w:tcPr>
            </w:tcPrChange>
          </w:tcPr>
          <w:p w14:paraId="3029076E" w14:textId="77777777" w:rsidR="00740EC2" w:rsidRPr="00740EC2" w:rsidRDefault="00740EC2" w:rsidP="00740EC2">
            <w:pPr>
              <w:spacing w:after="0" w:line="240" w:lineRule="auto"/>
              <w:rPr>
                <w:ins w:id="50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510" w:author="Author" w:date="2026-09-29T17:41:00Z" w16du:dateUtc="2026-09-29T22:41:00Z">
              <w:tcPr>
                <w:tcW w:w="1060" w:type="dxa"/>
                <w:gridSpan w:val="2"/>
                <w:tcBorders>
                  <w:top w:val="nil"/>
                  <w:left w:val="nil"/>
                  <w:bottom w:val="nil"/>
                  <w:right w:val="nil"/>
                </w:tcBorders>
                <w:noWrap/>
                <w:vAlign w:val="center"/>
                <w:hideMark/>
              </w:tcPr>
            </w:tcPrChange>
          </w:tcPr>
          <w:p w14:paraId="310ED44A" w14:textId="77777777" w:rsidR="00740EC2" w:rsidRPr="00740EC2" w:rsidRDefault="00740EC2" w:rsidP="00740EC2">
            <w:pPr>
              <w:spacing w:after="0" w:line="240" w:lineRule="auto"/>
              <w:rPr>
                <w:ins w:id="51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512" w:author="Author" w:date="2026-09-29T17:41:00Z" w16du:dateUtc="2026-09-29T22:41:00Z">
              <w:tcPr>
                <w:tcW w:w="960" w:type="dxa"/>
                <w:gridSpan w:val="2"/>
                <w:tcBorders>
                  <w:top w:val="nil"/>
                  <w:left w:val="nil"/>
                  <w:bottom w:val="nil"/>
                  <w:right w:val="nil"/>
                </w:tcBorders>
                <w:noWrap/>
                <w:vAlign w:val="center"/>
                <w:hideMark/>
              </w:tcPr>
            </w:tcPrChange>
          </w:tcPr>
          <w:p w14:paraId="20F2DFBE" w14:textId="77777777" w:rsidR="00740EC2" w:rsidRPr="00740EC2" w:rsidRDefault="00740EC2" w:rsidP="00740EC2">
            <w:pPr>
              <w:spacing w:after="0" w:line="240" w:lineRule="auto"/>
              <w:rPr>
                <w:ins w:id="51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514" w:author="Author" w:date="2026-09-29T17:41:00Z" w16du:dateUtc="2026-09-29T22:41:00Z">
              <w:tcPr>
                <w:tcW w:w="1020" w:type="dxa"/>
                <w:gridSpan w:val="2"/>
                <w:tcBorders>
                  <w:top w:val="nil"/>
                  <w:left w:val="nil"/>
                  <w:bottom w:val="nil"/>
                  <w:right w:val="nil"/>
                </w:tcBorders>
                <w:noWrap/>
                <w:vAlign w:val="center"/>
                <w:hideMark/>
              </w:tcPr>
            </w:tcPrChange>
          </w:tcPr>
          <w:p w14:paraId="207E5318" w14:textId="77777777" w:rsidR="00740EC2" w:rsidRPr="00740EC2" w:rsidRDefault="00740EC2" w:rsidP="00740EC2">
            <w:pPr>
              <w:spacing w:after="0" w:line="240" w:lineRule="auto"/>
              <w:rPr>
                <w:ins w:id="51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2E2183F0" w14:textId="77777777" w:rsidTr="00740EC2">
        <w:trPr>
          <w:trHeight w:val="292"/>
          <w:ins w:id="516" w:author="Author" w:date="2026-09-29T17:41:00Z"/>
          <w:trPrChange w:id="51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518" w:author="Author" w:date="2026-09-29T17:41:00Z" w16du:dateUtc="2026-09-29T22:41:00Z">
              <w:tcPr>
                <w:tcW w:w="2720" w:type="dxa"/>
                <w:tcBorders>
                  <w:top w:val="nil"/>
                  <w:left w:val="nil"/>
                  <w:bottom w:val="nil"/>
                  <w:right w:val="nil"/>
                </w:tcBorders>
                <w:vAlign w:val="center"/>
                <w:hideMark/>
              </w:tcPr>
            </w:tcPrChange>
          </w:tcPr>
          <w:p w14:paraId="0F1FD271" w14:textId="77777777" w:rsidR="00740EC2" w:rsidRPr="00740EC2" w:rsidRDefault="00740EC2" w:rsidP="00740EC2">
            <w:pPr>
              <w:spacing w:after="0" w:line="240" w:lineRule="auto"/>
              <w:rPr>
                <w:ins w:id="51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520" w:author="Author" w:date="2026-09-29T17:41:00Z" w16du:dateUtc="2026-09-29T22:41:00Z">
              <w:tcPr>
                <w:tcW w:w="2240" w:type="dxa"/>
                <w:gridSpan w:val="2"/>
                <w:tcBorders>
                  <w:top w:val="nil"/>
                  <w:left w:val="nil"/>
                  <w:bottom w:val="nil"/>
                  <w:right w:val="nil"/>
                </w:tcBorders>
                <w:vAlign w:val="center"/>
                <w:hideMark/>
              </w:tcPr>
            </w:tcPrChange>
          </w:tcPr>
          <w:p w14:paraId="52D8F96A" w14:textId="77777777" w:rsidR="00740EC2" w:rsidRPr="00740EC2" w:rsidRDefault="00740EC2" w:rsidP="00740EC2">
            <w:pPr>
              <w:spacing w:after="0" w:line="240" w:lineRule="auto"/>
              <w:rPr>
                <w:ins w:id="52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52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Indeterminate</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prostrate</w:t>
              </w:r>
              <w:proofErr w:type="spellEnd"/>
            </w:ins>
          </w:p>
        </w:tc>
        <w:tc>
          <w:tcPr>
            <w:tcW w:w="166" w:type="pct"/>
            <w:tcBorders>
              <w:top w:val="nil"/>
              <w:left w:val="nil"/>
              <w:bottom w:val="nil"/>
              <w:right w:val="nil"/>
            </w:tcBorders>
            <w:noWrap/>
            <w:vAlign w:val="center"/>
            <w:hideMark/>
            <w:tcPrChange w:id="523" w:author="Author" w:date="2026-09-29T17:41:00Z" w16du:dateUtc="2026-09-29T22:41:00Z">
              <w:tcPr>
                <w:tcW w:w="320" w:type="dxa"/>
                <w:tcBorders>
                  <w:top w:val="nil"/>
                  <w:left w:val="nil"/>
                  <w:bottom w:val="nil"/>
                  <w:right w:val="nil"/>
                </w:tcBorders>
                <w:noWrap/>
                <w:vAlign w:val="center"/>
                <w:hideMark/>
              </w:tcPr>
            </w:tcPrChange>
          </w:tcPr>
          <w:p w14:paraId="68E53278" w14:textId="77777777" w:rsidR="00740EC2" w:rsidRPr="00740EC2" w:rsidRDefault="00740EC2" w:rsidP="00740EC2">
            <w:pPr>
              <w:spacing w:after="0" w:line="240" w:lineRule="auto"/>
              <w:rPr>
                <w:ins w:id="52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2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10</w:t>
              </w:r>
            </w:ins>
          </w:p>
        </w:tc>
        <w:tc>
          <w:tcPr>
            <w:tcW w:w="211" w:type="pct"/>
            <w:tcBorders>
              <w:top w:val="nil"/>
              <w:left w:val="nil"/>
              <w:bottom w:val="nil"/>
              <w:right w:val="nil"/>
            </w:tcBorders>
            <w:noWrap/>
            <w:vAlign w:val="center"/>
            <w:hideMark/>
            <w:tcPrChange w:id="526" w:author="Author" w:date="2026-09-29T17:41:00Z" w16du:dateUtc="2026-09-29T22:41:00Z">
              <w:tcPr>
                <w:tcW w:w="420" w:type="dxa"/>
                <w:tcBorders>
                  <w:top w:val="nil"/>
                  <w:left w:val="nil"/>
                  <w:bottom w:val="nil"/>
                  <w:right w:val="nil"/>
                </w:tcBorders>
                <w:noWrap/>
                <w:vAlign w:val="center"/>
                <w:hideMark/>
              </w:tcPr>
            </w:tcPrChange>
          </w:tcPr>
          <w:p w14:paraId="3BCE1311" w14:textId="77777777" w:rsidR="00740EC2" w:rsidRPr="00740EC2" w:rsidRDefault="00740EC2" w:rsidP="00740EC2">
            <w:pPr>
              <w:spacing w:after="0" w:line="240" w:lineRule="auto"/>
              <w:rPr>
                <w:ins w:id="52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2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0.13</w:t>
              </w:r>
            </w:ins>
          </w:p>
        </w:tc>
        <w:tc>
          <w:tcPr>
            <w:tcW w:w="413" w:type="pct"/>
            <w:tcBorders>
              <w:top w:val="nil"/>
              <w:left w:val="nil"/>
              <w:bottom w:val="nil"/>
              <w:right w:val="nil"/>
            </w:tcBorders>
            <w:noWrap/>
            <w:vAlign w:val="center"/>
            <w:hideMark/>
            <w:tcPrChange w:id="529" w:author="Author" w:date="2026-09-29T17:41:00Z" w16du:dateUtc="2026-09-29T22:41:00Z">
              <w:tcPr>
                <w:tcW w:w="960" w:type="dxa"/>
                <w:gridSpan w:val="3"/>
                <w:tcBorders>
                  <w:top w:val="nil"/>
                  <w:left w:val="nil"/>
                  <w:bottom w:val="nil"/>
                  <w:right w:val="nil"/>
                </w:tcBorders>
                <w:noWrap/>
                <w:vAlign w:val="center"/>
                <w:hideMark/>
              </w:tcPr>
            </w:tcPrChange>
          </w:tcPr>
          <w:p w14:paraId="6BBE351C" w14:textId="77777777" w:rsidR="00740EC2" w:rsidRPr="00740EC2" w:rsidRDefault="00740EC2" w:rsidP="00740EC2">
            <w:pPr>
              <w:spacing w:after="0" w:line="240" w:lineRule="auto"/>
              <w:rPr>
                <w:ins w:id="53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531" w:author="Author" w:date="2026-09-29T17:41:00Z" w16du:dateUtc="2026-09-29T22:41:00Z">
              <w:tcPr>
                <w:tcW w:w="960" w:type="dxa"/>
                <w:gridSpan w:val="2"/>
                <w:tcBorders>
                  <w:top w:val="nil"/>
                  <w:left w:val="nil"/>
                  <w:bottom w:val="nil"/>
                  <w:right w:val="nil"/>
                </w:tcBorders>
                <w:noWrap/>
                <w:vAlign w:val="center"/>
                <w:hideMark/>
              </w:tcPr>
            </w:tcPrChange>
          </w:tcPr>
          <w:p w14:paraId="7B086D60" w14:textId="77777777" w:rsidR="00740EC2" w:rsidRPr="00740EC2" w:rsidRDefault="00740EC2" w:rsidP="00740EC2">
            <w:pPr>
              <w:spacing w:after="0" w:line="240" w:lineRule="auto"/>
              <w:rPr>
                <w:ins w:id="53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533" w:author="Author" w:date="2026-09-29T17:41:00Z" w16du:dateUtc="2026-09-29T22:41:00Z">
              <w:tcPr>
                <w:tcW w:w="960" w:type="dxa"/>
                <w:gridSpan w:val="2"/>
                <w:tcBorders>
                  <w:top w:val="nil"/>
                  <w:left w:val="nil"/>
                  <w:bottom w:val="nil"/>
                  <w:right w:val="nil"/>
                </w:tcBorders>
                <w:noWrap/>
                <w:vAlign w:val="center"/>
                <w:hideMark/>
              </w:tcPr>
            </w:tcPrChange>
          </w:tcPr>
          <w:p w14:paraId="0D5905F9" w14:textId="77777777" w:rsidR="00740EC2" w:rsidRPr="00740EC2" w:rsidRDefault="00740EC2" w:rsidP="00740EC2">
            <w:pPr>
              <w:spacing w:after="0" w:line="240" w:lineRule="auto"/>
              <w:rPr>
                <w:ins w:id="53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535" w:author="Author" w:date="2026-09-29T17:41:00Z" w16du:dateUtc="2026-09-29T22:41:00Z">
              <w:tcPr>
                <w:tcW w:w="1060" w:type="dxa"/>
                <w:gridSpan w:val="2"/>
                <w:tcBorders>
                  <w:top w:val="nil"/>
                  <w:left w:val="nil"/>
                  <w:bottom w:val="nil"/>
                  <w:right w:val="nil"/>
                </w:tcBorders>
                <w:noWrap/>
                <w:vAlign w:val="center"/>
                <w:hideMark/>
              </w:tcPr>
            </w:tcPrChange>
          </w:tcPr>
          <w:p w14:paraId="2B46CBF1" w14:textId="77777777" w:rsidR="00740EC2" w:rsidRPr="00740EC2" w:rsidRDefault="00740EC2" w:rsidP="00740EC2">
            <w:pPr>
              <w:spacing w:after="0" w:line="240" w:lineRule="auto"/>
              <w:rPr>
                <w:ins w:id="53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537" w:author="Author" w:date="2026-09-29T17:41:00Z" w16du:dateUtc="2026-09-29T22:41:00Z">
              <w:tcPr>
                <w:tcW w:w="960" w:type="dxa"/>
                <w:gridSpan w:val="2"/>
                <w:tcBorders>
                  <w:top w:val="nil"/>
                  <w:left w:val="nil"/>
                  <w:bottom w:val="nil"/>
                  <w:right w:val="nil"/>
                </w:tcBorders>
                <w:noWrap/>
                <w:vAlign w:val="center"/>
                <w:hideMark/>
              </w:tcPr>
            </w:tcPrChange>
          </w:tcPr>
          <w:p w14:paraId="560AB604" w14:textId="77777777" w:rsidR="00740EC2" w:rsidRPr="00740EC2" w:rsidRDefault="00740EC2" w:rsidP="00740EC2">
            <w:pPr>
              <w:spacing w:after="0" w:line="240" w:lineRule="auto"/>
              <w:rPr>
                <w:ins w:id="53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539" w:author="Author" w:date="2026-09-29T17:41:00Z" w16du:dateUtc="2026-09-29T22:41:00Z">
              <w:tcPr>
                <w:tcW w:w="1020" w:type="dxa"/>
                <w:gridSpan w:val="2"/>
                <w:tcBorders>
                  <w:top w:val="nil"/>
                  <w:left w:val="nil"/>
                  <w:bottom w:val="nil"/>
                  <w:right w:val="nil"/>
                </w:tcBorders>
                <w:noWrap/>
                <w:vAlign w:val="center"/>
                <w:hideMark/>
              </w:tcPr>
            </w:tcPrChange>
          </w:tcPr>
          <w:p w14:paraId="73F58CA5" w14:textId="77777777" w:rsidR="00740EC2" w:rsidRPr="00740EC2" w:rsidRDefault="00740EC2" w:rsidP="00740EC2">
            <w:pPr>
              <w:spacing w:after="0" w:line="240" w:lineRule="auto"/>
              <w:rPr>
                <w:ins w:id="54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E3189E5" w14:textId="77777777" w:rsidTr="00740EC2">
        <w:trPr>
          <w:trHeight w:val="292"/>
          <w:ins w:id="541" w:author="Author" w:date="2026-09-29T17:41:00Z"/>
          <w:trPrChange w:id="54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543" w:author="Author" w:date="2026-09-29T17:41:00Z" w16du:dateUtc="2026-09-29T22:41:00Z">
              <w:tcPr>
                <w:tcW w:w="2720" w:type="dxa"/>
                <w:tcBorders>
                  <w:top w:val="nil"/>
                  <w:left w:val="nil"/>
                  <w:bottom w:val="nil"/>
                  <w:right w:val="nil"/>
                </w:tcBorders>
                <w:vAlign w:val="center"/>
                <w:hideMark/>
              </w:tcPr>
            </w:tcPrChange>
          </w:tcPr>
          <w:p w14:paraId="56CF5A8A" w14:textId="77777777" w:rsidR="00740EC2" w:rsidRPr="00740EC2" w:rsidRDefault="00740EC2" w:rsidP="00740EC2">
            <w:pPr>
              <w:spacing w:after="0" w:line="240" w:lineRule="auto"/>
              <w:rPr>
                <w:ins w:id="54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545" w:author="Author" w:date="2026-09-29T17:41:00Z" w16du:dateUtc="2026-09-29T22:41:00Z">
              <w:tcPr>
                <w:tcW w:w="2240" w:type="dxa"/>
                <w:gridSpan w:val="2"/>
                <w:tcBorders>
                  <w:top w:val="nil"/>
                  <w:left w:val="nil"/>
                  <w:bottom w:val="nil"/>
                  <w:right w:val="nil"/>
                </w:tcBorders>
                <w:vAlign w:val="center"/>
                <w:hideMark/>
              </w:tcPr>
            </w:tcPrChange>
          </w:tcPr>
          <w:p w14:paraId="6BD13D7E" w14:textId="77777777" w:rsidR="00740EC2" w:rsidRPr="00740EC2" w:rsidRDefault="00740EC2" w:rsidP="00740EC2">
            <w:pPr>
              <w:spacing w:after="0" w:line="240" w:lineRule="auto"/>
              <w:rPr>
                <w:ins w:id="54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54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Indeterminate</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climbing</w:t>
              </w:r>
              <w:proofErr w:type="spellEnd"/>
            </w:ins>
          </w:p>
        </w:tc>
        <w:tc>
          <w:tcPr>
            <w:tcW w:w="166" w:type="pct"/>
            <w:tcBorders>
              <w:top w:val="nil"/>
              <w:left w:val="nil"/>
              <w:bottom w:val="nil"/>
              <w:right w:val="nil"/>
            </w:tcBorders>
            <w:noWrap/>
            <w:vAlign w:val="center"/>
            <w:hideMark/>
            <w:tcPrChange w:id="548" w:author="Author" w:date="2026-09-29T17:41:00Z" w16du:dateUtc="2026-09-29T22:41:00Z">
              <w:tcPr>
                <w:tcW w:w="320" w:type="dxa"/>
                <w:tcBorders>
                  <w:top w:val="nil"/>
                  <w:left w:val="nil"/>
                  <w:bottom w:val="nil"/>
                  <w:right w:val="nil"/>
                </w:tcBorders>
                <w:noWrap/>
                <w:vAlign w:val="center"/>
                <w:hideMark/>
              </w:tcPr>
            </w:tcPrChange>
          </w:tcPr>
          <w:p w14:paraId="5530F10D" w14:textId="77777777" w:rsidR="00740EC2" w:rsidRPr="00740EC2" w:rsidRDefault="00740EC2" w:rsidP="00740EC2">
            <w:pPr>
              <w:spacing w:after="0" w:line="240" w:lineRule="auto"/>
              <w:rPr>
                <w:ins w:id="54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5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61</w:t>
              </w:r>
            </w:ins>
          </w:p>
        </w:tc>
        <w:tc>
          <w:tcPr>
            <w:tcW w:w="211" w:type="pct"/>
            <w:tcBorders>
              <w:top w:val="nil"/>
              <w:left w:val="nil"/>
              <w:bottom w:val="nil"/>
              <w:right w:val="nil"/>
            </w:tcBorders>
            <w:noWrap/>
            <w:vAlign w:val="center"/>
            <w:hideMark/>
            <w:tcPrChange w:id="551" w:author="Author" w:date="2026-09-29T17:41:00Z" w16du:dateUtc="2026-09-29T22:41:00Z">
              <w:tcPr>
                <w:tcW w:w="420" w:type="dxa"/>
                <w:tcBorders>
                  <w:top w:val="nil"/>
                  <w:left w:val="nil"/>
                  <w:bottom w:val="nil"/>
                  <w:right w:val="nil"/>
                </w:tcBorders>
                <w:noWrap/>
                <w:vAlign w:val="center"/>
                <w:hideMark/>
              </w:tcPr>
            </w:tcPrChange>
          </w:tcPr>
          <w:p w14:paraId="519C5750" w14:textId="77777777" w:rsidR="00740EC2" w:rsidRPr="00740EC2" w:rsidRDefault="00740EC2" w:rsidP="00740EC2">
            <w:pPr>
              <w:spacing w:after="0" w:line="240" w:lineRule="auto"/>
              <w:rPr>
                <w:ins w:id="55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5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0.78</w:t>
              </w:r>
            </w:ins>
          </w:p>
        </w:tc>
        <w:tc>
          <w:tcPr>
            <w:tcW w:w="413" w:type="pct"/>
            <w:tcBorders>
              <w:top w:val="nil"/>
              <w:left w:val="nil"/>
              <w:bottom w:val="nil"/>
              <w:right w:val="nil"/>
            </w:tcBorders>
            <w:noWrap/>
            <w:vAlign w:val="center"/>
            <w:hideMark/>
            <w:tcPrChange w:id="554" w:author="Author" w:date="2026-09-29T17:41:00Z" w16du:dateUtc="2026-09-29T22:41:00Z">
              <w:tcPr>
                <w:tcW w:w="960" w:type="dxa"/>
                <w:gridSpan w:val="3"/>
                <w:tcBorders>
                  <w:top w:val="nil"/>
                  <w:left w:val="nil"/>
                  <w:bottom w:val="nil"/>
                  <w:right w:val="nil"/>
                </w:tcBorders>
                <w:noWrap/>
                <w:vAlign w:val="center"/>
                <w:hideMark/>
              </w:tcPr>
            </w:tcPrChange>
          </w:tcPr>
          <w:p w14:paraId="75CE7EDC" w14:textId="77777777" w:rsidR="00740EC2" w:rsidRPr="00740EC2" w:rsidRDefault="00740EC2" w:rsidP="00740EC2">
            <w:pPr>
              <w:spacing w:after="0" w:line="240" w:lineRule="auto"/>
              <w:rPr>
                <w:ins w:id="55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556" w:author="Author" w:date="2026-09-29T17:41:00Z" w16du:dateUtc="2026-09-29T22:41:00Z">
              <w:tcPr>
                <w:tcW w:w="960" w:type="dxa"/>
                <w:gridSpan w:val="2"/>
                <w:tcBorders>
                  <w:top w:val="nil"/>
                  <w:left w:val="nil"/>
                  <w:bottom w:val="nil"/>
                  <w:right w:val="nil"/>
                </w:tcBorders>
                <w:noWrap/>
                <w:vAlign w:val="center"/>
                <w:hideMark/>
              </w:tcPr>
            </w:tcPrChange>
          </w:tcPr>
          <w:p w14:paraId="0DE5C638" w14:textId="77777777" w:rsidR="00740EC2" w:rsidRPr="00740EC2" w:rsidRDefault="00740EC2" w:rsidP="00740EC2">
            <w:pPr>
              <w:spacing w:after="0" w:line="240" w:lineRule="auto"/>
              <w:rPr>
                <w:ins w:id="55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558" w:author="Author" w:date="2026-09-29T17:41:00Z" w16du:dateUtc="2026-09-29T22:41:00Z">
              <w:tcPr>
                <w:tcW w:w="960" w:type="dxa"/>
                <w:gridSpan w:val="2"/>
                <w:tcBorders>
                  <w:top w:val="nil"/>
                  <w:left w:val="nil"/>
                  <w:bottom w:val="nil"/>
                  <w:right w:val="nil"/>
                </w:tcBorders>
                <w:noWrap/>
                <w:vAlign w:val="center"/>
                <w:hideMark/>
              </w:tcPr>
            </w:tcPrChange>
          </w:tcPr>
          <w:p w14:paraId="42F21568" w14:textId="77777777" w:rsidR="00740EC2" w:rsidRPr="00740EC2" w:rsidRDefault="00740EC2" w:rsidP="00740EC2">
            <w:pPr>
              <w:spacing w:after="0" w:line="240" w:lineRule="auto"/>
              <w:rPr>
                <w:ins w:id="55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560" w:author="Author" w:date="2026-09-29T17:41:00Z" w16du:dateUtc="2026-09-29T22:41:00Z">
              <w:tcPr>
                <w:tcW w:w="1060" w:type="dxa"/>
                <w:gridSpan w:val="2"/>
                <w:tcBorders>
                  <w:top w:val="nil"/>
                  <w:left w:val="nil"/>
                  <w:bottom w:val="nil"/>
                  <w:right w:val="nil"/>
                </w:tcBorders>
                <w:noWrap/>
                <w:vAlign w:val="center"/>
                <w:hideMark/>
              </w:tcPr>
            </w:tcPrChange>
          </w:tcPr>
          <w:p w14:paraId="5C2C000F" w14:textId="77777777" w:rsidR="00740EC2" w:rsidRPr="00740EC2" w:rsidRDefault="00740EC2" w:rsidP="00740EC2">
            <w:pPr>
              <w:spacing w:after="0" w:line="240" w:lineRule="auto"/>
              <w:rPr>
                <w:ins w:id="56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562" w:author="Author" w:date="2026-09-29T17:41:00Z" w16du:dateUtc="2026-09-29T22:41:00Z">
              <w:tcPr>
                <w:tcW w:w="960" w:type="dxa"/>
                <w:gridSpan w:val="2"/>
                <w:tcBorders>
                  <w:top w:val="nil"/>
                  <w:left w:val="nil"/>
                  <w:bottom w:val="nil"/>
                  <w:right w:val="nil"/>
                </w:tcBorders>
                <w:noWrap/>
                <w:vAlign w:val="center"/>
                <w:hideMark/>
              </w:tcPr>
            </w:tcPrChange>
          </w:tcPr>
          <w:p w14:paraId="1F0B3204" w14:textId="77777777" w:rsidR="00740EC2" w:rsidRPr="00740EC2" w:rsidRDefault="00740EC2" w:rsidP="00740EC2">
            <w:pPr>
              <w:spacing w:after="0" w:line="240" w:lineRule="auto"/>
              <w:rPr>
                <w:ins w:id="56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564" w:author="Author" w:date="2026-09-29T17:41:00Z" w16du:dateUtc="2026-09-29T22:41:00Z">
              <w:tcPr>
                <w:tcW w:w="1020" w:type="dxa"/>
                <w:gridSpan w:val="2"/>
                <w:tcBorders>
                  <w:top w:val="nil"/>
                  <w:left w:val="nil"/>
                  <w:bottom w:val="nil"/>
                  <w:right w:val="nil"/>
                </w:tcBorders>
                <w:noWrap/>
                <w:vAlign w:val="center"/>
                <w:hideMark/>
              </w:tcPr>
            </w:tcPrChange>
          </w:tcPr>
          <w:p w14:paraId="0B8A92E1" w14:textId="77777777" w:rsidR="00740EC2" w:rsidRPr="00740EC2" w:rsidRDefault="00740EC2" w:rsidP="00740EC2">
            <w:pPr>
              <w:spacing w:after="0" w:line="240" w:lineRule="auto"/>
              <w:rPr>
                <w:ins w:id="56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189FAE6" w14:textId="77777777" w:rsidTr="00740EC2">
        <w:trPr>
          <w:trHeight w:val="515"/>
          <w:ins w:id="566" w:author="Author" w:date="2026-09-29T17:41:00Z"/>
          <w:trPrChange w:id="567" w:author="Author" w:date="2026-09-29T17:41:00Z" w16du:dateUtc="2026-09-29T22:41:00Z">
            <w:trPr>
              <w:gridAfter w:val="2"/>
              <w:trHeight w:val="515"/>
            </w:trPr>
          </w:trPrChange>
        </w:trPr>
        <w:tc>
          <w:tcPr>
            <w:tcW w:w="1136" w:type="pct"/>
            <w:tcBorders>
              <w:top w:val="nil"/>
              <w:left w:val="nil"/>
              <w:bottom w:val="nil"/>
              <w:right w:val="nil"/>
            </w:tcBorders>
            <w:vAlign w:val="center"/>
            <w:hideMark/>
            <w:tcPrChange w:id="568" w:author="Author" w:date="2026-09-29T17:41:00Z" w16du:dateUtc="2026-09-29T22:41:00Z">
              <w:tcPr>
                <w:tcW w:w="2720" w:type="dxa"/>
                <w:tcBorders>
                  <w:top w:val="nil"/>
                  <w:left w:val="nil"/>
                  <w:bottom w:val="nil"/>
                  <w:right w:val="nil"/>
                </w:tcBorders>
                <w:vAlign w:val="center"/>
                <w:hideMark/>
              </w:tcPr>
            </w:tcPrChange>
          </w:tcPr>
          <w:p w14:paraId="2D83ECF6" w14:textId="77777777" w:rsidR="00740EC2" w:rsidRPr="00740EC2" w:rsidRDefault="00740EC2" w:rsidP="00740EC2">
            <w:pPr>
              <w:spacing w:after="0" w:line="240" w:lineRule="auto"/>
              <w:rPr>
                <w:ins w:id="569" w:author="Author" w:date="2026-09-29T17:41:00Z" w16du:dateUtc="2026-09-29T22:41:00Z"/>
                <w:rFonts w:ascii="Times New Roman" w:eastAsia="Times New Roman" w:hAnsi="Times New Roman" w:cs="Times New Roman"/>
                <w:color w:val="000000"/>
                <w:kern w:val="0"/>
                <w:sz w:val="20"/>
                <w:szCs w:val="20"/>
                <w:lang w:val="en-US" w:eastAsia="es-PE"/>
                <w14:ligatures w14:val="none"/>
                <w:rPrChange w:id="570" w:author="Author" w:date="2026-09-29T17:42:00Z" w16du:dateUtc="2026-09-29T22:42:00Z">
                  <w:rPr>
                    <w:ins w:id="571" w:author="Author" w:date="2026-09-29T17:41:00Z" w16du:dateUtc="2026-09-29T22:41:00Z"/>
                    <w:rFonts w:ascii="Times New Roman" w:eastAsia="Times New Roman" w:hAnsi="Times New Roman" w:cs="Times New Roman"/>
                    <w:color w:val="000000"/>
                    <w:kern w:val="0"/>
                    <w:sz w:val="20"/>
                    <w:szCs w:val="20"/>
                    <w:lang w:val="es-PE" w:eastAsia="es-PE"/>
                    <w14:ligatures w14:val="none"/>
                  </w:rPr>
                </w:rPrChange>
              </w:rPr>
            </w:pPr>
            <w:ins w:id="572" w:author="Author" w:date="2026-09-29T17:41:00Z" w16du:dateUtc="2026-09-29T22:41:00Z">
              <w:r w:rsidRPr="00740EC2">
                <w:rPr>
                  <w:rFonts w:ascii="Times New Roman" w:eastAsia="Times New Roman" w:hAnsi="Times New Roman" w:cs="Times New Roman"/>
                  <w:color w:val="000000"/>
                  <w:kern w:val="0"/>
                  <w:sz w:val="20"/>
                  <w:szCs w:val="20"/>
                  <w:lang w:val="en-US" w:eastAsia="es-PE"/>
                  <w14:ligatures w14:val="none"/>
                  <w:rPrChange w:id="573" w:author="Author" w:date="2026-09-29T17:42:00Z" w16du:dateUtc="2026-09-29T22:42:00Z">
                    <w:rPr>
                      <w:rFonts w:ascii="Times New Roman" w:eastAsia="Times New Roman" w:hAnsi="Times New Roman" w:cs="Times New Roman"/>
                      <w:color w:val="000000"/>
                      <w:kern w:val="0"/>
                      <w:sz w:val="20"/>
                      <w:szCs w:val="20"/>
                      <w:lang w:val="es-PE" w:eastAsia="es-PE"/>
                      <w14:ligatures w14:val="none"/>
                    </w:rPr>
                  </w:rPrChange>
                </w:rPr>
                <w:t>Pod position at 50% physiological maturity</w:t>
              </w:r>
            </w:ins>
          </w:p>
        </w:tc>
        <w:tc>
          <w:tcPr>
            <w:tcW w:w="941" w:type="pct"/>
            <w:tcBorders>
              <w:top w:val="nil"/>
              <w:left w:val="nil"/>
              <w:bottom w:val="nil"/>
              <w:right w:val="nil"/>
            </w:tcBorders>
            <w:vAlign w:val="center"/>
            <w:hideMark/>
            <w:tcPrChange w:id="574" w:author="Author" w:date="2026-09-29T17:41:00Z" w16du:dateUtc="2026-09-29T22:41:00Z">
              <w:tcPr>
                <w:tcW w:w="2240" w:type="dxa"/>
                <w:gridSpan w:val="2"/>
                <w:tcBorders>
                  <w:top w:val="nil"/>
                  <w:left w:val="nil"/>
                  <w:bottom w:val="nil"/>
                  <w:right w:val="nil"/>
                </w:tcBorders>
                <w:vAlign w:val="center"/>
                <w:hideMark/>
              </w:tcPr>
            </w:tcPrChange>
          </w:tcPr>
          <w:p w14:paraId="392659E2" w14:textId="77777777" w:rsidR="00740EC2" w:rsidRPr="00740EC2" w:rsidRDefault="00740EC2" w:rsidP="00740EC2">
            <w:pPr>
              <w:spacing w:after="0" w:line="240" w:lineRule="auto"/>
              <w:rPr>
                <w:ins w:id="57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7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Center</w:t>
              </w:r>
            </w:ins>
          </w:p>
        </w:tc>
        <w:tc>
          <w:tcPr>
            <w:tcW w:w="166" w:type="pct"/>
            <w:tcBorders>
              <w:top w:val="nil"/>
              <w:left w:val="nil"/>
              <w:bottom w:val="nil"/>
              <w:right w:val="nil"/>
            </w:tcBorders>
            <w:noWrap/>
            <w:vAlign w:val="center"/>
            <w:hideMark/>
            <w:tcPrChange w:id="577" w:author="Author" w:date="2026-09-29T17:41:00Z" w16du:dateUtc="2026-09-29T22:41:00Z">
              <w:tcPr>
                <w:tcW w:w="320" w:type="dxa"/>
                <w:tcBorders>
                  <w:top w:val="nil"/>
                  <w:left w:val="nil"/>
                  <w:bottom w:val="nil"/>
                  <w:right w:val="nil"/>
                </w:tcBorders>
                <w:noWrap/>
                <w:vAlign w:val="center"/>
                <w:hideMark/>
              </w:tcPr>
            </w:tcPrChange>
          </w:tcPr>
          <w:p w14:paraId="0F52F5A4" w14:textId="77777777" w:rsidR="00740EC2" w:rsidRPr="00740EC2" w:rsidRDefault="00740EC2" w:rsidP="00740EC2">
            <w:pPr>
              <w:spacing w:after="0" w:line="240" w:lineRule="auto"/>
              <w:rPr>
                <w:ins w:id="57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7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w:t>
              </w:r>
            </w:ins>
          </w:p>
        </w:tc>
        <w:tc>
          <w:tcPr>
            <w:tcW w:w="211" w:type="pct"/>
            <w:tcBorders>
              <w:top w:val="nil"/>
              <w:left w:val="nil"/>
              <w:bottom w:val="nil"/>
              <w:right w:val="nil"/>
            </w:tcBorders>
            <w:noWrap/>
            <w:vAlign w:val="center"/>
            <w:hideMark/>
            <w:tcPrChange w:id="580" w:author="Author" w:date="2026-09-29T17:41:00Z" w16du:dateUtc="2026-09-29T22:41:00Z">
              <w:tcPr>
                <w:tcW w:w="420" w:type="dxa"/>
                <w:tcBorders>
                  <w:top w:val="nil"/>
                  <w:left w:val="nil"/>
                  <w:bottom w:val="nil"/>
                  <w:right w:val="nil"/>
                </w:tcBorders>
                <w:noWrap/>
                <w:vAlign w:val="center"/>
                <w:hideMark/>
              </w:tcPr>
            </w:tcPrChange>
          </w:tcPr>
          <w:p w14:paraId="7CA65371" w14:textId="77777777" w:rsidR="00740EC2" w:rsidRPr="00740EC2" w:rsidRDefault="00740EC2" w:rsidP="00740EC2">
            <w:pPr>
              <w:spacing w:after="0" w:line="240" w:lineRule="auto"/>
              <w:rPr>
                <w:ins w:id="58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8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0.03</w:t>
              </w:r>
            </w:ins>
          </w:p>
        </w:tc>
        <w:tc>
          <w:tcPr>
            <w:tcW w:w="413" w:type="pct"/>
            <w:tcBorders>
              <w:top w:val="nil"/>
              <w:left w:val="nil"/>
              <w:bottom w:val="nil"/>
              <w:right w:val="nil"/>
            </w:tcBorders>
            <w:noWrap/>
            <w:vAlign w:val="center"/>
            <w:hideMark/>
            <w:tcPrChange w:id="583" w:author="Author" w:date="2026-09-29T17:41:00Z" w16du:dateUtc="2026-09-29T22:41:00Z">
              <w:tcPr>
                <w:tcW w:w="960" w:type="dxa"/>
                <w:gridSpan w:val="3"/>
                <w:tcBorders>
                  <w:top w:val="nil"/>
                  <w:left w:val="nil"/>
                  <w:bottom w:val="nil"/>
                  <w:right w:val="nil"/>
                </w:tcBorders>
                <w:noWrap/>
                <w:vAlign w:val="center"/>
                <w:hideMark/>
              </w:tcPr>
            </w:tcPrChange>
          </w:tcPr>
          <w:p w14:paraId="13DBFF1A" w14:textId="77777777" w:rsidR="00740EC2" w:rsidRPr="00740EC2" w:rsidRDefault="00740EC2" w:rsidP="00740EC2">
            <w:pPr>
              <w:spacing w:after="0" w:line="240" w:lineRule="auto"/>
              <w:rPr>
                <w:ins w:id="58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8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w:t>
              </w:r>
            </w:ins>
          </w:p>
        </w:tc>
        <w:tc>
          <w:tcPr>
            <w:tcW w:w="413" w:type="pct"/>
            <w:tcBorders>
              <w:top w:val="nil"/>
              <w:left w:val="nil"/>
              <w:bottom w:val="nil"/>
              <w:right w:val="nil"/>
            </w:tcBorders>
            <w:noWrap/>
            <w:vAlign w:val="center"/>
            <w:hideMark/>
            <w:tcPrChange w:id="586" w:author="Author" w:date="2026-09-29T17:41:00Z" w16du:dateUtc="2026-09-29T22:41:00Z">
              <w:tcPr>
                <w:tcW w:w="960" w:type="dxa"/>
                <w:gridSpan w:val="2"/>
                <w:tcBorders>
                  <w:top w:val="nil"/>
                  <w:left w:val="nil"/>
                  <w:bottom w:val="nil"/>
                  <w:right w:val="nil"/>
                </w:tcBorders>
                <w:noWrap/>
                <w:vAlign w:val="center"/>
                <w:hideMark/>
              </w:tcPr>
            </w:tcPrChange>
          </w:tcPr>
          <w:p w14:paraId="79D65565" w14:textId="77777777" w:rsidR="00740EC2" w:rsidRPr="00740EC2" w:rsidRDefault="00740EC2" w:rsidP="00740EC2">
            <w:pPr>
              <w:spacing w:after="0" w:line="240" w:lineRule="auto"/>
              <w:rPr>
                <w:ins w:id="58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8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1.14</w:t>
              </w:r>
            </w:ins>
          </w:p>
        </w:tc>
        <w:tc>
          <w:tcPr>
            <w:tcW w:w="413" w:type="pct"/>
            <w:tcBorders>
              <w:top w:val="nil"/>
              <w:left w:val="nil"/>
              <w:bottom w:val="nil"/>
              <w:right w:val="nil"/>
            </w:tcBorders>
            <w:noWrap/>
            <w:vAlign w:val="center"/>
            <w:hideMark/>
            <w:tcPrChange w:id="589" w:author="Author" w:date="2026-09-29T17:41:00Z" w16du:dateUtc="2026-09-29T22:41:00Z">
              <w:tcPr>
                <w:tcW w:w="960" w:type="dxa"/>
                <w:gridSpan w:val="2"/>
                <w:tcBorders>
                  <w:top w:val="nil"/>
                  <w:left w:val="nil"/>
                  <w:bottom w:val="nil"/>
                  <w:right w:val="nil"/>
                </w:tcBorders>
                <w:noWrap/>
                <w:vAlign w:val="center"/>
                <w:hideMark/>
              </w:tcPr>
            </w:tcPrChange>
          </w:tcPr>
          <w:p w14:paraId="2E96F270" w14:textId="77777777" w:rsidR="00740EC2" w:rsidRPr="00740EC2" w:rsidRDefault="00740EC2" w:rsidP="00740EC2">
            <w:pPr>
              <w:spacing w:after="0" w:line="240" w:lineRule="auto"/>
              <w:rPr>
                <w:ins w:id="59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9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0.12 ± 0.05</w:t>
              </w:r>
            </w:ins>
          </w:p>
        </w:tc>
        <w:tc>
          <w:tcPr>
            <w:tcW w:w="456" w:type="pct"/>
            <w:tcBorders>
              <w:top w:val="nil"/>
              <w:left w:val="nil"/>
              <w:bottom w:val="nil"/>
              <w:right w:val="nil"/>
            </w:tcBorders>
            <w:noWrap/>
            <w:vAlign w:val="center"/>
            <w:hideMark/>
            <w:tcPrChange w:id="592" w:author="Author" w:date="2026-09-29T17:41:00Z" w16du:dateUtc="2026-09-29T22:41:00Z">
              <w:tcPr>
                <w:tcW w:w="1060" w:type="dxa"/>
                <w:gridSpan w:val="2"/>
                <w:tcBorders>
                  <w:top w:val="nil"/>
                  <w:left w:val="nil"/>
                  <w:bottom w:val="nil"/>
                  <w:right w:val="nil"/>
                </w:tcBorders>
                <w:noWrap/>
                <w:vAlign w:val="center"/>
                <w:hideMark/>
              </w:tcPr>
            </w:tcPrChange>
          </w:tcPr>
          <w:p w14:paraId="6FDF7825" w14:textId="77777777" w:rsidR="00740EC2" w:rsidRPr="00740EC2" w:rsidRDefault="00740EC2" w:rsidP="00740EC2">
            <w:pPr>
              <w:spacing w:after="0" w:line="240" w:lineRule="auto"/>
              <w:rPr>
                <w:ins w:id="59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9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0.03–0.23</w:t>
              </w:r>
            </w:ins>
          </w:p>
        </w:tc>
        <w:tc>
          <w:tcPr>
            <w:tcW w:w="413" w:type="pct"/>
            <w:tcBorders>
              <w:top w:val="nil"/>
              <w:left w:val="nil"/>
              <w:bottom w:val="nil"/>
              <w:right w:val="nil"/>
            </w:tcBorders>
            <w:noWrap/>
            <w:vAlign w:val="center"/>
            <w:hideMark/>
            <w:tcPrChange w:id="595" w:author="Author" w:date="2026-09-29T17:41:00Z" w16du:dateUtc="2026-09-29T22:41:00Z">
              <w:tcPr>
                <w:tcW w:w="960" w:type="dxa"/>
                <w:gridSpan w:val="2"/>
                <w:tcBorders>
                  <w:top w:val="nil"/>
                  <w:left w:val="nil"/>
                  <w:bottom w:val="nil"/>
                  <w:right w:val="nil"/>
                </w:tcBorders>
                <w:noWrap/>
                <w:vAlign w:val="center"/>
                <w:hideMark/>
              </w:tcPr>
            </w:tcPrChange>
          </w:tcPr>
          <w:p w14:paraId="6B110BE4" w14:textId="77777777" w:rsidR="00740EC2" w:rsidRPr="00740EC2" w:rsidRDefault="00740EC2" w:rsidP="00740EC2">
            <w:pPr>
              <w:spacing w:after="0" w:line="240" w:lineRule="auto"/>
              <w:rPr>
                <w:ins w:id="59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59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0.28 ± 0.10</w:t>
              </w:r>
            </w:ins>
          </w:p>
        </w:tc>
        <w:tc>
          <w:tcPr>
            <w:tcW w:w="439" w:type="pct"/>
            <w:tcBorders>
              <w:top w:val="nil"/>
              <w:left w:val="nil"/>
              <w:bottom w:val="nil"/>
              <w:right w:val="nil"/>
            </w:tcBorders>
            <w:noWrap/>
            <w:vAlign w:val="center"/>
            <w:hideMark/>
            <w:tcPrChange w:id="598" w:author="Author" w:date="2026-09-29T17:41:00Z" w16du:dateUtc="2026-09-29T22:41:00Z">
              <w:tcPr>
                <w:tcW w:w="1020" w:type="dxa"/>
                <w:gridSpan w:val="2"/>
                <w:tcBorders>
                  <w:top w:val="nil"/>
                  <w:left w:val="nil"/>
                  <w:bottom w:val="nil"/>
                  <w:right w:val="nil"/>
                </w:tcBorders>
                <w:noWrap/>
                <w:vAlign w:val="center"/>
                <w:hideMark/>
              </w:tcPr>
            </w:tcPrChange>
          </w:tcPr>
          <w:p w14:paraId="08020BC3" w14:textId="77777777" w:rsidR="00740EC2" w:rsidRPr="00740EC2" w:rsidRDefault="00740EC2" w:rsidP="00740EC2">
            <w:pPr>
              <w:spacing w:after="0" w:line="240" w:lineRule="auto"/>
              <w:rPr>
                <w:ins w:id="59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0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0.07–0.46</w:t>
              </w:r>
            </w:ins>
          </w:p>
        </w:tc>
      </w:tr>
      <w:tr w:rsidR="00740EC2" w:rsidRPr="00740EC2" w14:paraId="4871029F" w14:textId="77777777" w:rsidTr="00740EC2">
        <w:trPr>
          <w:trHeight w:val="292"/>
          <w:ins w:id="601" w:author="Author" w:date="2026-09-29T17:41:00Z"/>
          <w:trPrChange w:id="60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603" w:author="Author" w:date="2026-09-29T17:41:00Z" w16du:dateUtc="2026-09-29T22:41:00Z">
              <w:tcPr>
                <w:tcW w:w="2720" w:type="dxa"/>
                <w:tcBorders>
                  <w:top w:val="nil"/>
                  <w:left w:val="nil"/>
                  <w:bottom w:val="nil"/>
                  <w:right w:val="nil"/>
                </w:tcBorders>
                <w:vAlign w:val="center"/>
                <w:hideMark/>
              </w:tcPr>
            </w:tcPrChange>
          </w:tcPr>
          <w:p w14:paraId="356B3933" w14:textId="77777777" w:rsidR="00740EC2" w:rsidRPr="00740EC2" w:rsidRDefault="00740EC2" w:rsidP="00740EC2">
            <w:pPr>
              <w:spacing w:after="0" w:line="240" w:lineRule="auto"/>
              <w:rPr>
                <w:ins w:id="60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605" w:author="Author" w:date="2026-09-29T17:41:00Z" w16du:dateUtc="2026-09-29T22:41:00Z">
              <w:tcPr>
                <w:tcW w:w="2240" w:type="dxa"/>
                <w:gridSpan w:val="2"/>
                <w:tcBorders>
                  <w:top w:val="nil"/>
                  <w:left w:val="nil"/>
                  <w:bottom w:val="nil"/>
                  <w:right w:val="nil"/>
                </w:tcBorders>
                <w:vAlign w:val="center"/>
                <w:hideMark/>
              </w:tcPr>
            </w:tcPrChange>
          </w:tcPr>
          <w:p w14:paraId="6D7E25BA" w14:textId="77777777" w:rsidR="00740EC2" w:rsidRPr="00740EC2" w:rsidRDefault="00740EC2" w:rsidP="00740EC2">
            <w:pPr>
              <w:spacing w:after="0" w:line="240" w:lineRule="auto"/>
              <w:rPr>
                <w:ins w:id="60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60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Combination</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2–3</w:t>
              </w:r>
            </w:ins>
          </w:p>
        </w:tc>
        <w:tc>
          <w:tcPr>
            <w:tcW w:w="166" w:type="pct"/>
            <w:tcBorders>
              <w:top w:val="nil"/>
              <w:left w:val="nil"/>
              <w:bottom w:val="nil"/>
              <w:right w:val="nil"/>
            </w:tcBorders>
            <w:noWrap/>
            <w:vAlign w:val="center"/>
            <w:hideMark/>
            <w:tcPrChange w:id="608" w:author="Author" w:date="2026-09-29T17:41:00Z" w16du:dateUtc="2026-09-29T22:41:00Z">
              <w:tcPr>
                <w:tcW w:w="320" w:type="dxa"/>
                <w:tcBorders>
                  <w:top w:val="nil"/>
                  <w:left w:val="nil"/>
                  <w:bottom w:val="nil"/>
                  <w:right w:val="nil"/>
                </w:tcBorders>
                <w:noWrap/>
                <w:vAlign w:val="center"/>
                <w:hideMark/>
              </w:tcPr>
            </w:tcPrChange>
          </w:tcPr>
          <w:p w14:paraId="1B7A465C" w14:textId="77777777" w:rsidR="00740EC2" w:rsidRPr="00740EC2" w:rsidRDefault="00740EC2" w:rsidP="00740EC2">
            <w:pPr>
              <w:spacing w:after="0" w:line="240" w:lineRule="auto"/>
              <w:rPr>
                <w:ins w:id="60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1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w:t>
              </w:r>
            </w:ins>
          </w:p>
        </w:tc>
        <w:tc>
          <w:tcPr>
            <w:tcW w:w="211" w:type="pct"/>
            <w:tcBorders>
              <w:top w:val="nil"/>
              <w:left w:val="nil"/>
              <w:bottom w:val="nil"/>
              <w:right w:val="nil"/>
            </w:tcBorders>
            <w:noWrap/>
            <w:vAlign w:val="center"/>
            <w:hideMark/>
            <w:tcPrChange w:id="611" w:author="Author" w:date="2026-09-29T17:41:00Z" w16du:dateUtc="2026-09-29T22:41:00Z">
              <w:tcPr>
                <w:tcW w:w="420" w:type="dxa"/>
                <w:tcBorders>
                  <w:top w:val="nil"/>
                  <w:left w:val="nil"/>
                  <w:bottom w:val="nil"/>
                  <w:right w:val="nil"/>
                </w:tcBorders>
                <w:noWrap/>
                <w:vAlign w:val="center"/>
                <w:hideMark/>
              </w:tcPr>
            </w:tcPrChange>
          </w:tcPr>
          <w:p w14:paraId="3CE9FF94" w14:textId="77777777" w:rsidR="00740EC2" w:rsidRPr="00740EC2" w:rsidRDefault="00740EC2" w:rsidP="00740EC2">
            <w:pPr>
              <w:spacing w:after="0" w:line="240" w:lineRule="auto"/>
              <w:rPr>
                <w:ins w:id="61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1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0.04</w:t>
              </w:r>
            </w:ins>
          </w:p>
        </w:tc>
        <w:tc>
          <w:tcPr>
            <w:tcW w:w="413" w:type="pct"/>
            <w:tcBorders>
              <w:top w:val="nil"/>
              <w:left w:val="nil"/>
              <w:bottom w:val="nil"/>
              <w:right w:val="nil"/>
            </w:tcBorders>
            <w:noWrap/>
            <w:vAlign w:val="center"/>
            <w:hideMark/>
            <w:tcPrChange w:id="614" w:author="Author" w:date="2026-09-29T17:41:00Z" w16du:dateUtc="2026-09-29T22:41:00Z">
              <w:tcPr>
                <w:tcW w:w="960" w:type="dxa"/>
                <w:gridSpan w:val="3"/>
                <w:tcBorders>
                  <w:top w:val="nil"/>
                  <w:left w:val="nil"/>
                  <w:bottom w:val="nil"/>
                  <w:right w:val="nil"/>
                </w:tcBorders>
                <w:noWrap/>
                <w:vAlign w:val="center"/>
                <w:hideMark/>
              </w:tcPr>
            </w:tcPrChange>
          </w:tcPr>
          <w:p w14:paraId="77FEA788" w14:textId="77777777" w:rsidR="00740EC2" w:rsidRPr="00740EC2" w:rsidRDefault="00740EC2" w:rsidP="00740EC2">
            <w:pPr>
              <w:spacing w:after="0" w:line="240" w:lineRule="auto"/>
              <w:rPr>
                <w:ins w:id="61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616" w:author="Author" w:date="2026-09-29T17:41:00Z" w16du:dateUtc="2026-09-29T22:41:00Z">
              <w:tcPr>
                <w:tcW w:w="960" w:type="dxa"/>
                <w:gridSpan w:val="2"/>
                <w:tcBorders>
                  <w:top w:val="nil"/>
                  <w:left w:val="nil"/>
                  <w:bottom w:val="nil"/>
                  <w:right w:val="nil"/>
                </w:tcBorders>
                <w:noWrap/>
                <w:vAlign w:val="center"/>
                <w:hideMark/>
              </w:tcPr>
            </w:tcPrChange>
          </w:tcPr>
          <w:p w14:paraId="7F6DF347" w14:textId="77777777" w:rsidR="00740EC2" w:rsidRPr="00740EC2" w:rsidRDefault="00740EC2" w:rsidP="00740EC2">
            <w:pPr>
              <w:spacing w:after="0" w:line="240" w:lineRule="auto"/>
              <w:rPr>
                <w:ins w:id="61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618" w:author="Author" w:date="2026-09-29T17:41:00Z" w16du:dateUtc="2026-09-29T22:41:00Z">
              <w:tcPr>
                <w:tcW w:w="960" w:type="dxa"/>
                <w:gridSpan w:val="2"/>
                <w:tcBorders>
                  <w:top w:val="nil"/>
                  <w:left w:val="nil"/>
                  <w:bottom w:val="nil"/>
                  <w:right w:val="nil"/>
                </w:tcBorders>
                <w:noWrap/>
                <w:vAlign w:val="center"/>
                <w:hideMark/>
              </w:tcPr>
            </w:tcPrChange>
          </w:tcPr>
          <w:p w14:paraId="381AFA22" w14:textId="77777777" w:rsidR="00740EC2" w:rsidRPr="00740EC2" w:rsidRDefault="00740EC2" w:rsidP="00740EC2">
            <w:pPr>
              <w:spacing w:after="0" w:line="240" w:lineRule="auto"/>
              <w:rPr>
                <w:ins w:id="61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620" w:author="Author" w:date="2026-09-29T17:41:00Z" w16du:dateUtc="2026-09-29T22:41:00Z">
              <w:tcPr>
                <w:tcW w:w="1060" w:type="dxa"/>
                <w:gridSpan w:val="2"/>
                <w:tcBorders>
                  <w:top w:val="nil"/>
                  <w:left w:val="nil"/>
                  <w:bottom w:val="nil"/>
                  <w:right w:val="nil"/>
                </w:tcBorders>
                <w:noWrap/>
                <w:vAlign w:val="center"/>
                <w:hideMark/>
              </w:tcPr>
            </w:tcPrChange>
          </w:tcPr>
          <w:p w14:paraId="7DFAB042" w14:textId="77777777" w:rsidR="00740EC2" w:rsidRPr="00740EC2" w:rsidRDefault="00740EC2" w:rsidP="00740EC2">
            <w:pPr>
              <w:spacing w:after="0" w:line="240" w:lineRule="auto"/>
              <w:rPr>
                <w:ins w:id="62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622" w:author="Author" w:date="2026-09-29T17:41:00Z" w16du:dateUtc="2026-09-29T22:41:00Z">
              <w:tcPr>
                <w:tcW w:w="960" w:type="dxa"/>
                <w:gridSpan w:val="2"/>
                <w:tcBorders>
                  <w:top w:val="nil"/>
                  <w:left w:val="nil"/>
                  <w:bottom w:val="nil"/>
                  <w:right w:val="nil"/>
                </w:tcBorders>
                <w:noWrap/>
                <w:vAlign w:val="center"/>
                <w:hideMark/>
              </w:tcPr>
            </w:tcPrChange>
          </w:tcPr>
          <w:p w14:paraId="1548BFE0" w14:textId="77777777" w:rsidR="00740EC2" w:rsidRPr="00740EC2" w:rsidRDefault="00740EC2" w:rsidP="00740EC2">
            <w:pPr>
              <w:spacing w:after="0" w:line="240" w:lineRule="auto"/>
              <w:rPr>
                <w:ins w:id="62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624" w:author="Author" w:date="2026-09-29T17:41:00Z" w16du:dateUtc="2026-09-29T22:41:00Z">
              <w:tcPr>
                <w:tcW w:w="1020" w:type="dxa"/>
                <w:gridSpan w:val="2"/>
                <w:tcBorders>
                  <w:top w:val="nil"/>
                  <w:left w:val="nil"/>
                  <w:bottom w:val="nil"/>
                  <w:right w:val="nil"/>
                </w:tcBorders>
                <w:noWrap/>
                <w:vAlign w:val="center"/>
                <w:hideMark/>
              </w:tcPr>
            </w:tcPrChange>
          </w:tcPr>
          <w:p w14:paraId="22F5BD6F" w14:textId="77777777" w:rsidR="00740EC2" w:rsidRPr="00740EC2" w:rsidRDefault="00740EC2" w:rsidP="00740EC2">
            <w:pPr>
              <w:spacing w:after="0" w:line="240" w:lineRule="auto"/>
              <w:rPr>
                <w:ins w:id="62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237A012A" w14:textId="77777777" w:rsidTr="00740EC2">
        <w:trPr>
          <w:trHeight w:val="292"/>
          <w:ins w:id="626" w:author="Author" w:date="2026-09-29T17:41:00Z"/>
          <w:trPrChange w:id="62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628" w:author="Author" w:date="2026-09-29T17:41:00Z" w16du:dateUtc="2026-09-29T22:41:00Z">
              <w:tcPr>
                <w:tcW w:w="2720" w:type="dxa"/>
                <w:tcBorders>
                  <w:top w:val="nil"/>
                  <w:left w:val="nil"/>
                  <w:bottom w:val="nil"/>
                  <w:right w:val="nil"/>
                </w:tcBorders>
                <w:vAlign w:val="center"/>
                <w:hideMark/>
              </w:tcPr>
            </w:tcPrChange>
          </w:tcPr>
          <w:p w14:paraId="327E698D" w14:textId="77777777" w:rsidR="00740EC2" w:rsidRPr="00740EC2" w:rsidRDefault="00740EC2" w:rsidP="00740EC2">
            <w:pPr>
              <w:spacing w:after="0" w:line="240" w:lineRule="auto"/>
              <w:rPr>
                <w:ins w:id="62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630" w:author="Author" w:date="2026-09-29T17:41:00Z" w16du:dateUtc="2026-09-29T22:41:00Z">
              <w:tcPr>
                <w:tcW w:w="2240" w:type="dxa"/>
                <w:gridSpan w:val="2"/>
                <w:tcBorders>
                  <w:top w:val="nil"/>
                  <w:left w:val="nil"/>
                  <w:bottom w:val="nil"/>
                  <w:right w:val="nil"/>
                </w:tcBorders>
                <w:vAlign w:val="center"/>
                <w:hideMark/>
              </w:tcPr>
            </w:tcPrChange>
          </w:tcPr>
          <w:p w14:paraId="36A40D41" w14:textId="77777777" w:rsidR="00740EC2" w:rsidRPr="00740EC2" w:rsidRDefault="00740EC2" w:rsidP="00740EC2">
            <w:pPr>
              <w:spacing w:after="0" w:line="240" w:lineRule="auto"/>
              <w:rPr>
                <w:ins w:id="63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63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Combination</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1–2–3</w:t>
              </w:r>
            </w:ins>
          </w:p>
        </w:tc>
        <w:tc>
          <w:tcPr>
            <w:tcW w:w="166" w:type="pct"/>
            <w:tcBorders>
              <w:top w:val="nil"/>
              <w:left w:val="nil"/>
              <w:bottom w:val="nil"/>
              <w:right w:val="nil"/>
            </w:tcBorders>
            <w:noWrap/>
            <w:vAlign w:val="center"/>
            <w:hideMark/>
            <w:tcPrChange w:id="633" w:author="Author" w:date="2026-09-29T17:41:00Z" w16du:dateUtc="2026-09-29T22:41:00Z">
              <w:tcPr>
                <w:tcW w:w="320" w:type="dxa"/>
                <w:tcBorders>
                  <w:top w:val="nil"/>
                  <w:left w:val="nil"/>
                  <w:bottom w:val="nil"/>
                  <w:right w:val="nil"/>
                </w:tcBorders>
                <w:noWrap/>
                <w:vAlign w:val="center"/>
                <w:hideMark/>
              </w:tcPr>
            </w:tcPrChange>
          </w:tcPr>
          <w:p w14:paraId="4E9D57F2" w14:textId="77777777" w:rsidR="00740EC2" w:rsidRPr="00740EC2" w:rsidRDefault="00740EC2" w:rsidP="00740EC2">
            <w:pPr>
              <w:spacing w:after="0" w:line="240" w:lineRule="auto"/>
              <w:rPr>
                <w:ins w:id="63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3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73</w:t>
              </w:r>
            </w:ins>
          </w:p>
        </w:tc>
        <w:tc>
          <w:tcPr>
            <w:tcW w:w="211" w:type="pct"/>
            <w:tcBorders>
              <w:top w:val="nil"/>
              <w:left w:val="nil"/>
              <w:bottom w:val="nil"/>
              <w:right w:val="nil"/>
            </w:tcBorders>
            <w:noWrap/>
            <w:vAlign w:val="center"/>
            <w:hideMark/>
            <w:tcPrChange w:id="636" w:author="Author" w:date="2026-09-29T17:41:00Z" w16du:dateUtc="2026-09-29T22:41:00Z">
              <w:tcPr>
                <w:tcW w:w="420" w:type="dxa"/>
                <w:tcBorders>
                  <w:top w:val="nil"/>
                  <w:left w:val="nil"/>
                  <w:bottom w:val="nil"/>
                  <w:right w:val="nil"/>
                </w:tcBorders>
                <w:noWrap/>
                <w:vAlign w:val="center"/>
                <w:hideMark/>
              </w:tcPr>
            </w:tcPrChange>
          </w:tcPr>
          <w:p w14:paraId="0543B6E2" w14:textId="77777777" w:rsidR="00740EC2" w:rsidRPr="00740EC2" w:rsidRDefault="00740EC2" w:rsidP="00740EC2">
            <w:pPr>
              <w:spacing w:after="0" w:line="240" w:lineRule="auto"/>
              <w:rPr>
                <w:ins w:id="63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3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0.94</w:t>
              </w:r>
            </w:ins>
          </w:p>
        </w:tc>
        <w:tc>
          <w:tcPr>
            <w:tcW w:w="413" w:type="pct"/>
            <w:tcBorders>
              <w:top w:val="nil"/>
              <w:left w:val="nil"/>
              <w:bottom w:val="nil"/>
              <w:right w:val="nil"/>
            </w:tcBorders>
            <w:noWrap/>
            <w:vAlign w:val="center"/>
            <w:hideMark/>
            <w:tcPrChange w:id="639" w:author="Author" w:date="2026-09-29T17:41:00Z" w16du:dateUtc="2026-09-29T22:41:00Z">
              <w:tcPr>
                <w:tcW w:w="960" w:type="dxa"/>
                <w:gridSpan w:val="3"/>
                <w:tcBorders>
                  <w:top w:val="nil"/>
                  <w:left w:val="nil"/>
                  <w:bottom w:val="nil"/>
                  <w:right w:val="nil"/>
                </w:tcBorders>
                <w:noWrap/>
                <w:vAlign w:val="center"/>
                <w:hideMark/>
              </w:tcPr>
            </w:tcPrChange>
          </w:tcPr>
          <w:p w14:paraId="11CBB905" w14:textId="77777777" w:rsidR="00740EC2" w:rsidRPr="00740EC2" w:rsidRDefault="00740EC2" w:rsidP="00740EC2">
            <w:pPr>
              <w:spacing w:after="0" w:line="240" w:lineRule="auto"/>
              <w:rPr>
                <w:ins w:id="64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641" w:author="Author" w:date="2026-09-29T17:41:00Z" w16du:dateUtc="2026-09-29T22:41:00Z">
              <w:tcPr>
                <w:tcW w:w="960" w:type="dxa"/>
                <w:gridSpan w:val="2"/>
                <w:tcBorders>
                  <w:top w:val="nil"/>
                  <w:left w:val="nil"/>
                  <w:bottom w:val="nil"/>
                  <w:right w:val="nil"/>
                </w:tcBorders>
                <w:noWrap/>
                <w:vAlign w:val="center"/>
                <w:hideMark/>
              </w:tcPr>
            </w:tcPrChange>
          </w:tcPr>
          <w:p w14:paraId="4F85C224" w14:textId="77777777" w:rsidR="00740EC2" w:rsidRPr="00740EC2" w:rsidRDefault="00740EC2" w:rsidP="00740EC2">
            <w:pPr>
              <w:spacing w:after="0" w:line="240" w:lineRule="auto"/>
              <w:rPr>
                <w:ins w:id="64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643" w:author="Author" w:date="2026-09-29T17:41:00Z" w16du:dateUtc="2026-09-29T22:41:00Z">
              <w:tcPr>
                <w:tcW w:w="960" w:type="dxa"/>
                <w:gridSpan w:val="2"/>
                <w:tcBorders>
                  <w:top w:val="nil"/>
                  <w:left w:val="nil"/>
                  <w:bottom w:val="nil"/>
                  <w:right w:val="nil"/>
                </w:tcBorders>
                <w:noWrap/>
                <w:vAlign w:val="center"/>
                <w:hideMark/>
              </w:tcPr>
            </w:tcPrChange>
          </w:tcPr>
          <w:p w14:paraId="5975CA4D" w14:textId="77777777" w:rsidR="00740EC2" w:rsidRPr="00740EC2" w:rsidRDefault="00740EC2" w:rsidP="00740EC2">
            <w:pPr>
              <w:spacing w:after="0" w:line="240" w:lineRule="auto"/>
              <w:rPr>
                <w:ins w:id="64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645" w:author="Author" w:date="2026-09-29T17:41:00Z" w16du:dateUtc="2026-09-29T22:41:00Z">
              <w:tcPr>
                <w:tcW w:w="1060" w:type="dxa"/>
                <w:gridSpan w:val="2"/>
                <w:tcBorders>
                  <w:top w:val="nil"/>
                  <w:left w:val="nil"/>
                  <w:bottom w:val="nil"/>
                  <w:right w:val="nil"/>
                </w:tcBorders>
                <w:noWrap/>
                <w:vAlign w:val="center"/>
                <w:hideMark/>
              </w:tcPr>
            </w:tcPrChange>
          </w:tcPr>
          <w:p w14:paraId="16DEC30B" w14:textId="77777777" w:rsidR="00740EC2" w:rsidRPr="00740EC2" w:rsidRDefault="00740EC2" w:rsidP="00740EC2">
            <w:pPr>
              <w:spacing w:after="0" w:line="240" w:lineRule="auto"/>
              <w:rPr>
                <w:ins w:id="64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647" w:author="Author" w:date="2026-09-29T17:41:00Z" w16du:dateUtc="2026-09-29T22:41:00Z">
              <w:tcPr>
                <w:tcW w:w="960" w:type="dxa"/>
                <w:gridSpan w:val="2"/>
                <w:tcBorders>
                  <w:top w:val="nil"/>
                  <w:left w:val="nil"/>
                  <w:bottom w:val="nil"/>
                  <w:right w:val="nil"/>
                </w:tcBorders>
                <w:noWrap/>
                <w:vAlign w:val="center"/>
                <w:hideMark/>
              </w:tcPr>
            </w:tcPrChange>
          </w:tcPr>
          <w:p w14:paraId="7AED3304" w14:textId="77777777" w:rsidR="00740EC2" w:rsidRPr="00740EC2" w:rsidRDefault="00740EC2" w:rsidP="00740EC2">
            <w:pPr>
              <w:spacing w:after="0" w:line="240" w:lineRule="auto"/>
              <w:rPr>
                <w:ins w:id="64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649" w:author="Author" w:date="2026-09-29T17:41:00Z" w16du:dateUtc="2026-09-29T22:41:00Z">
              <w:tcPr>
                <w:tcW w:w="1020" w:type="dxa"/>
                <w:gridSpan w:val="2"/>
                <w:tcBorders>
                  <w:top w:val="nil"/>
                  <w:left w:val="nil"/>
                  <w:bottom w:val="nil"/>
                  <w:right w:val="nil"/>
                </w:tcBorders>
                <w:noWrap/>
                <w:vAlign w:val="center"/>
                <w:hideMark/>
              </w:tcPr>
            </w:tcPrChange>
          </w:tcPr>
          <w:p w14:paraId="78CB1F3B" w14:textId="77777777" w:rsidR="00740EC2" w:rsidRPr="00740EC2" w:rsidRDefault="00740EC2" w:rsidP="00740EC2">
            <w:pPr>
              <w:spacing w:after="0" w:line="240" w:lineRule="auto"/>
              <w:rPr>
                <w:ins w:id="65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21C49BF8" w14:textId="77777777" w:rsidTr="00740EC2">
        <w:trPr>
          <w:trHeight w:val="515"/>
          <w:ins w:id="651" w:author="Author" w:date="2026-09-29T17:41:00Z"/>
          <w:trPrChange w:id="652" w:author="Author" w:date="2026-09-29T17:41:00Z" w16du:dateUtc="2026-09-29T22:41:00Z">
            <w:trPr>
              <w:gridAfter w:val="2"/>
              <w:trHeight w:val="515"/>
            </w:trPr>
          </w:trPrChange>
        </w:trPr>
        <w:tc>
          <w:tcPr>
            <w:tcW w:w="1136" w:type="pct"/>
            <w:tcBorders>
              <w:top w:val="nil"/>
              <w:left w:val="nil"/>
              <w:bottom w:val="nil"/>
              <w:right w:val="nil"/>
            </w:tcBorders>
            <w:vAlign w:val="center"/>
            <w:hideMark/>
            <w:tcPrChange w:id="653" w:author="Author" w:date="2026-09-29T17:41:00Z" w16du:dateUtc="2026-09-29T22:41:00Z">
              <w:tcPr>
                <w:tcW w:w="2720" w:type="dxa"/>
                <w:tcBorders>
                  <w:top w:val="nil"/>
                  <w:left w:val="nil"/>
                  <w:bottom w:val="nil"/>
                  <w:right w:val="nil"/>
                </w:tcBorders>
                <w:vAlign w:val="center"/>
                <w:hideMark/>
              </w:tcPr>
            </w:tcPrChange>
          </w:tcPr>
          <w:p w14:paraId="1A8B5CEF" w14:textId="77777777" w:rsidR="00740EC2" w:rsidRPr="00740EC2" w:rsidRDefault="00740EC2" w:rsidP="00740EC2">
            <w:pPr>
              <w:spacing w:after="0" w:line="240" w:lineRule="auto"/>
              <w:rPr>
                <w:ins w:id="654" w:author="Author" w:date="2026-09-29T17:41:00Z" w16du:dateUtc="2026-09-29T22:41:00Z"/>
                <w:rFonts w:ascii="Times New Roman" w:eastAsia="Times New Roman" w:hAnsi="Times New Roman" w:cs="Times New Roman"/>
                <w:color w:val="000000"/>
                <w:kern w:val="0"/>
                <w:sz w:val="20"/>
                <w:szCs w:val="20"/>
                <w:lang w:val="en-US" w:eastAsia="es-PE"/>
                <w14:ligatures w14:val="none"/>
                <w:rPrChange w:id="655" w:author="Author" w:date="2026-09-29T17:42:00Z" w16du:dateUtc="2026-09-29T22:42:00Z">
                  <w:rPr>
                    <w:ins w:id="656" w:author="Author" w:date="2026-09-29T17:41:00Z" w16du:dateUtc="2026-09-29T22:41:00Z"/>
                    <w:rFonts w:ascii="Times New Roman" w:eastAsia="Times New Roman" w:hAnsi="Times New Roman" w:cs="Times New Roman"/>
                    <w:color w:val="000000"/>
                    <w:kern w:val="0"/>
                    <w:sz w:val="20"/>
                    <w:szCs w:val="20"/>
                    <w:lang w:val="es-PE" w:eastAsia="es-PE"/>
                    <w14:ligatures w14:val="none"/>
                  </w:rPr>
                </w:rPrChange>
              </w:rPr>
            </w:pPr>
            <w:ins w:id="657" w:author="Author" w:date="2026-09-29T17:41:00Z" w16du:dateUtc="2026-09-29T22:41:00Z">
              <w:r w:rsidRPr="00740EC2">
                <w:rPr>
                  <w:rFonts w:ascii="Times New Roman" w:eastAsia="Times New Roman" w:hAnsi="Times New Roman" w:cs="Times New Roman"/>
                  <w:color w:val="000000"/>
                  <w:kern w:val="0"/>
                  <w:sz w:val="20"/>
                  <w:szCs w:val="20"/>
                  <w:lang w:val="en-US" w:eastAsia="es-PE"/>
                  <w14:ligatures w14:val="none"/>
                  <w:rPrChange w:id="658" w:author="Author" w:date="2026-09-29T17:42:00Z" w16du:dateUtc="2026-09-29T22:42:00Z">
                    <w:rPr>
                      <w:rFonts w:ascii="Times New Roman" w:eastAsia="Times New Roman" w:hAnsi="Times New Roman" w:cs="Times New Roman"/>
                      <w:color w:val="000000"/>
                      <w:kern w:val="0"/>
                      <w:sz w:val="20"/>
                      <w:szCs w:val="20"/>
                      <w:lang w:val="es-PE" w:eastAsia="es-PE"/>
                      <w14:ligatures w14:val="none"/>
                    </w:rPr>
                  </w:rPrChange>
                </w:rPr>
                <w:t>Pod curvature at 50% physiological maturity</w:t>
              </w:r>
            </w:ins>
          </w:p>
        </w:tc>
        <w:tc>
          <w:tcPr>
            <w:tcW w:w="941" w:type="pct"/>
            <w:tcBorders>
              <w:top w:val="nil"/>
              <w:left w:val="nil"/>
              <w:bottom w:val="nil"/>
              <w:right w:val="nil"/>
            </w:tcBorders>
            <w:vAlign w:val="center"/>
            <w:hideMark/>
            <w:tcPrChange w:id="659" w:author="Author" w:date="2026-09-29T17:41:00Z" w16du:dateUtc="2026-09-29T22:41:00Z">
              <w:tcPr>
                <w:tcW w:w="2240" w:type="dxa"/>
                <w:gridSpan w:val="2"/>
                <w:tcBorders>
                  <w:top w:val="nil"/>
                  <w:left w:val="nil"/>
                  <w:bottom w:val="nil"/>
                  <w:right w:val="nil"/>
                </w:tcBorders>
                <w:vAlign w:val="center"/>
                <w:hideMark/>
              </w:tcPr>
            </w:tcPrChange>
          </w:tcPr>
          <w:p w14:paraId="6F790AE6" w14:textId="77777777" w:rsidR="00740EC2" w:rsidRPr="00740EC2" w:rsidRDefault="00740EC2" w:rsidP="00740EC2">
            <w:pPr>
              <w:spacing w:after="0" w:line="240" w:lineRule="auto"/>
              <w:rPr>
                <w:ins w:id="66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66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Curved</w:t>
              </w:r>
              <w:proofErr w:type="spellEnd"/>
            </w:ins>
          </w:p>
        </w:tc>
        <w:tc>
          <w:tcPr>
            <w:tcW w:w="166" w:type="pct"/>
            <w:tcBorders>
              <w:top w:val="nil"/>
              <w:left w:val="nil"/>
              <w:bottom w:val="nil"/>
              <w:right w:val="nil"/>
            </w:tcBorders>
            <w:noWrap/>
            <w:vAlign w:val="center"/>
            <w:hideMark/>
            <w:tcPrChange w:id="662" w:author="Author" w:date="2026-09-29T17:41:00Z" w16du:dateUtc="2026-09-29T22:41:00Z">
              <w:tcPr>
                <w:tcW w:w="320" w:type="dxa"/>
                <w:tcBorders>
                  <w:top w:val="nil"/>
                  <w:left w:val="nil"/>
                  <w:bottom w:val="nil"/>
                  <w:right w:val="nil"/>
                </w:tcBorders>
                <w:noWrap/>
                <w:vAlign w:val="center"/>
                <w:hideMark/>
              </w:tcPr>
            </w:tcPrChange>
          </w:tcPr>
          <w:p w14:paraId="11A3FDBD" w14:textId="77777777" w:rsidR="00740EC2" w:rsidRPr="00740EC2" w:rsidRDefault="00740EC2" w:rsidP="00740EC2">
            <w:pPr>
              <w:spacing w:after="0" w:line="240" w:lineRule="auto"/>
              <w:rPr>
                <w:ins w:id="66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6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15</w:t>
              </w:r>
            </w:ins>
          </w:p>
        </w:tc>
        <w:tc>
          <w:tcPr>
            <w:tcW w:w="211" w:type="pct"/>
            <w:tcBorders>
              <w:top w:val="nil"/>
              <w:left w:val="nil"/>
              <w:bottom w:val="nil"/>
              <w:right w:val="nil"/>
            </w:tcBorders>
            <w:noWrap/>
            <w:vAlign w:val="center"/>
            <w:hideMark/>
            <w:tcPrChange w:id="665" w:author="Author" w:date="2026-09-29T17:41:00Z" w16du:dateUtc="2026-09-29T22:41:00Z">
              <w:tcPr>
                <w:tcW w:w="420" w:type="dxa"/>
                <w:tcBorders>
                  <w:top w:val="nil"/>
                  <w:left w:val="nil"/>
                  <w:bottom w:val="nil"/>
                  <w:right w:val="nil"/>
                </w:tcBorders>
                <w:noWrap/>
                <w:vAlign w:val="center"/>
                <w:hideMark/>
              </w:tcPr>
            </w:tcPrChange>
          </w:tcPr>
          <w:p w14:paraId="5B49E997" w14:textId="77777777" w:rsidR="00740EC2" w:rsidRPr="00740EC2" w:rsidRDefault="00740EC2" w:rsidP="00740EC2">
            <w:pPr>
              <w:spacing w:after="0" w:line="240" w:lineRule="auto"/>
              <w:rPr>
                <w:ins w:id="66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6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0.19</w:t>
              </w:r>
            </w:ins>
          </w:p>
        </w:tc>
        <w:tc>
          <w:tcPr>
            <w:tcW w:w="413" w:type="pct"/>
            <w:tcBorders>
              <w:top w:val="nil"/>
              <w:left w:val="nil"/>
              <w:bottom w:val="nil"/>
              <w:right w:val="nil"/>
            </w:tcBorders>
            <w:noWrap/>
            <w:vAlign w:val="center"/>
            <w:hideMark/>
            <w:tcPrChange w:id="668" w:author="Author" w:date="2026-09-29T17:41:00Z" w16du:dateUtc="2026-09-29T22:41:00Z">
              <w:tcPr>
                <w:tcW w:w="960" w:type="dxa"/>
                <w:gridSpan w:val="3"/>
                <w:tcBorders>
                  <w:top w:val="nil"/>
                  <w:left w:val="nil"/>
                  <w:bottom w:val="nil"/>
                  <w:right w:val="nil"/>
                </w:tcBorders>
                <w:noWrap/>
                <w:vAlign w:val="center"/>
                <w:hideMark/>
              </w:tcPr>
            </w:tcPrChange>
          </w:tcPr>
          <w:p w14:paraId="3D932CF5" w14:textId="77777777" w:rsidR="00740EC2" w:rsidRPr="00740EC2" w:rsidRDefault="00740EC2" w:rsidP="00740EC2">
            <w:pPr>
              <w:spacing w:after="0" w:line="240" w:lineRule="auto"/>
              <w:rPr>
                <w:ins w:id="66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7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w:t>
              </w:r>
            </w:ins>
          </w:p>
        </w:tc>
        <w:tc>
          <w:tcPr>
            <w:tcW w:w="413" w:type="pct"/>
            <w:tcBorders>
              <w:top w:val="nil"/>
              <w:left w:val="nil"/>
              <w:bottom w:val="nil"/>
              <w:right w:val="nil"/>
            </w:tcBorders>
            <w:noWrap/>
            <w:vAlign w:val="center"/>
            <w:hideMark/>
            <w:tcPrChange w:id="671" w:author="Author" w:date="2026-09-29T17:41:00Z" w16du:dateUtc="2026-09-29T22:41:00Z">
              <w:tcPr>
                <w:tcW w:w="960" w:type="dxa"/>
                <w:gridSpan w:val="2"/>
                <w:tcBorders>
                  <w:top w:val="nil"/>
                  <w:left w:val="nil"/>
                  <w:bottom w:val="nil"/>
                  <w:right w:val="nil"/>
                </w:tcBorders>
                <w:noWrap/>
                <w:vAlign w:val="center"/>
                <w:hideMark/>
              </w:tcPr>
            </w:tcPrChange>
          </w:tcPr>
          <w:p w14:paraId="52308A72" w14:textId="77777777" w:rsidR="00740EC2" w:rsidRPr="00740EC2" w:rsidRDefault="00740EC2" w:rsidP="00740EC2">
            <w:pPr>
              <w:spacing w:after="0" w:line="240" w:lineRule="auto"/>
              <w:rPr>
                <w:ins w:id="67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7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1.89</w:t>
              </w:r>
            </w:ins>
          </w:p>
        </w:tc>
        <w:tc>
          <w:tcPr>
            <w:tcW w:w="413" w:type="pct"/>
            <w:tcBorders>
              <w:top w:val="nil"/>
              <w:left w:val="nil"/>
              <w:bottom w:val="nil"/>
              <w:right w:val="nil"/>
            </w:tcBorders>
            <w:noWrap/>
            <w:vAlign w:val="center"/>
            <w:hideMark/>
            <w:tcPrChange w:id="674" w:author="Author" w:date="2026-09-29T17:41:00Z" w16du:dateUtc="2026-09-29T22:41:00Z">
              <w:tcPr>
                <w:tcW w:w="960" w:type="dxa"/>
                <w:gridSpan w:val="2"/>
                <w:tcBorders>
                  <w:top w:val="nil"/>
                  <w:left w:val="nil"/>
                  <w:bottom w:val="nil"/>
                  <w:right w:val="nil"/>
                </w:tcBorders>
                <w:noWrap/>
                <w:vAlign w:val="center"/>
                <w:hideMark/>
              </w:tcPr>
            </w:tcPrChange>
          </w:tcPr>
          <w:p w14:paraId="2B3C1048" w14:textId="77777777" w:rsidR="00740EC2" w:rsidRPr="00740EC2" w:rsidRDefault="00740EC2" w:rsidP="00740EC2">
            <w:pPr>
              <w:spacing w:after="0" w:line="240" w:lineRule="auto"/>
              <w:rPr>
                <w:ins w:id="67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7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0.47 ± 0.06</w:t>
              </w:r>
            </w:ins>
          </w:p>
        </w:tc>
        <w:tc>
          <w:tcPr>
            <w:tcW w:w="456" w:type="pct"/>
            <w:tcBorders>
              <w:top w:val="nil"/>
              <w:left w:val="nil"/>
              <w:bottom w:val="nil"/>
              <w:right w:val="nil"/>
            </w:tcBorders>
            <w:noWrap/>
            <w:vAlign w:val="center"/>
            <w:hideMark/>
            <w:tcPrChange w:id="677" w:author="Author" w:date="2026-09-29T17:41:00Z" w16du:dateUtc="2026-09-29T22:41:00Z">
              <w:tcPr>
                <w:tcW w:w="1060" w:type="dxa"/>
                <w:gridSpan w:val="2"/>
                <w:tcBorders>
                  <w:top w:val="nil"/>
                  <w:left w:val="nil"/>
                  <w:bottom w:val="nil"/>
                  <w:right w:val="nil"/>
                </w:tcBorders>
                <w:noWrap/>
                <w:vAlign w:val="center"/>
                <w:hideMark/>
              </w:tcPr>
            </w:tcPrChange>
          </w:tcPr>
          <w:p w14:paraId="3A495DF8" w14:textId="77777777" w:rsidR="00740EC2" w:rsidRPr="00740EC2" w:rsidRDefault="00740EC2" w:rsidP="00740EC2">
            <w:pPr>
              <w:spacing w:after="0" w:line="240" w:lineRule="auto"/>
              <w:rPr>
                <w:ins w:id="67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7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0.35–0.57</w:t>
              </w:r>
            </w:ins>
          </w:p>
        </w:tc>
        <w:tc>
          <w:tcPr>
            <w:tcW w:w="413" w:type="pct"/>
            <w:tcBorders>
              <w:top w:val="nil"/>
              <w:left w:val="nil"/>
              <w:bottom w:val="nil"/>
              <w:right w:val="nil"/>
            </w:tcBorders>
            <w:noWrap/>
            <w:vAlign w:val="center"/>
            <w:hideMark/>
            <w:tcPrChange w:id="680" w:author="Author" w:date="2026-09-29T17:41:00Z" w16du:dateUtc="2026-09-29T22:41:00Z">
              <w:tcPr>
                <w:tcW w:w="960" w:type="dxa"/>
                <w:gridSpan w:val="2"/>
                <w:tcBorders>
                  <w:top w:val="nil"/>
                  <w:left w:val="nil"/>
                  <w:bottom w:val="nil"/>
                  <w:right w:val="nil"/>
                </w:tcBorders>
                <w:noWrap/>
                <w:vAlign w:val="center"/>
                <w:hideMark/>
              </w:tcPr>
            </w:tcPrChange>
          </w:tcPr>
          <w:p w14:paraId="2BA6B555" w14:textId="77777777" w:rsidR="00740EC2" w:rsidRPr="00740EC2" w:rsidRDefault="00740EC2" w:rsidP="00740EC2">
            <w:pPr>
              <w:spacing w:after="0" w:line="240" w:lineRule="auto"/>
              <w:rPr>
                <w:ins w:id="68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8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0.82 ± 0.08</w:t>
              </w:r>
            </w:ins>
          </w:p>
        </w:tc>
        <w:tc>
          <w:tcPr>
            <w:tcW w:w="439" w:type="pct"/>
            <w:tcBorders>
              <w:top w:val="nil"/>
              <w:left w:val="nil"/>
              <w:bottom w:val="nil"/>
              <w:right w:val="nil"/>
            </w:tcBorders>
            <w:noWrap/>
            <w:vAlign w:val="center"/>
            <w:hideMark/>
            <w:tcPrChange w:id="683" w:author="Author" w:date="2026-09-29T17:41:00Z" w16du:dateUtc="2026-09-29T22:41:00Z">
              <w:tcPr>
                <w:tcW w:w="1020" w:type="dxa"/>
                <w:gridSpan w:val="2"/>
                <w:tcBorders>
                  <w:top w:val="nil"/>
                  <w:left w:val="nil"/>
                  <w:bottom w:val="nil"/>
                  <w:right w:val="nil"/>
                </w:tcBorders>
                <w:noWrap/>
                <w:vAlign w:val="center"/>
                <w:hideMark/>
              </w:tcPr>
            </w:tcPrChange>
          </w:tcPr>
          <w:p w14:paraId="3587473C" w14:textId="77777777" w:rsidR="00740EC2" w:rsidRPr="00740EC2" w:rsidRDefault="00740EC2" w:rsidP="00740EC2">
            <w:pPr>
              <w:spacing w:after="0" w:line="240" w:lineRule="auto"/>
              <w:rPr>
                <w:ins w:id="68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8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0.63–0.95</w:t>
              </w:r>
            </w:ins>
          </w:p>
        </w:tc>
      </w:tr>
      <w:tr w:rsidR="00740EC2" w:rsidRPr="00740EC2" w14:paraId="3582FB94" w14:textId="77777777" w:rsidTr="00740EC2">
        <w:trPr>
          <w:trHeight w:val="292"/>
          <w:ins w:id="686" w:author="Author" w:date="2026-09-29T17:41:00Z"/>
          <w:trPrChange w:id="68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688" w:author="Author" w:date="2026-09-29T17:41:00Z" w16du:dateUtc="2026-09-29T22:41:00Z">
              <w:tcPr>
                <w:tcW w:w="2720" w:type="dxa"/>
                <w:tcBorders>
                  <w:top w:val="nil"/>
                  <w:left w:val="nil"/>
                  <w:bottom w:val="nil"/>
                  <w:right w:val="nil"/>
                </w:tcBorders>
                <w:vAlign w:val="center"/>
                <w:hideMark/>
              </w:tcPr>
            </w:tcPrChange>
          </w:tcPr>
          <w:p w14:paraId="0EA04466" w14:textId="77777777" w:rsidR="00740EC2" w:rsidRPr="00740EC2" w:rsidRDefault="00740EC2" w:rsidP="00740EC2">
            <w:pPr>
              <w:spacing w:after="0" w:line="240" w:lineRule="auto"/>
              <w:rPr>
                <w:ins w:id="68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690" w:author="Author" w:date="2026-09-29T17:41:00Z" w16du:dateUtc="2026-09-29T22:41:00Z">
              <w:tcPr>
                <w:tcW w:w="2240" w:type="dxa"/>
                <w:gridSpan w:val="2"/>
                <w:tcBorders>
                  <w:top w:val="nil"/>
                  <w:left w:val="nil"/>
                  <w:bottom w:val="nil"/>
                  <w:right w:val="nil"/>
                </w:tcBorders>
                <w:vAlign w:val="center"/>
                <w:hideMark/>
              </w:tcPr>
            </w:tcPrChange>
          </w:tcPr>
          <w:p w14:paraId="356CC596" w14:textId="77777777" w:rsidR="00740EC2" w:rsidRPr="00740EC2" w:rsidRDefault="00740EC2" w:rsidP="00740EC2">
            <w:pPr>
              <w:spacing w:after="0" w:line="240" w:lineRule="auto"/>
              <w:rPr>
                <w:ins w:id="69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69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Slightly</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curved</w:t>
              </w:r>
            </w:ins>
          </w:p>
        </w:tc>
        <w:tc>
          <w:tcPr>
            <w:tcW w:w="166" w:type="pct"/>
            <w:tcBorders>
              <w:top w:val="nil"/>
              <w:left w:val="nil"/>
              <w:bottom w:val="nil"/>
              <w:right w:val="nil"/>
            </w:tcBorders>
            <w:noWrap/>
            <w:vAlign w:val="center"/>
            <w:hideMark/>
            <w:tcPrChange w:id="693" w:author="Author" w:date="2026-09-29T17:41:00Z" w16du:dateUtc="2026-09-29T22:41:00Z">
              <w:tcPr>
                <w:tcW w:w="320" w:type="dxa"/>
                <w:tcBorders>
                  <w:top w:val="nil"/>
                  <w:left w:val="nil"/>
                  <w:bottom w:val="nil"/>
                  <w:right w:val="nil"/>
                </w:tcBorders>
                <w:noWrap/>
                <w:vAlign w:val="center"/>
                <w:hideMark/>
              </w:tcPr>
            </w:tcPrChange>
          </w:tcPr>
          <w:p w14:paraId="28E4DEBD" w14:textId="77777777" w:rsidR="00740EC2" w:rsidRPr="00740EC2" w:rsidRDefault="00740EC2" w:rsidP="00740EC2">
            <w:pPr>
              <w:spacing w:after="0" w:line="240" w:lineRule="auto"/>
              <w:rPr>
                <w:ins w:id="69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9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54</w:t>
              </w:r>
            </w:ins>
          </w:p>
        </w:tc>
        <w:tc>
          <w:tcPr>
            <w:tcW w:w="211" w:type="pct"/>
            <w:tcBorders>
              <w:top w:val="nil"/>
              <w:left w:val="nil"/>
              <w:bottom w:val="nil"/>
              <w:right w:val="nil"/>
            </w:tcBorders>
            <w:noWrap/>
            <w:vAlign w:val="center"/>
            <w:hideMark/>
            <w:tcPrChange w:id="696" w:author="Author" w:date="2026-09-29T17:41:00Z" w16du:dateUtc="2026-09-29T22:41:00Z">
              <w:tcPr>
                <w:tcW w:w="420" w:type="dxa"/>
                <w:tcBorders>
                  <w:top w:val="nil"/>
                  <w:left w:val="nil"/>
                  <w:bottom w:val="nil"/>
                  <w:right w:val="nil"/>
                </w:tcBorders>
                <w:noWrap/>
                <w:vAlign w:val="center"/>
                <w:hideMark/>
              </w:tcPr>
            </w:tcPrChange>
          </w:tcPr>
          <w:p w14:paraId="6F41CAEE" w14:textId="77777777" w:rsidR="00740EC2" w:rsidRPr="00740EC2" w:rsidRDefault="00740EC2" w:rsidP="00740EC2">
            <w:pPr>
              <w:spacing w:after="0" w:line="240" w:lineRule="auto"/>
              <w:rPr>
                <w:ins w:id="69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69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0.69</w:t>
              </w:r>
            </w:ins>
          </w:p>
        </w:tc>
        <w:tc>
          <w:tcPr>
            <w:tcW w:w="413" w:type="pct"/>
            <w:tcBorders>
              <w:top w:val="nil"/>
              <w:left w:val="nil"/>
              <w:bottom w:val="nil"/>
              <w:right w:val="nil"/>
            </w:tcBorders>
            <w:noWrap/>
            <w:vAlign w:val="center"/>
            <w:hideMark/>
            <w:tcPrChange w:id="699" w:author="Author" w:date="2026-09-29T17:41:00Z" w16du:dateUtc="2026-09-29T22:41:00Z">
              <w:tcPr>
                <w:tcW w:w="960" w:type="dxa"/>
                <w:gridSpan w:val="3"/>
                <w:tcBorders>
                  <w:top w:val="nil"/>
                  <w:left w:val="nil"/>
                  <w:bottom w:val="nil"/>
                  <w:right w:val="nil"/>
                </w:tcBorders>
                <w:noWrap/>
                <w:vAlign w:val="center"/>
                <w:hideMark/>
              </w:tcPr>
            </w:tcPrChange>
          </w:tcPr>
          <w:p w14:paraId="4A12F73C" w14:textId="77777777" w:rsidR="00740EC2" w:rsidRPr="00740EC2" w:rsidRDefault="00740EC2" w:rsidP="00740EC2">
            <w:pPr>
              <w:spacing w:after="0" w:line="240" w:lineRule="auto"/>
              <w:rPr>
                <w:ins w:id="70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701" w:author="Author" w:date="2026-09-29T17:41:00Z" w16du:dateUtc="2026-09-29T22:41:00Z">
              <w:tcPr>
                <w:tcW w:w="960" w:type="dxa"/>
                <w:gridSpan w:val="2"/>
                <w:tcBorders>
                  <w:top w:val="nil"/>
                  <w:left w:val="nil"/>
                  <w:bottom w:val="nil"/>
                  <w:right w:val="nil"/>
                </w:tcBorders>
                <w:noWrap/>
                <w:vAlign w:val="center"/>
                <w:hideMark/>
              </w:tcPr>
            </w:tcPrChange>
          </w:tcPr>
          <w:p w14:paraId="54A38C7E" w14:textId="77777777" w:rsidR="00740EC2" w:rsidRPr="00740EC2" w:rsidRDefault="00740EC2" w:rsidP="00740EC2">
            <w:pPr>
              <w:spacing w:after="0" w:line="240" w:lineRule="auto"/>
              <w:rPr>
                <w:ins w:id="70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703" w:author="Author" w:date="2026-09-29T17:41:00Z" w16du:dateUtc="2026-09-29T22:41:00Z">
              <w:tcPr>
                <w:tcW w:w="960" w:type="dxa"/>
                <w:gridSpan w:val="2"/>
                <w:tcBorders>
                  <w:top w:val="nil"/>
                  <w:left w:val="nil"/>
                  <w:bottom w:val="nil"/>
                  <w:right w:val="nil"/>
                </w:tcBorders>
                <w:noWrap/>
                <w:vAlign w:val="center"/>
                <w:hideMark/>
              </w:tcPr>
            </w:tcPrChange>
          </w:tcPr>
          <w:p w14:paraId="2151937E" w14:textId="77777777" w:rsidR="00740EC2" w:rsidRPr="00740EC2" w:rsidRDefault="00740EC2" w:rsidP="00740EC2">
            <w:pPr>
              <w:spacing w:after="0" w:line="240" w:lineRule="auto"/>
              <w:rPr>
                <w:ins w:id="70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705" w:author="Author" w:date="2026-09-29T17:41:00Z" w16du:dateUtc="2026-09-29T22:41:00Z">
              <w:tcPr>
                <w:tcW w:w="1060" w:type="dxa"/>
                <w:gridSpan w:val="2"/>
                <w:tcBorders>
                  <w:top w:val="nil"/>
                  <w:left w:val="nil"/>
                  <w:bottom w:val="nil"/>
                  <w:right w:val="nil"/>
                </w:tcBorders>
                <w:noWrap/>
                <w:vAlign w:val="center"/>
                <w:hideMark/>
              </w:tcPr>
            </w:tcPrChange>
          </w:tcPr>
          <w:p w14:paraId="51941AD2" w14:textId="77777777" w:rsidR="00740EC2" w:rsidRPr="00740EC2" w:rsidRDefault="00740EC2" w:rsidP="00740EC2">
            <w:pPr>
              <w:spacing w:after="0" w:line="240" w:lineRule="auto"/>
              <w:rPr>
                <w:ins w:id="70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707" w:author="Author" w:date="2026-09-29T17:41:00Z" w16du:dateUtc="2026-09-29T22:41:00Z">
              <w:tcPr>
                <w:tcW w:w="960" w:type="dxa"/>
                <w:gridSpan w:val="2"/>
                <w:tcBorders>
                  <w:top w:val="nil"/>
                  <w:left w:val="nil"/>
                  <w:bottom w:val="nil"/>
                  <w:right w:val="nil"/>
                </w:tcBorders>
                <w:noWrap/>
                <w:vAlign w:val="center"/>
                <w:hideMark/>
              </w:tcPr>
            </w:tcPrChange>
          </w:tcPr>
          <w:p w14:paraId="39D5C028" w14:textId="77777777" w:rsidR="00740EC2" w:rsidRPr="00740EC2" w:rsidRDefault="00740EC2" w:rsidP="00740EC2">
            <w:pPr>
              <w:spacing w:after="0" w:line="240" w:lineRule="auto"/>
              <w:rPr>
                <w:ins w:id="70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709" w:author="Author" w:date="2026-09-29T17:41:00Z" w16du:dateUtc="2026-09-29T22:41:00Z">
              <w:tcPr>
                <w:tcW w:w="1020" w:type="dxa"/>
                <w:gridSpan w:val="2"/>
                <w:tcBorders>
                  <w:top w:val="nil"/>
                  <w:left w:val="nil"/>
                  <w:bottom w:val="nil"/>
                  <w:right w:val="nil"/>
                </w:tcBorders>
                <w:noWrap/>
                <w:vAlign w:val="center"/>
                <w:hideMark/>
              </w:tcPr>
            </w:tcPrChange>
          </w:tcPr>
          <w:p w14:paraId="58399E83" w14:textId="77777777" w:rsidR="00740EC2" w:rsidRPr="00740EC2" w:rsidRDefault="00740EC2" w:rsidP="00740EC2">
            <w:pPr>
              <w:spacing w:after="0" w:line="240" w:lineRule="auto"/>
              <w:rPr>
                <w:ins w:id="71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21517972" w14:textId="77777777" w:rsidTr="00740EC2">
        <w:trPr>
          <w:trHeight w:val="292"/>
          <w:ins w:id="711" w:author="Author" w:date="2026-09-29T17:41:00Z"/>
          <w:trPrChange w:id="71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713" w:author="Author" w:date="2026-09-29T17:41:00Z" w16du:dateUtc="2026-09-29T22:41:00Z">
              <w:tcPr>
                <w:tcW w:w="2720" w:type="dxa"/>
                <w:tcBorders>
                  <w:top w:val="nil"/>
                  <w:left w:val="nil"/>
                  <w:bottom w:val="nil"/>
                  <w:right w:val="nil"/>
                </w:tcBorders>
                <w:vAlign w:val="center"/>
                <w:hideMark/>
              </w:tcPr>
            </w:tcPrChange>
          </w:tcPr>
          <w:p w14:paraId="7CFA3D7F" w14:textId="77777777" w:rsidR="00740EC2" w:rsidRPr="00740EC2" w:rsidRDefault="00740EC2" w:rsidP="00740EC2">
            <w:pPr>
              <w:spacing w:after="0" w:line="240" w:lineRule="auto"/>
              <w:rPr>
                <w:ins w:id="71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715" w:author="Author" w:date="2026-09-29T17:41:00Z" w16du:dateUtc="2026-09-29T22:41:00Z">
              <w:tcPr>
                <w:tcW w:w="2240" w:type="dxa"/>
                <w:gridSpan w:val="2"/>
                <w:tcBorders>
                  <w:top w:val="nil"/>
                  <w:left w:val="nil"/>
                  <w:bottom w:val="nil"/>
                  <w:right w:val="nil"/>
                </w:tcBorders>
                <w:vAlign w:val="center"/>
                <w:hideMark/>
              </w:tcPr>
            </w:tcPrChange>
          </w:tcPr>
          <w:p w14:paraId="27161E16" w14:textId="77777777" w:rsidR="00740EC2" w:rsidRPr="00740EC2" w:rsidRDefault="00740EC2" w:rsidP="00740EC2">
            <w:pPr>
              <w:spacing w:after="0" w:line="240" w:lineRule="auto"/>
              <w:rPr>
                <w:ins w:id="71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1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Straight</w:t>
              </w:r>
            </w:ins>
          </w:p>
        </w:tc>
        <w:tc>
          <w:tcPr>
            <w:tcW w:w="166" w:type="pct"/>
            <w:tcBorders>
              <w:top w:val="nil"/>
              <w:left w:val="nil"/>
              <w:bottom w:val="nil"/>
              <w:right w:val="nil"/>
            </w:tcBorders>
            <w:noWrap/>
            <w:vAlign w:val="center"/>
            <w:hideMark/>
            <w:tcPrChange w:id="718" w:author="Author" w:date="2026-09-29T17:41:00Z" w16du:dateUtc="2026-09-29T22:41:00Z">
              <w:tcPr>
                <w:tcW w:w="320" w:type="dxa"/>
                <w:tcBorders>
                  <w:top w:val="nil"/>
                  <w:left w:val="nil"/>
                  <w:bottom w:val="nil"/>
                  <w:right w:val="nil"/>
                </w:tcBorders>
                <w:noWrap/>
                <w:vAlign w:val="center"/>
                <w:hideMark/>
              </w:tcPr>
            </w:tcPrChange>
          </w:tcPr>
          <w:p w14:paraId="168CE9AB" w14:textId="77777777" w:rsidR="00740EC2" w:rsidRPr="00740EC2" w:rsidRDefault="00740EC2" w:rsidP="00740EC2">
            <w:pPr>
              <w:spacing w:after="0" w:line="240" w:lineRule="auto"/>
              <w:rPr>
                <w:ins w:id="71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2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9</w:t>
              </w:r>
            </w:ins>
          </w:p>
        </w:tc>
        <w:tc>
          <w:tcPr>
            <w:tcW w:w="211" w:type="pct"/>
            <w:tcBorders>
              <w:top w:val="nil"/>
              <w:left w:val="nil"/>
              <w:bottom w:val="nil"/>
              <w:right w:val="nil"/>
            </w:tcBorders>
            <w:noWrap/>
            <w:vAlign w:val="center"/>
            <w:hideMark/>
            <w:tcPrChange w:id="721" w:author="Author" w:date="2026-09-29T17:41:00Z" w16du:dateUtc="2026-09-29T22:41:00Z">
              <w:tcPr>
                <w:tcW w:w="420" w:type="dxa"/>
                <w:tcBorders>
                  <w:top w:val="nil"/>
                  <w:left w:val="nil"/>
                  <w:bottom w:val="nil"/>
                  <w:right w:val="nil"/>
                </w:tcBorders>
                <w:noWrap/>
                <w:vAlign w:val="center"/>
                <w:hideMark/>
              </w:tcPr>
            </w:tcPrChange>
          </w:tcPr>
          <w:p w14:paraId="36ECF706" w14:textId="77777777" w:rsidR="00740EC2" w:rsidRPr="00740EC2" w:rsidRDefault="00740EC2" w:rsidP="00740EC2">
            <w:pPr>
              <w:spacing w:after="0" w:line="240" w:lineRule="auto"/>
              <w:rPr>
                <w:ins w:id="72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2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0.12</w:t>
              </w:r>
            </w:ins>
          </w:p>
        </w:tc>
        <w:tc>
          <w:tcPr>
            <w:tcW w:w="413" w:type="pct"/>
            <w:tcBorders>
              <w:top w:val="nil"/>
              <w:left w:val="nil"/>
              <w:bottom w:val="nil"/>
              <w:right w:val="nil"/>
            </w:tcBorders>
            <w:noWrap/>
            <w:vAlign w:val="center"/>
            <w:hideMark/>
            <w:tcPrChange w:id="724" w:author="Author" w:date="2026-09-29T17:41:00Z" w16du:dateUtc="2026-09-29T22:41:00Z">
              <w:tcPr>
                <w:tcW w:w="960" w:type="dxa"/>
                <w:gridSpan w:val="3"/>
                <w:tcBorders>
                  <w:top w:val="nil"/>
                  <w:left w:val="nil"/>
                  <w:bottom w:val="nil"/>
                  <w:right w:val="nil"/>
                </w:tcBorders>
                <w:noWrap/>
                <w:vAlign w:val="center"/>
                <w:hideMark/>
              </w:tcPr>
            </w:tcPrChange>
          </w:tcPr>
          <w:p w14:paraId="3BCD79F8" w14:textId="77777777" w:rsidR="00740EC2" w:rsidRPr="00740EC2" w:rsidRDefault="00740EC2" w:rsidP="00740EC2">
            <w:pPr>
              <w:spacing w:after="0" w:line="240" w:lineRule="auto"/>
              <w:rPr>
                <w:ins w:id="72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726" w:author="Author" w:date="2026-09-29T17:41:00Z" w16du:dateUtc="2026-09-29T22:41:00Z">
              <w:tcPr>
                <w:tcW w:w="960" w:type="dxa"/>
                <w:gridSpan w:val="2"/>
                <w:tcBorders>
                  <w:top w:val="nil"/>
                  <w:left w:val="nil"/>
                  <w:bottom w:val="nil"/>
                  <w:right w:val="nil"/>
                </w:tcBorders>
                <w:noWrap/>
                <w:vAlign w:val="center"/>
                <w:hideMark/>
              </w:tcPr>
            </w:tcPrChange>
          </w:tcPr>
          <w:p w14:paraId="54CD024C" w14:textId="77777777" w:rsidR="00740EC2" w:rsidRPr="00740EC2" w:rsidRDefault="00740EC2" w:rsidP="00740EC2">
            <w:pPr>
              <w:spacing w:after="0" w:line="240" w:lineRule="auto"/>
              <w:rPr>
                <w:ins w:id="72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728" w:author="Author" w:date="2026-09-29T17:41:00Z" w16du:dateUtc="2026-09-29T22:41:00Z">
              <w:tcPr>
                <w:tcW w:w="960" w:type="dxa"/>
                <w:gridSpan w:val="2"/>
                <w:tcBorders>
                  <w:top w:val="nil"/>
                  <w:left w:val="nil"/>
                  <w:bottom w:val="nil"/>
                  <w:right w:val="nil"/>
                </w:tcBorders>
                <w:noWrap/>
                <w:vAlign w:val="center"/>
                <w:hideMark/>
              </w:tcPr>
            </w:tcPrChange>
          </w:tcPr>
          <w:p w14:paraId="57DE0A54" w14:textId="77777777" w:rsidR="00740EC2" w:rsidRPr="00740EC2" w:rsidRDefault="00740EC2" w:rsidP="00740EC2">
            <w:pPr>
              <w:spacing w:after="0" w:line="240" w:lineRule="auto"/>
              <w:rPr>
                <w:ins w:id="72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730" w:author="Author" w:date="2026-09-29T17:41:00Z" w16du:dateUtc="2026-09-29T22:41:00Z">
              <w:tcPr>
                <w:tcW w:w="1060" w:type="dxa"/>
                <w:gridSpan w:val="2"/>
                <w:tcBorders>
                  <w:top w:val="nil"/>
                  <w:left w:val="nil"/>
                  <w:bottom w:val="nil"/>
                  <w:right w:val="nil"/>
                </w:tcBorders>
                <w:noWrap/>
                <w:vAlign w:val="center"/>
                <w:hideMark/>
              </w:tcPr>
            </w:tcPrChange>
          </w:tcPr>
          <w:p w14:paraId="7C3F27DB" w14:textId="77777777" w:rsidR="00740EC2" w:rsidRPr="00740EC2" w:rsidRDefault="00740EC2" w:rsidP="00740EC2">
            <w:pPr>
              <w:spacing w:after="0" w:line="240" w:lineRule="auto"/>
              <w:rPr>
                <w:ins w:id="73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732" w:author="Author" w:date="2026-09-29T17:41:00Z" w16du:dateUtc="2026-09-29T22:41:00Z">
              <w:tcPr>
                <w:tcW w:w="960" w:type="dxa"/>
                <w:gridSpan w:val="2"/>
                <w:tcBorders>
                  <w:top w:val="nil"/>
                  <w:left w:val="nil"/>
                  <w:bottom w:val="nil"/>
                  <w:right w:val="nil"/>
                </w:tcBorders>
                <w:noWrap/>
                <w:vAlign w:val="center"/>
                <w:hideMark/>
              </w:tcPr>
            </w:tcPrChange>
          </w:tcPr>
          <w:p w14:paraId="1DE8F99E" w14:textId="77777777" w:rsidR="00740EC2" w:rsidRPr="00740EC2" w:rsidRDefault="00740EC2" w:rsidP="00740EC2">
            <w:pPr>
              <w:spacing w:after="0" w:line="240" w:lineRule="auto"/>
              <w:rPr>
                <w:ins w:id="73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734" w:author="Author" w:date="2026-09-29T17:41:00Z" w16du:dateUtc="2026-09-29T22:41:00Z">
              <w:tcPr>
                <w:tcW w:w="1020" w:type="dxa"/>
                <w:gridSpan w:val="2"/>
                <w:tcBorders>
                  <w:top w:val="nil"/>
                  <w:left w:val="nil"/>
                  <w:bottom w:val="nil"/>
                  <w:right w:val="nil"/>
                </w:tcBorders>
                <w:noWrap/>
                <w:vAlign w:val="center"/>
                <w:hideMark/>
              </w:tcPr>
            </w:tcPrChange>
          </w:tcPr>
          <w:p w14:paraId="0DBCDC06" w14:textId="77777777" w:rsidR="00740EC2" w:rsidRPr="00740EC2" w:rsidRDefault="00740EC2" w:rsidP="00740EC2">
            <w:pPr>
              <w:spacing w:after="0" w:line="240" w:lineRule="auto"/>
              <w:rPr>
                <w:ins w:id="73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443FA14" w14:textId="77777777" w:rsidTr="00740EC2">
        <w:trPr>
          <w:trHeight w:val="515"/>
          <w:ins w:id="736" w:author="Author" w:date="2026-09-29T17:41:00Z"/>
          <w:trPrChange w:id="737" w:author="Author" w:date="2026-09-29T17:41:00Z" w16du:dateUtc="2026-09-29T22:41:00Z">
            <w:trPr>
              <w:gridAfter w:val="2"/>
              <w:trHeight w:val="515"/>
            </w:trPr>
          </w:trPrChange>
        </w:trPr>
        <w:tc>
          <w:tcPr>
            <w:tcW w:w="1136" w:type="pct"/>
            <w:tcBorders>
              <w:top w:val="nil"/>
              <w:left w:val="nil"/>
              <w:bottom w:val="nil"/>
              <w:right w:val="nil"/>
            </w:tcBorders>
            <w:vAlign w:val="center"/>
            <w:hideMark/>
            <w:tcPrChange w:id="738" w:author="Author" w:date="2026-09-29T17:41:00Z" w16du:dateUtc="2026-09-29T22:41:00Z">
              <w:tcPr>
                <w:tcW w:w="2720" w:type="dxa"/>
                <w:tcBorders>
                  <w:top w:val="nil"/>
                  <w:left w:val="nil"/>
                  <w:bottom w:val="nil"/>
                  <w:right w:val="nil"/>
                </w:tcBorders>
                <w:vAlign w:val="center"/>
                <w:hideMark/>
              </w:tcPr>
            </w:tcPrChange>
          </w:tcPr>
          <w:p w14:paraId="4DACC4C8" w14:textId="77777777" w:rsidR="00740EC2" w:rsidRPr="00740EC2" w:rsidRDefault="00740EC2" w:rsidP="00740EC2">
            <w:pPr>
              <w:spacing w:after="0" w:line="240" w:lineRule="auto"/>
              <w:rPr>
                <w:ins w:id="739" w:author="Author" w:date="2026-09-29T17:41:00Z" w16du:dateUtc="2026-09-29T22:41:00Z"/>
                <w:rFonts w:ascii="Times New Roman" w:eastAsia="Times New Roman" w:hAnsi="Times New Roman" w:cs="Times New Roman"/>
                <w:color w:val="000000"/>
                <w:kern w:val="0"/>
                <w:sz w:val="20"/>
                <w:szCs w:val="20"/>
                <w:lang w:val="en-US" w:eastAsia="es-PE"/>
                <w14:ligatures w14:val="none"/>
                <w:rPrChange w:id="740" w:author="Author" w:date="2026-09-29T17:42:00Z" w16du:dateUtc="2026-09-29T22:42:00Z">
                  <w:rPr>
                    <w:ins w:id="741" w:author="Author" w:date="2026-09-29T17:41:00Z" w16du:dateUtc="2026-09-29T22:41:00Z"/>
                    <w:rFonts w:ascii="Times New Roman" w:eastAsia="Times New Roman" w:hAnsi="Times New Roman" w:cs="Times New Roman"/>
                    <w:color w:val="000000"/>
                    <w:kern w:val="0"/>
                    <w:sz w:val="20"/>
                    <w:szCs w:val="20"/>
                    <w:lang w:val="es-PE" w:eastAsia="es-PE"/>
                    <w14:ligatures w14:val="none"/>
                  </w:rPr>
                </w:rPrChange>
              </w:rPr>
            </w:pPr>
            <w:ins w:id="742" w:author="Author" w:date="2026-09-29T17:41:00Z" w16du:dateUtc="2026-09-29T22:41:00Z">
              <w:r w:rsidRPr="00740EC2">
                <w:rPr>
                  <w:rFonts w:ascii="Times New Roman" w:eastAsia="Times New Roman" w:hAnsi="Times New Roman" w:cs="Times New Roman"/>
                  <w:color w:val="000000"/>
                  <w:kern w:val="0"/>
                  <w:sz w:val="20"/>
                  <w:szCs w:val="20"/>
                  <w:lang w:val="en-US" w:eastAsia="es-PE"/>
                  <w14:ligatures w14:val="none"/>
                  <w:rPrChange w:id="743" w:author="Author" w:date="2026-09-29T17:42:00Z" w16du:dateUtc="2026-09-29T22:42:00Z">
                    <w:rPr>
                      <w:rFonts w:ascii="Times New Roman" w:eastAsia="Times New Roman" w:hAnsi="Times New Roman" w:cs="Times New Roman"/>
                      <w:color w:val="000000"/>
                      <w:kern w:val="0"/>
                      <w:sz w:val="20"/>
                      <w:szCs w:val="20"/>
                      <w:lang w:val="es-PE" w:eastAsia="es-PE"/>
                      <w14:ligatures w14:val="none"/>
                    </w:rPr>
                  </w:rPrChange>
                </w:rPr>
                <w:t>Pod color at the onset of physiological maturity</w:t>
              </w:r>
            </w:ins>
          </w:p>
        </w:tc>
        <w:tc>
          <w:tcPr>
            <w:tcW w:w="941" w:type="pct"/>
            <w:tcBorders>
              <w:top w:val="nil"/>
              <w:left w:val="nil"/>
              <w:bottom w:val="nil"/>
              <w:right w:val="nil"/>
            </w:tcBorders>
            <w:vAlign w:val="center"/>
            <w:hideMark/>
            <w:tcPrChange w:id="744" w:author="Author" w:date="2026-09-29T17:41:00Z" w16du:dateUtc="2026-09-29T22:41:00Z">
              <w:tcPr>
                <w:tcW w:w="2240" w:type="dxa"/>
                <w:gridSpan w:val="2"/>
                <w:tcBorders>
                  <w:top w:val="nil"/>
                  <w:left w:val="nil"/>
                  <w:bottom w:val="nil"/>
                  <w:right w:val="nil"/>
                </w:tcBorders>
                <w:vAlign w:val="center"/>
                <w:hideMark/>
              </w:tcPr>
            </w:tcPrChange>
          </w:tcPr>
          <w:p w14:paraId="78061999" w14:textId="77777777" w:rsidR="00740EC2" w:rsidRPr="00740EC2" w:rsidRDefault="00740EC2" w:rsidP="00740EC2">
            <w:pPr>
              <w:spacing w:after="0" w:line="240" w:lineRule="auto"/>
              <w:rPr>
                <w:ins w:id="745" w:author="Author" w:date="2026-09-29T17:41:00Z" w16du:dateUtc="2026-09-29T22:41:00Z"/>
                <w:rFonts w:ascii="Times New Roman" w:eastAsia="Times New Roman" w:hAnsi="Times New Roman" w:cs="Times New Roman"/>
                <w:color w:val="000000"/>
                <w:kern w:val="0"/>
                <w:sz w:val="20"/>
                <w:szCs w:val="20"/>
                <w:lang w:val="en-US" w:eastAsia="es-PE"/>
                <w14:ligatures w14:val="none"/>
                <w:rPrChange w:id="746" w:author="Author" w:date="2026-09-29T17:42:00Z" w16du:dateUtc="2026-09-29T22:42:00Z">
                  <w:rPr>
                    <w:ins w:id="747" w:author="Author" w:date="2026-09-29T17:41:00Z" w16du:dateUtc="2026-09-29T22:41:00Z"/>
                    <w:rFonts w:ascii="Times New Roman" w:eastAsia="Times New Roman" w:hAnsi="Times New Roman" w:cs="Times New Roman"/>
                    <w:color w:val="000000"/>
                    <w:kern w:val="0"/>
                    <w:sz w:val="20"/>
                    <w:szCs w:val="20"/>
                    <w:lang w:val="es-PE" w:eastAsia="es-PE"/>
                    <w14:ligatures w14:val="none"/>
                  </w:rPr>
                </w:rPrChange>
              </w:rPr>
            </w:pPr>
            <w:ins w:id="748" w:author="Author" w:date="2026-09-29T17:41:00Z" w16du:dateUtc="2026-09-29T22:41:00Z">
              <w:r w:rsidRPr="00740EC2">
                <w:rPr>
                  <w:rFonts w:ascii="Times New Roman" w:eastAsia="Times New Roman" w:hAnsi="Times New Roman" w:cs="Times New Roman"/>
                  <w:color w:val="000000"/>
                  <w:kern w:val="0"/>
                  <w:sz w:val="20"/>
                  <w:szCs w:val="20"/>
                  <w:lang w:val="en-US" w:eastAsia="es-PE"/>
                  <w14:ligatures w14:val="none"/>
                  <w:rPrChange w:id="749" w:author="Author" w:date="2026-09-29T17:42:00Z" w16du:dateUtc="2026-09-29T22:42:00Z">
                    <w:rPr>
                      <w:rFonts w:ascii="Times New Roman" w:eastAsia="Times New Roman" w:hAnsi="Times New Roman" w:cs="Times New Roman"/>
                      <w:color w:val="000000"/>
                      <w:kern w:val="0"/>
                      <w:sz w:val="20"/>
                      <w:szCs w:val="20"/>
                      <w:lang w:val="es-PE" w:eastAsia="es-PE"/>
                      <w14:ligatures w14:val="none"/>
                    </w:rPr>
                  </w:rPrChange>
                </w:rPr>
                <w:t>Pale red stripe on green</w:t>
              </w:r>
            </w:ins>
          </w:p>
        </w:tc>
        <w:tc>
          <w:tcPr>
            <w:tcW w:w="166" w:type="pct"/>
            <w:tcBorders>
              <w:top w:val="nil"/>
              <w:left w:val="nil"/>
              <w:bottom w:val="nil"/>
              <w:right w:val="nil"/>
            </w:tcBorders>
            <w:noWrap/>
            <w:vAlign w:val="center"/>
            <w:hideMark/>
            <w:tcPrChange w:id="750" w:author="Author" w:date="2026-09-29T17:41:00Z" w16du:dateUtc="2026-09-29T22:41:00Z">
              <w:tcPr>
                <w:tcW w:w="320" w:type="dxa"/>
                <w:tcBorders>
                  <w:top w:val="nil"/>
                  <w:left w:val="nil"/>
                  <w:bottom w:val="nil"/>
                  <w:right w:val="nil"/>
                </w:tcBorders>
                <w:noWrap/>
                <w:vAlign w:val="center"/>
                <w:hideMark/>
              </w:tcPr>
            </w:tcPrChange>
          </w:tcPr>
          <w:p w14:paraId="1D1106D5" w14:textId="77777777" w:rsidR="00740EC2" w:rsidRPr="00740EC2" w:rsidRDefault="00740EC2" w:rsidP="00740EC2">
            <w:pPr>
              <w:spacing w:after="0" w:line="240" w:lineRule="auto"/>
              <w:rPr>
                <w:ins w:id="75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5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7</w:t>
              </w:r>
            </w:ins>
          </w:p>
        </w:tc>
        <w:tc>
          <w:tcPr>
            <w:tcW w:w="211" w:type="pct"/>
            <w:tcBorders>
              <w:top w:val="nil"/>
              <w:left w:val="nil"/>
              <w:bottom w:val="nil"/>
              <w:right w:val="nil"/>
            </w:tcBorders>
            <w:noWrap/>
            <w:vAlign w:val="center"/>
            <w:hideMark/>
            <w:tcPrChange w:id="753" w:author="Author" w:date="2026-09-29T17:41:00Z" w16du:dateUtc="2026-09-29T22:41:00Z">
              <w:tcPr>
                <w:tcW w:w="420" w:type="dxa"/>
                <w:tcBorders>
                  <w:top w:val="nil"/>
                  <w:left w:val="nil"/>
                  <w:bottom w:val="nil"/>
                  <w:right w:val="nil"/>
                </w:tcBorders>
                <w:noWrap/>
                <w:vAlign w:val="center"/>
                <w:hideMark/>
              </w:tcPr>
            </w:tcPrChange>
          </w:tcPr>
          <w:p w14:paraId="313FE3C9" w14:textId="77777777" w:rsidR="00740EC2" w:rsidRPr="00740EC2" w:rsidRDefault="00740EC2" w:rsidP="00740EC2">
            <w:pPr>
              <w:spacing w:after="0" w:line="240" w:lineRule="auto"/>
              <w:rPr>
                <w:ins w:id="75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5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0.09</w:t>
              </w:r>
            </w:ins>
          </w:p>
        </w:tc>
        <w:tc>
          <w:tcPr>
            <w:tcW w:w="413" w:type="pct"/>
            <w:tcBorders>
              <w:top w:val="nil"/>
              <w:left w:val="nil"/>
              <w:bottom w:val="nil"/>
              <w:right w:val="nil"/>
            </w:tcBorders>
            <w:noWrap/>
            <w:vAlign w:val="center"/>
            <w:hideMark/>
            <w:tcPrChange w:id="756" w:author="Author" w:date="2026-09-29T17:41:00Z" w16du:dateUtc="2026-09-29T22:41:00Z">
              <w:tcPr>
                <w:tcW w:w="960" w:type="dxa"/>
                <w:gridSpan w:val="3"/>
                <w:tcBorders>
                  <w:top w:val="nil"/>
                  <w:left w:val="nil"/>
                  <w:bottom w:val="nil"/>
                  <w:right w:val="nil"/>
                </w:tcBorders>
                <w:noWrap/>
                <w:vAlign w:val="center"/>
                <w:hideMark/>
              </w:tcPr>
            </w:tcPrChange>
          </w:tcPr>
          <w:p w14:paraId="7B1257A7" w14:textId="77777777" w:rsidR="00740EC2" w:rsidRPr="00740EC2" w:rsidRDefault="00740EC2" w:rsidP="00740EC2">
            <w:pPr>
              <w:spacing w:after="0" w:line="240" w:lineRule="auto"/>
              <w:rPr>
                <w:ins w:id="75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5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5</w:t>
              </w:r>
            </w:ins>
          </w:p>
        </w:tc>
        <w:tc>
          <w:tcPr>
            <w:tcW w:w="413" w:type="pct"/>
            <w:tcBorders>
              <w:top w:val="nil"/>
              <w:left w:val="nil"/>
              <w:bottom w:val="nil"/>
              <w:right w:val="nil"/>
            </w:tcBorders>
            <w:noWrap/>
            <w:vAlign w:val="center"/>
            <w:hideMark/>
            <w:tcPrChange w:id="759" w:author="Author" w:date="2026-09-29T17:41:00Z" w16du:dateUtc="2026-09-29T22:41:00Z">
              <w:tcPr>
                <w:tcW w:w="960" w:type="dxa"/>
                <w:gridSpan w:val="2"/>
                <w:tcBorders>
                  <w:top w:val="nil"/>
                  <w:left w:val="nil"/>
                  <w:bottom w:val="nil"/>
                  <w:right w:val="nil"/>
                </w:tcBorders>
                <w:noWrap/>
                <w:vAlign w:val="center"/>
                <w:hideMark/>
              </w:tcPr>
            </w:tcPrChange>
          </w:tcPr>
          <w:p w14:paraId="09B9A65F" w14:textId="77777777" w:rsidR="00740EC2" w:rsidRPr="00740EC2" w:rsidRDefault="00740EC2" w:rsidP="00740EC2">
            <w:pPr>
              <w:spacing w:after="0" w:line="240" w:lineRule="auto"/>
              <w:rPr>
                <w:ins w:id="76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6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2.85</w:t>
              </w:r>
            </w:ins>
          </w:p>
        </w:tc>
        <w:tc>
          <w:tcPr>
            <w:tcW w:w="413" w:type="pct"/>
            <w:tcBorders>
              <w:top w:val="nil"/>
              <w:left w:val="nil"/>
              <w:bottom w:val="nil"/>
              <w:right w:val="nil"/>
            </w:tcBorders>
            <w:noWrap/>
            <w:vAlign w:val="center"/>
            <w:hideMark/>
            <w:tcPrChange w:id="762" w:author="Author" w:date="2026-09-29T17:41:00Z" w16du:dateUtc="2026-09-29T22:41:00Z">
              <w:tcPr>
                <w:tcW w:w="960" w:type="dxa"/>
                <w:gridSpan w:val="2"/>
                <w:tcBorders>
                  <w:top w:val="nil"/>
                  <w:left w:val="nil"/>
                  <w:bottom w:val="nil"/>
                  <w:right w:val="nil"/>
                </w:tcBorders>
                <w:noWrap/>
                <w:vAlign w:val="center"/>
                <w:hideMark/>
              </w:tcPr>
            </w:tcPrChange>
          </w:tcPr>
          <w:p w14:paraId="32303200" w14:textId="77777777" w:rsidR="00740EC2" w:rsidRPr="00740EC2" w:rsidRDefault="00740EC2" w:rsidP="00740EC2">
            <w:pPr>
              <w:spacing w:after="0" w:line="240" w:lineRule="auto"/>
              <w:rPr>
                <w:ins w:id="76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6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0.65 ± 0.04</w:t>
              </w:r>
            </w:ins>
          </w:p>
        </w:tc>
        <w:tc>
          <w:tcPr>
            <w:tcW w:w="456" w:type="pct"/>
            <w:tcBorders>
              <w:top w:val="nil"/>
              <w:left w:val="nil"/>
              <w:bottom w:val="nil"/>
              <w:right w:val="nil"/>
            </w:tcBorders>
            <w:noWrap/>
            <w:vAlign w:val="center"/>
            <w:hideMark/>
            <w:tcPrChange w:id="765" w:author="Author" w:date="2026-09-29T17:41:00Z" w16du:dateUtc="2026-09-29T22:41:00Z">
              <w:tcPr>
                <w:tcW w:w="1060" w:type="dxa"/>
                <w:gridSpan w:val="2"/>
                <w:tcBorders>
                  <w:top w:val="nil"/>
                  <w:left w:val="nil"/>
                  <w:bottom w:val="nil"/>
                  <w:right w:val="nil"/>
                </w:tcBorders>
                <w:noWrap/>
                <w:vAlign w:val="center"/>
                <w:hideMark/>
              </w:tcPr>
            </w:tcPrChange>
          </w:tcPr>
          <w:p w14:paraId="7DFAF945" w14:textId="77777777" w:rsidR="00740EC2" w:rsidRPr="00740EC2" w:rsidRDefault="00740EC2" w:rsidP="00740EC2">
            <w:pPr>
              <w:spacing w:after="0" w:line="240" w:lineRule="auto"/>
              <w:rPr>
                <w:ins w:id="76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6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0.56–0.70</w:t>
              </w:r>
            </w:ins>
          </w:p>
        </w:tc>
        <w:tc>
          <w:tcPr>
            <w:tcW w:w="413" w:type="pct"/>
            <w:tcBorders>
              <w:top w:val="nil"/>
              <w:left w:val="nil"/>
              <w:bottom w:val="nil"/>
              <w:right w:val="nil"/>
            </w:tcBorders>
            <w:noWrap/>
            <w:vAlign w:val="center"/>
            <w:hideMark/>
            <w:tcPrChange w:id="768" w:author="Author" w:date="2026-09-29T17:41:00Z" w16du:dateUtc="2026-09-29T22:41:00Z">
              <w:tcPr>
                <w:tcW w:w="960" w:type="dxa"/>
                <w:gridSpan w:val="2"/>
                <w:tcBorders>
                  <w:top w:val="nil"/>
                  <w:left w:val="nil"/>
                  <w:bottom w:val="nil"/>
                  <w:right w:val="nil"/>
                </w:tcBorders>
                <w:noWrap/>
                <w:vAlign w:val="center"/>
                <w:hideMark/>
              </w:tcPr>
            </w:tcPrChange>
          </w:tcPr>
          <w:p w14:paraId="2039D304" w14:textId="77777777" w:rsidR="00740EC2" w:rsidRPr="00740EC2" w:rsidRDefault="00740EC2" w:rsidP="00740EC2">
            <w:pPr>
              <w:spacing w:after="0" w:line="240" w:lineRule="auto"/>
              <w:rPr>
                <w:ins w:id="76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7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1.23 ± 0.08</w:t>
              </w:r>
            </w:ins>
          </w:p>
        </w:tc>
        <w:tc>
          <w:tcPr>
            <w:tcW w:w="439" w:type="pct"/>
            <w:tcBorders>
              <w:top w:val="nil"/>
              <w:left w:val="nil"/>
              <w:bottom w:val="nil"/>
              <w:right w:val="nil"/>
            </w:tcBorders>
            <w:noWrap/>
            <w:vAlign w:val="center"/>
            <w:hideMark/>
            <w:tcPrChange w:id="771" w:author="Author" w:date="2026-09-29T17:41:00Z" w16du:dateUtc="2026-09-29T22:41:00Z">
              <w:tcPr>
                <w:tcW w:w="1020" w:type="dxa"/>
                <w:gridSpan w:val="2"/>
                <w:tcBorders>
                  <w:top w:val="nil"/>
                  <w:left w:val="nil"/>
                  <w:bottom w:val="nil"/>
                  <w:right w:val="nil"/>
                </w:tcBorders>
                <w:noWrap/>
                <w:vAlign w:val="center"/>
                <w:hideMark/>
              </w:tcPr>
            </w:tcPrChange>
          </w:tcPr>
          <w:p w14:paraId="6560F92C" w14:textId="77777777" w:rsidR="00740EC2" w:rsidRPr="00740EC2" w:rsidRDefault="00740EC2" w:rsidP="00740EC2">
            <w:pPr>
              <w:spacing w:after="0" w:line="240" w:lineRule="auto"/>
              <w:rPr>
                <w:ins w:id="77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7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1.05–1.35</w:t>
              </w:r>
            </w:ins>
          </w:p>
        </w:tc>
      </w:tr>
      <w:tr w:rsidR="00740EC2" w:rsidRPr="00740EC2" w14:paraId="0C8ACE4B" w14:textId="77777777" w:rsidTr="00740EC2">
        <w:trPr>
          <w:trHeight w:val="292"/>
          <w:ins w:id="774" w:author="Author" w:date="2026-09-29T17:41:00Z"/>
          <w:trPrChange w:id="775"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776" w:author="Author" w:date="2026-09-29T17:41:00Z" w16du:dateUtc="2026-09-29T22:41:00Z">
              <w:tcPr>
                <w:tcW w:w="2720" w:type="dxa"/>
                <w:tcBorders>
                  <w:top w:val="nil"/>
                  <w:left w:val="nil"/>
                  <w:bottom w:val="nil"/>
                  <w:right w:val="nil"/>
                </w:tcBorders>
                <w:vAlign w:val="center"/>
                <w:hideMark/>
              </w:tcPr>
            </w:tcPrChange>
          </w:tcPr>
          <w:p w14:paraId="4EDDBD16" w14:textId="77777777" w:rsidR="00740EC2" w:rsidRPr="00740EC2" w:rsidRDefault="00740EC2" w:rsidP="00740EC2">
            <w:pPr>
              <w:spacing w:after="0" w:line="240" w:lineRule="auto"/>
              <w:rPr>
                <w:ins w:id="77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778" w:author="Author" w:date="2026-09-29T17:41:00Z" w16du:dateUtc="2026-09-29T22:41:00Z">
              <w:tcPr>
                <w:tcW w:w="2240" w:type="dxa"/>
                <w:gridSpan w:val="2"/>
                <w:tcBorders>
                  <w:top w:val="nil"/>
                  <w:left w:val="nil"/>
                  <w:bottom w:val="nil"/>
                  <w:right w:val="nil"/>
                </w:tcBorders>
                <w:vAlign w:val="center"/>
                <w:hideMark/>
              </w:tcPr>
            </w:tcPrChange>
          </w:tcPr>
          <w:p w14:paraId="2BABDD72" w14:textId="77777777" w:rsidR="00740EC2" w:rsidRPr="00740EC2" w:rsidRDefault="00740EC2" w:rsidP="00740EC2">
            <w:pPr>
              <w:spacing w:after="0" w:line="240" w:lineRule="auto"/>
              <w:rPr>
                <w:ins w:id="77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8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Purple </w:t>
              </w:r>
              <w:proofErr w:type="spellStart"/>
              <w:r w:rsidRPr="00740EC2">
                <w:rPr>
                  <w:rFonts w:ascii="Times New Roman" w:eastAsia="Times New Roman" w:hAnsi="Times New Roman" w:cs="Times New Roman"/>
                  <w:color w:val="000000"/>
                  <w:kern w:val="0"/>
                  <w:sz w:val="20"/>
                  <w:szCs w:val="20"/>
                  <w:lang w:val="es-PE" w:eastAsia="es-PE"/>
                  <w14:ligatures w14:val="none"/>
                </w:rPr>
                <w:t>stripe</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on</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green</w:t>
              </w:r>
            </w:ins>
          </w:p>
        </w:tc>
        <w:tc>
          <w:tcPr>
            <w:tcW w:w="166" w:type="pct"/>
            <w:tcBorders>
              <w:top w:val="nil"/>
              <w:left w:val="nil"/>
              <w:bottom w:val="nil"/>
              <w:right w:val="nil"/>
            </w:tcBorders>
            <w:noWrap/>
            <w:vAlign w:val="center"/>
            <w:hideMark/>
            <w:tcPrChange w:id="781" w:author="Author" w:date="2026-09-29T17:41:00Z" w16du:dateUtc="2026-09-29T22:41:00Z">
              <w:tcPr>
                <w:tcW w:w="320" w:type="dxa"/>
                <w:tcBorders>
                  <w:top w:val="nil"/>
                  <w:left w:val="nil"/>
                  <w:bottom w:val="nil"/>
                  <w:right w:val="nil"/>
                </w:tcBorders>
                <w:noWrap/>
                <w:vAlign w:val="center"/>
                <w:hideMark/>
              </w:tcPr>
            </w:tcPrChange>
          </w:tcPr>
          <w:p w14:paraId="7B5B19D4" w14:textId="77777777" w:rsidR="00740EC2" w:rsidRPr="00740EC2" w:rsidRDefault="00740EC2" w:rsidP="00740EC2">
            <w:pPr>
              <w:spacing w:after="0" w:line="240" w:lineRule="auto"/>
              <w:rPr>
                <w:ins w:id="78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8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19</w:t>
              </w:r>
            </w:ins>
          </w:p>
        </w:tc>
        <w:tc>
          <w:tcPr>
            <w:tcW w:w="211" w:type="pct"/>
            <w:tcBorders>
              <w:top w:val="nil"/>
              <w:left w:val="nil"/>
              <w:bottom w:val="nil"/>
              <w:right w:val="nil"/>
            </w:tcBorders>
            <w:noWrap/>
            <w:vAlign w:val="center"/>
            <w:hideMark/>
            <w:tcPrChange w:id="784" w:author="Author" w:date="2026-09-29T17:41:00Z" w16du:dateUtc="2026-09-29T22:41:00Z">
              <w:tcPr>
                <w:tcW w:w="420" w:type="dxa"/>
                <w:tcBorders>
                  <w:top w:val="nil"/>
                  <w:left w:val="nil"/>
                  <w:bottom w:val="nil"/>
                  <w:right w:val="nil"/>
                </w:tcBorders>
                <w:noWrap/>
                <w:vAlign w:val="center"/>
                <w:hideMark/>
              </w:tcPr>
            </w:tcPrChange>
          </w:tcPr>
          <w:p w14:paraId="70FADBCA" w14:textId="77777777" w:rsidR="00740EC2" w:rsidRPr="00740EC2" w:rsidRDefault="00740EC2" w:rsidP="00740EC2">
            <w:pPr>
              <w:spacing w:after="0" w:line="240" w:lineRule="auto"/>
              <w:rPr>
                <w:ins w:id="78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78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0.24</w:t>
              </w:r>
            </w:ins>
          </w:p>
        </w:tc>
        <w:tc>
          <w:tcPr>
            <w:tcW w:w="413" w:type="pct"/>
            <w:tcBorders>
              <w:top w:val="nil"/>
              <w:left w:val="nil"/>
              <w:bottom w:val="nil"/>
              <w:right w:val="nil"/>
            </w:tcBorders>
            <w:noWrap/>
            <w:vAlign w:val="center"/>
            <w:hideMark/>
            <w:tcPrChange w:id="787" w:author="Author" w:date="2026-09-29T17:41:00Z" w16du:dateUtc="2026-09-29T22:41:00Z">
              <w:tcPr>
                <w:tcW w:w="960" w:type="dxa"/>
                <w:gridSpan w:val="3"/>
                <w:tcBorders>
                  <w:top w:val="nil"/>
                  <w:left w:val="nil"/>
                  <w:bottom w:val="nil"/>
                  <w:right w:val="nil"/>
                </w:tcBorders>
                <w:noWrap/>
                <w:vAlign w:val="center"/>
                <w:hideMark/>
              </w:tcPr>
            </w:tcPrChange>
          </w:tcPr>
          <w:p w14:paraId="62CEC54C" w14:textId="77777777" w:rsidR="00740EC2" w:rsidRPr="00740EC2" w:rsidRDefault="00740EC2" w:rsidP="00740EC2">
            <w:pPr>
              <w:spacing w:after="0" w:line="240" w:lineRule="auto"/>
              <w:rPr>
                <w:ins w:id="78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789" w:author="Author" w:date="2026-09-29T17:41:00Z" w16du:dateUtc="2026-09-29T22:41:00Z">
              <w:tcPr>
                <w:tcW w:w="960" w:type="dxa"/>
                <w:gridSpan w:val="2"/>
                <w:tcBorders>
                  <w:top w:val="nil"/>
                  <w:left w:val="nil"/>
                  <w:bottom w:val="nil"/>
                  <w:right w:val="nil"/>
                </w:tcBorders>
                <w:noWrap/>
                <w:vAlign w:val="center"/>
                <w:hideMark/>
              </w:tcPr>
            </w:tcPrChange>
          </w:tcPr>
          <w:p w14:paraId="3173EA9F" w14:textId="77777777" w:rsidR="00740EC2" w:rsidRPr="00740EC2" w:rsidRDefault="00740EC2" w:rsidP="00740EC2">
            <w:pPr>
              <w:spacing w:after="0" w:line="240" w:lineRule="auto"/>
              <w:rPr>
                <w:ins w:id="79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791" w:author="Author" w:date="2026-09-29T17:41:00Z" w16du:dateUtc="2026-09-29T22:41:00Z">
              <w:tcPr>
                <w:tcW w:w="960" w:type="dxa"/>
                <w:gridSpan w:val="2"/>
                <w:tcBorders>
                  <w:top w:val="nil"/>
                  <w:left w:val="nil"/>
                  <w:bottom w:val="nil"/>
                  <w:right w:val="nil"/>
                </w:tcBorders>
                <w:noWrap/>
                <w:vAlign w:val="center"/>
                <w:hideMark/>
              </w:tcPr>
            </w:tcPrChange>
          </w:tcPr>
          <w:p w14:paraId="46FCB2D3" w14:textId="77777777" w:rsidR="00740EC2" w:rsidRPr="00740EC2" w:rsidRDefault="00740EC2" w:rsidP="00740EC2">
            <w:pPr>
              <w:spacing w:after="0" w:line="240" w:lineRule="auto"/>
              <w:rPr>
                <w:ins w:id="79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793" w:author="Author" w:date="2026-09-29T17:41:00Z" w16du:dateUtc="2026-09-29T22:41:00Z">
              <w:tcPr>
                <w:tcW w:w="1060" w:type="dxa"/>
                <w:gridSpan w:val="2"/>
                <w:tcBorders>
                  <w:top w:val="nil"/>
                  <w:left w:val="nil"/>
                  <w:bottom w:val="nil"/>
                  <w:right w:val="nil"/>
                </w:tcBorders>
                <w:noWrap/>
                <w:vAlign w:val="center"/>
                <w:hideMark/>
              </w:tcPr>
            </w:tcPrChange>
          </w:tcPr>
          <w:p w14:paraId="6765130E" w14:textId="77777777" w:rsidR="00740EC2" w:rsidRPr="00740EC2" w:rsidRDefault="00740EC2" w:rsidP="00740EC2">
            <w:pPr>
              <w:spacing w:after="0" w:line="240" w:lineRule="auto"/>
              <w:rPr>
                <w:ins w:id="79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795" w:author="Author" w:date="2026-09-29T17:41:00Z" w16du:dateUtc="2026-09-29T22:41:00Z">
              <w:tcPr>
                <w:tcW w:w="960" w:type="dxa"/>
                <w:gridSpan w:val="2"/>
                <w:tcBorders>
                  <w:top w:val="nil"/>
                  <w:left w:val="nil"/>
                  <w:bottom w:val="nil"/>
                  <w:right w:val="nil"/>
                </w:tcBorders>
                <w:noWrap/>
                <w:vAlign w:val="center"/>
                <w:hideMark/>
              </w:tcPr>
            </w:tcPrChange>
          </w:tcPr>
          <w:p w14:paraId="2B98E817" w14:textId="77777777" w:rsidR="00740EC2" w:rsidRPr="00740EC2" w:rsidRDefault="00740EC2" w:rsidP="00740EC2">
            <w:pPr>
              <w:spacing w:after="0" w:line="240" w:lineRule="auto"/>
              <w:rPr>
                <w:ins w:id="79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797" w:author="Author" w:date="2026-09-29T17:41:00Z" w16du:dateUtc="2026-09-29T22:41:00Z">
              <w:tcPr>
                <w:tcW w:w="1020" w:type="dxa"/>
                <w:gridSpan w:val="2"/>
                <w:tcBorders>
                  <w:top w:val="nil"/>
                  <w:left w:val="nil"/>
                  <w:bottom w:val="nil"/>
                  <w:right w:val="nil"/>
                </w:tcBorders>
                <w:noWrap/>
                <w:vAlign w:val="center"/>
                <w:hideMark/>
              </w:tcPr>
            </w:tcPrChange>
          </w:tcPr>
          <w:p w14:paraId="240C7254" w14:textId="77777777" w:rsidR="00740EC2" w:rsidRPr="00740EC2" w:rsidRDefault="00740EC2" w:rsidP="00740EC2">
            <w:pPr>
              <w:spacing w:after="0" w:line="240" w:lineRule="auto"/>
              <w:rPr>
                <w:ins w:id="798"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1E090F6D" w14:textId="77777777" w:rsidTr="00740EC2">
        <w:trPr>
          <w:trHeight w:val="292"/>
          <w:ins w:id="799" w:author="Author" w:date="2026-09-29T17:41:00Z"/>
          <w:trPrChange w:id="800"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801" w:author="Author" w:date="2026-09-29T17:41:00Z" w16du:dateUtc="2026-09-29T22:41:00Z">
              <w:tcPr>
                <w:tcW w:w="2720" w:type="dxa"/>
                <w:tcBorders>
                  <w:top w:val="nil"/>
                  <w:left w:val="nil"/>
                  <w:bottom w:val="nil"/>
                  <w:right w:val="nil"/>
                </w:tcBorders>
                <w:vAlign w:val="center"/>
                <w:hideMark/>
              </w:tcPr>
            </w:tcPrChange>
          </w:tcPr>
          <w:p w14:paraId="4418DB8D" w14:textId="77777777" w:rsidR="00740EC2" w:rsidRPr="00740EC2" w:rsidRDefault="00740EC2" w:rsidP="00740EC2">
            <w:pPr>
              <w:spacing w:after="0" w:line="240" w:lineRule="auto"/>
              <w:rPr>
                <w:ins w:id="80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803" w:author="Author" w:date="2026-09-29T17:41:00Z" w16du:dateUtc="2026-09-29T22:41:00Z">
              <w:tcPr>
                <w:tcW w:w="2240" w:type="dxa"/>
                <w:gridSpan w:val="2"/>
                <w:tcBorders>
                  <w:top w:val="nil"/>
                  <w:left w:val="nil"/>
                  <w:bottom w:val="nil"/>
                  <w:right w:val="nil"/>
                </w:tcBorders>
                <w:vAlign w:val="center"/>
                <w:hideMark/>
              </w:tcPr>
            </w:tcPrChange>
          </w:tcPr>
          <w:p w14:paraId="08AB94EE" w14:textId="77777777" w:rsidR="00740EC2" w:rsidRPr="00740EC2" w:rsidRDefault="00740EC2" w:rsidP="00740EC2">
            <w:pPr>
              <w:spacing w:after="0" w:line="240" w:lineRule="auto"/>
              <w:rPr>
                <w:ins w:id="80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0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Bright green</w:t>
              </w:r>
            </w:ins>
          </w:p>
        </w:tc>
        <w:tc>
          <w:tcPr>
            <w:tcW w:w="166" w:type="pct"/>
            <w:tcBorders>
              <w:top w:val="nil"/>
              <w:left w:val="nil"/>
              <w:bottom w:val="nil"/>
              <w:right w:val="nil"/>
            </w:tcBorders>
            <w:noWrap/>
            <w:vAlign w:val="center"/>
            <w:hideMark/>
            <w:tcPrChange w:id="806" w:author="Author" w:date="2026-09-29T17:41:00Z" w16du:dateUtc="2026-09-29T22:41:00Z">
              <w:tcPr>
                <w:tcW w:w="320" w:type="dxa"/>
                <w:tcBorders>
                  <w:top w:val="nil"/>
                  <w:left w:val="nil"/>
                  <w:bottom w:val="nil"/>
                  <w:right w:val="nil"/>
                </w:tcBorders>
                <w:noWrap/>
                <w:vAlign w:val="center"/>
                <w:hideMark/>
              </w:tcPr>
            </w:tcPrChange>
          </w:tcPr>
          <w:p w14:paraId="397D26BC" w14:textId="77777777" w:rsidR="00740EC2" w:rsidRPr="00740EC2" w:rsidRDefault="00740EC2" w:rsidP="00740EC2">
            <w:pPr>
              <w:spacing w:after="0" w:line="240" w:lineRule="auto"/>
              <w:rPr>
                <w:ins w:id="80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0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11</w:t>
              </w:r>
            </w:ins>
          </w:p>
        </w:tc>
        <w:tc>
          <w:tcPr>
            <w:tcW w:w="211" w:type="pct"/>
            <w:tcBorders>
              <w:top w:val="nil"/>
              <w:left w:val="nil"/>
              <w:bottom w:val="nil"/>
              <w:right w:val="nil"/>
            </w:tcBorders>
            <w:noWrap/>
            <w:vAlign w:val="center"/>
            <w:hideMark/>
            <w:tcPrChange w:id="809" w:author="Author" w:date="2026-09-29T17:41:00Z" w16du:dateUtc="2026-09-29T22:41:00Z">
              <w:tcPr>
                <w:tcW w:w="420" w:type="dxa"/>
                <w:tcBorders>
                  <w:top w:val="nil"/>
                  <w:left w:val="nil"/>
                  <w:bottom w:val="nil"/>
                  <w:right w:val="nil"/>
                </w:tcBorders>
                <w:noWrap/>
                <w:vAlign w:val="center"/>
                <w:hideMark/>
              </w:tcPr>
            </w:tcPrChange>
          </w:tcPr>
          <w:p w14:paraId="1143BD96" w14:textId="77777777" w:rsidR="00740EC2" w:rsidRPr="00740EC2" w:rsidRDefault="00740EC2" w:rsidP="00740EC2">
            <w:pPr>
              <w:spacing w:after="0" w:line="240" w:lineRule="auto"/>
              <w:rPr>
                <w:ins w:id="81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1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0.14</w:t>
              </w:r>
            </w:ins>
          </w:p>
        </w:tc>
        <w:tc>
          <w:tcPr>
            <w:tcW w:w="413" w:type="pct"/>
            <w:tcBorders>
              <w:top w:val="nil"/>
              <w:left w:val="nil"/>
              <w:bottom w:val="nil"/>
              <w:right w:val="nil"/>
            </w:tcBorders>
            <w:noWrap/>
            <w:vAlign w:val="center"/>
            <w:hideMark/>
            <w:tcPrChange w:id="812" w:author="Author" w:date="2026-09-29T17:41:00Z" w16du:dateUtc="2026-09-29T22:41:00Z">
              <w:tcPr>
                <w:tcW w:w="960" w:type="dxa"/>
                <w:gridSpan w:val="3"/>
                <w:tcBorders>
                  <w:top w:val="nil"/>
                  <w:left w:val="nil"/>
                  <w:bottom w:val="nil"/>
                  <w:right w:val="nil"/>
                </w:tcBorders>
                <w:noWrap/>
                <w:vAlign w:val="center"/>
                <w:hideMark/>
              </w:tcPr>
            </w:tcPrChange>
          </w:tcPr>
          <w:p w14:paraId="6ECCDB50" w14:textId="77777777" w:rsidR="00740EC2" w:rsidRPr="00740EC2" w:rsidRDefault="00740EC2" w:rsidP="00740EC2">
            <w:pPr>
              <w:spacing w:after="0" w:line="240" w:lineRule="auto"/>
              <w:rPr>
                <w:ins w:id="81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814" w:author="Author" w:date="2026-09-29T17:41:00Z" w16du:dateUtc="2026-09-29T22:41:00Z">
              <w:tcPr>
                <w:tcW w:w="960" w:type="dxa"/>
                <w:gridSpan w:val="2"/>
                <w:tcBorders>
                  <w:top w:val="nil"/>
                  <w:left w:val="nil"/>
                  <w:bottom w:val="nil"/>
                  <w:right w:val="nil"/>
                </w:tcBorders>
                <w:noWrap/>
                <w:vAlign w:val="center"/>
                <w:hideMark/>
              </w:tcPr>
            </w:tcPrChange>
          </w:tcPr>
          <w:p w14:paraId="44067244" w14:textId="77777777" w:rsidR="00740EC2" w:rsidRPr="00740EC2" w:rsidRDefault="00740EC2" w:rsidP="00740EC2">
            <w:pPr>
              <w:spacing w:after="0" w:line="240" w:lineRule="auto"/>
              <w:rPr>
                <w:ins w:id="81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816" w:author="Author" w:date="2026-09-29T17:41:00Z" w16du:dateUtc="2026-09-29T22:41:00Z">
              <w:tcPr>
                <w:tcW w:w="960" w:type="dxa"/>
                <w:gridSpan w:val="2"/>
                <w:tcBorders>
                  <w:top w:val="nil"/>
                  <w:left w:val="nil"/>
                  <w:bottom w:val="nil"/>
                  <w:right w:val="nil"/>
                </w:tcBorders>
                <w:noWrap/>
                <w:vAlign w:val="center"/>
                <w:hideMark/>
              </w:tcPr>
            </w:tcPrChange>
          </w:tcPr>
          <w:p w14:paraId="465A6B40" w14:textId="77777777" w:rsidR="00740EC2" w:rsidRPr="00740EC2" w:rsidRDefault="00740EC2" w:rsidP="00740EC2">
            <w:pPr>
              <w:spacing w:after="0" w:line="240" w:lineRule="auto"/>
              <w:rPr>
                <w:ins w:id="81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818" w:author="Author" w:date="2026-09-29T17:41:00Z" w16du:dateUtc="2026-09-29T22:41:00Z">
              <w:tcPr>
                <w:tcW w:w="1060" w:type="dxa"/>
                <w:gridSpan w:val="2"/>
                <w:tcBorders>
                  <w:top w:val="nil"/>
                  <w:left w:val="nil"/>
                  <w:bottom w:val="nil"/>
                  <w:right w:val="nil"/>
                </w:tcBorders>
                <w:noWrap/>
                <w:vAlign w:val="center"/>
                <w:hideMark/>
              </w:tcPr>
            </w:tcPrChange>
          </w:tcPr>
          <w:p w14:paraId="15D15A35" w14:textId="77777777" w:rsidR="00740EC2" w:rsidRPr="00740EC2" w:rsidRDefault="00740EC2" w:rsidP="00740EC2">
            <w:pPr>
              <w:spacing w:after="0" w:line="240" w:lineRule="auto"/>
              <w:rPr>
                <w:ins w:id="81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820" w:author="Author" w:date="2026-09-29T17:41:00Z" w16du:dateUtc="2026-09-29T22:41:00Z">
              <w:tcPr>
                <w:tcW w:w="960" w:type="dxa"/>
                <w:gridSpan w:val="2"/>
                <w:tcBorders>
                  <w:top w:val="nil"/>
                  <w:left w:val="nil"/>
                  <w:bottom w:val="nil"/>
                  <w:right w:val="nil"/>
                </w:tcBorders>
                <w:noWrap/>
                <w:vAlign w:val="center"/>
                <w:hideMark/>
              </w:tcPr>
            </w:tcPrChange>
          </w:tcPr>
          <w:p w14:paraId="1B7E6292" w14:textId="77777777" w:rsidR="00740EC2" w:rsidRPr="00740EC2" w:rsidRDefault="00740EC2" w:rsidP="00740EC2">
            <w:pPr>
              <w:spacing w:after="0" w:line="240" w:lineRule="auto"/>
              <w:rPr>
                <w:ins w:id="82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822" w:author="Author" w:date="2026-09-29T17:41:00Z" w16du:dateUtc="2026-09-29T22:41:00Z">
              <w:tcPr>
                <w:tcW w:w="1020" w:type="dxa"/>
                <w:gridSpan w:val="2"/>
                <w:tcBorders>
                  <w:top w:val="nil"/>
                  <w:left w:val="nil"/>
                  <w:bottom w:val="nil"/>
                  <w:right w:val="nil"/>
                </w:tcBorders>
                <w:noWrap/>
                <w:vAlign w:val="center"/>
                <w:hideMark/>
              </w:tcPr>
            </w:tcPrChange>
          </w:tcPr>
          <w:p w14:paraId="5A98412C" w14:textId="77777777" w:rsidR="00740EC2" w:rsidRPr="00740EC2" w:rsidRDefault="00740EC2" w:rsidP="00740EC2">
            <w:pPr>
              <w:spacing w:after="0" w:line="240" w:lineRule="auto"/>
              <w:rPr>
                <w:ins w:id="823"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399EBB21" w14:textId="77777777" w:rsidTr="00740EC2">
        <w:trPr>
          <w:trHeight w:val="292"/>
          <w:ins w:id="824" w:author="Author" w:date="2026-09-29T17:41:00Z"/>
          <w:trPrChange w:id="825"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826" w:author="Author" w:date="2026-09-29T17:41:00Z" w16du:dateUtc="2026-09-29T22:41:00Z">
              <w:tcPr>
                <w:tcW w:w="2720" w:type="dxa"/>
                <w:tcBorders>
                  <w:top w:val="nil"/>
                  <w:left w:val="nil"/>
                  <w:bottom w:val="nil"/>
                  <w:right w:val="nil"/>
                </w:tcBorders>
                <w:vAlign w:val="center"/>
                <w:hideMark/>
              </w:tcPr>
            </w:tcPrChange>
          </w:tcPr>
          <w:p w14:paraId="5CA1854A" w14:textId="77777777" w:rsidR="00740EC2" w:rsidRPr="00740EC2" w:rsidRDefault="00740EC2" w:rsidP="00740EC2">
            <w:pPr>
              <w:spacing w:after="0" w:line="240" w:lineRule="auto"/>
              <w:rPr>
                <w:ins w:id="82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828" w:author="Author" w:date="2026-09-29T17:41:00Z" w16du:dateUtc="2026-09-29T22:41:00Z">
              <w:tcPr>
                <w:tcW w:w="2240" w:type="dxa"/>
                <w:gridSpan w:val="2"/>
                <w:tcBorders>
                  <w:top w:val="nil"/>
                  <w:left w:val="nil"/>
                  <w:bottom w:val="nil"/>
                  <w:right w:val="nil"/>
                </w:tcBorders>
                <w:vAlign w:val="center"/>
                <w:hideMark/>
              </w:tcPr>
            </w:tcPrChange>
          </w:tcPr>
          <w:p w14:paraId="3B8346AB" w14:textId="77777777" w:rsidR="00740EC2" w:rsidRPr="00740EC2" w:rsidRDefault="00740EC2" w:rsidP="00740EC2">
            <w:pPr>
              <w:spacing w:after="0" w:line="240" w:lineRule="auto"/>
              <w:rPr>
                <w:ins w:id="82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3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Normal green</w:t>
              </w:r>
            </w:ins>
          </w:p>
        </w:tc>
        <w:tc>
          <w:tcPr>
            <w:tcW w:w="166" w:type="pct"/>
            <w:tcBorders>
              <w:top w:val="nil"/>
              <w:left w:val="nil"/>
              <w:bottom w:val="nil"/>
              <w:right w:val="nil"/>
            </w:tcBorders>
            <w:noWrap/>
            <w:vAlign w:val="center"/>
            <w:hideMark/>
            <w:tcPrChange w:id="831" w:author="Author" w:date="2026-09-29T17:41:00Z" w16du:dateUtc="2026-09-29T22:41:00Z">
              <w:tcPr>
                <w:tcW w:w="320" w:type="dxa"/>
                <w:tcBorders>
                  <w:top w:val="nil"/>
                  <w:left w:val="nil"/>
                  <w:bottom w:val="nil"/>
                  <w:right w:val="nil"/>
                </w:tcBorders>
                <w:noWrap/>
                <w:vAlign w:val="center"/>
                <w:hideMark/>
              </w:tcPr>
            </w:tcPrChange>
          </w:tcPr>
          <w:p w14:paraId="363ADF58" w14:textId="77777777" w:rsidR="00740EC2" w:rsidRPr="00740EC2" w:rsidRDefault="00740EC2" w:rsidP="00740EC2">
            <w:pPr>
              <w:spacing w:after="0" w:line="240" w:lineRule="auto"/>
              <w:rPr>
                <w:ins w:id="83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3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40</w:t>
              </w:r>
            </w:ins>
          </w:p>
        </w:tc>
        <w:tc>
          <w:tcPr>
            <w:tcW w:w="211" w:type="pct"/>
            <w:tcBorders>
              <w:top w:val="nil"/>
              <w:left w:val="nil"/>
              <w:bottom w:val="nil"/>
              <w:right w:val="nil"/>
            </w:tcBorders>
            <w:noWrap/>
            <w:vAlign w:val="center"/>
            <w:hideMark/>
            <w:tcPrChange w:id="834" w:author="Author" w:date="2026-09-29T17:41:00Z" w16du:dateUtc="2026-09-29T22:41:00Z">
              <w:tcPr>
                <w:tcW w:w="420" w:type="dxa"/>
                <w:tcBorders>
                  <w:top w:val="nil"/>
                  <w:left w:val="nil"/>
                  <w:bottom w:val="nil"/>
                  <w:right w:val="nil"/>
                </w:tcBorders>
                <w:noWrap/>
                <w:vAlign w:val="center"/>
                <w:hideMark/>
              </w:tcPr>
            </w:tcPrChange>
          </w:tcPr>
          <w:p w14:paraId="0B9708EA" w14:textId="77777777" w:rsidR="00740EC2" w:rsidRPr="00740EC2" w:rsidRDefault="00740EC2" w:rsidP="00740EC2">
            <w:pPr>
              <w:spacing w:after="0" w:line="240" w:lineRule="auto"/>
              <w:rPr>
                <w:ins w:id="83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3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0.51</w:t>
              </w:r>
            </w:ins>
          </w:p>
        </w:tc>
        <w:tc>
          <w:tcPr>
            <w:tcW w:w="413" w:type="pct"/>
            <w:tcBorders>
              <w:top w:val="nil"/>
              <w:left w:val="nil"/>
              <w:bottom w:val="nil"/>
              <w:right w:val="nil"/>
            </w:tcBorders>
            <w:noWrap/>
            <w:vAlign w:val="center"/>
            <w:hideMark/>
            <w:tcPrChange w:id="837" w:author="Author" w:date="2026-09-29T17:41:00Z" w16du:dateUtc="2026-09-29T22:41:00Z">
              <w:tcPr>
                <w:tcW w:w="960" w:type="dxa"/>
                <w:gridSpan w:val="3"/>
                <w:tcBorders>
                  <w:top w:val="nil"/>
                  <w:left w:val="nil"/>
                  <w:bottom w:val="nil"/>
                  <w:right w:val="nil"/>
                </w:tcBorders>
                <w:noWrap/>
                <w:vAlign w:val="center"/>
                <w:hideMark/>
              </w:tcPr>
            </w:tcPrChange>
          </w:tcPr>
          <w:p w14:paraId="3C3DB999" w14:textId="77777777" w:rsidR="00740EC2" w:rsidRPr="00740EC2" w:rsidRDefault="00740EC2" w:rsidP="00740EC2">
            <w:pPr>
              <w:spacing w:after="0" w:line="240" w:lineRule="auto"/>
              <w:rPr>
                <w:ins w:id="83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839" w:author="Author" w:date="2026-09-29T17:41:00Z" w16du:dateUtc="2026-09-29T22:41:00Z">
              <w:tcPr>
                <w:tcW w:w="960" w:type="dxa"/>
                <w:gridSpan w:val="2"/>
                <w:tcBorders>
                  <w:top w:val="nil"/>
                  <w:left w:val="nil"/>
                  <w:bottom w:val="nil"/>
                  <w:right w:val="nil"/>
                </w:tcBorders>
                <w:noWrap/>
                <w:vAlign w:val="center"/>
                <w:hideMark/>
              </w:tcPr>
            </w:tcPrChange>
          </w:tcPr>
          <w:p w14:paraId="2705EC17" w14:textId="77777777" w:rsidR="00740EC2" w:rsidRPr="00740EC2" w:rsidRDefault="00740EC2" w:rsidP="00740EC2">
            <w:pPr>
              <w:spacing w:after="0" w:line="240" w:lineRule="auto"/>
              <w:rPr>
                <w:ins w:id="84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841" w:author="Author" w:date="2026-09-29T17:41:00Z" w16du:dateUtc="2026-09-29T22:41:00Z">
              <w:tcPr>
                <w:tcW w:w="960" w:type="dxa"/>
                <w:gridSpan w:val="2"/>
                <w:tcBorders>
                  <w:top w:val="nil"/>
                  <w:left w:val="nil"/>
                  <w:bottom w:val="nil"/>
                  <w:right w:val="nil"/>
                </w:tcBorders>
                <w:noWrap/>
                <w:vAlign w:val="center"/>
                <w:hideMark/>
              </w:tcPr>
            </w:tcPrChange>
          </w:tcPr>
          <w:p w14:paraId="293EE91A" w14:textId="77777777" w:rsidR="00740EC2" w:rsidRPr="00740EC2" w:rsidRDefault="00740EC2" w:rsidP="00740EC2">
            <w:pPr>
              <w:spacing w:after="0" w:line="240" w:lineRule="auto"/>
              <w:rPr>
                <w:ins w:id="84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843" w:author="Author" w:date="2026-09-29T17:41:00Z" w16du:dateUtc="2026-09-29T22:41:00Z">
              <w:tcPr>
                <w:tcW w:w="1060" w:type="dxa"/>
                <w:gridSpan w:val="2"/>
                <w:tcBorders>
                  <w:top w:val="nil"/>
                  <w:left w:val="nil"/>
                  <w:bottom w:val="nil"/>
                  <w:right w:val="nil"/>
                </w:tcBorders>
                <w:noWrap/>
                <w:vAlign w:val="center"/>
                <w:hideMark/>
              </w:tcPr>
            </w:tcPrChange>
          </w:tcPr>
          <w:p w14:paraId="6D814D81" w14:textId="77777777" w:rsidR="00740EC2" w:rsidRPr="00740EC2" w:rsidRDefault="00740EC2" w:rsidP="00740EC2">
            <w:pPr>
              <w:spacing w:after="0" w:line="240" w:lineRule="auto"/>
              <w:rPr>
                <w:ins w:id="84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845" w:author="Author" w:date="2026-09-29T17:41:00Z" w16du:dateUtc="2026-09-29T22:41:00Z">
              <w:tcPr>
                <w:tcW w:w="960" w:type="dxa"/>
                <w:gridSpan w:val="2"/>
                <w:tcBorders>
                  <w:top w:val="nil"/>
                  <w:left w:val="nil"/>
                  <w:bottom w:val="nil"/>
                  <w:right w:val="nil"/>
                </w:tcBorders>
                <w:noWrap/>
                <w:vAlign w:val="center"/>
                <w:hideMark/>
              </w:tcPr>
            </w:tcPrChange>
          </w:tcPr>
          <w:p w14:paraId="14873D82" w14:textId="77777777" w:rsidR="00740EC2" w:rsidRPr="00740EC2" w:rsidRDefault="00740EC2" w:rsidP="00740EC2">
            <w:pPr>
              <w:spacing w:after="0" w:line="240" w:lineRule="auto"/>
              <w:rPr>
                <w:ins w:id="84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847" w:author="Author" w:date="2026-09-29T17:41:00Z" w16du:dateUtc="2026-09-29T22:41:00Z">
              <w:tcPr>
                <w:tcW w:w="1020" w:type="dxa"/>
                <w:gridSpan w:val="2"/>
                <w:tcBorders>
                  <w:top w:val="nil"/>
                  <w:left w:val="nil"/>
                  <w:bottom w:val="nil"/>
                  <w:right w:val="nil"/>
                </w:tcBorders>
                <w:noWrap/>
                <w:vAlign w:val="center"/>
                <w:hideMark/>
              </w:tcPr>
            </w:tcPrChange>
          </w:tcPr>
          <w:p w14:paraId="234F7095" w14:textId="77777777" w:rsidR="00740EC2" w:rsidRPr="00740EC2" w:rsidRDefault="00740EC2" w:rsidP="00740EC2">
            <w:pPr>
              <w:spacing w:after="0" w:line="240" w:lineRule="auto"/>
              <w:rPr>
                <w:ins w:id="848"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0492AF73" w14:textId="77777777" w:rsidTr="00740EC2">
        <w:trPr>
          <w:trHeight w:val="292"/>
          <w:ins w:id="849" w:author="Author" w:date="2026-09-29T17:41:00Z"/>
          <w:trPrChange w:id="850"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851" w:author="Author" w:date="2026-09-29T17:41:00Z" w16du:dateUtc="2026-09-29T22:41:00Z">
              <w:tcPr>
                <w:tcW w:w="2720" w:type="dxa"/>
                <w:tcBorders>
                  <w:top w:val="nil"/>
                  <w:left w:val="nil"/>
                  <w:bottom w:val="nil"/>
                  <w:right w:val="nil"/>
                </w:tcBorders>
                <w:vAlign w:val="center"/>
                <w:hideMark/>
              </w:tcPr>
            </w:tcPrChange>
          </w:tcPr>
          <w:p w14:paraId="197DA0E8" w14:textId="77777777" w:rsidR="00740EC2" w:rsidRPr="00740EC2" w:rsidRDefault="00740EC2" w:rsidP="00740EC2">
            <w:pPr>
              <w:spacing w:after="0" w:line="240" w:lineRule="auto"/>
              <w:rPr>
                <w:ins w:id="85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853" w:author="Author" w:date="2026-09-29T17:41:00Z" w16du:dateUtc="2026-09-29T22:41:00Z">
              <w:tcPr>
                <w:tcW w:w="2240" w:type="dxa"/>
                <w:gridSpan w:val="2"/>
                <w:tcBorders>
                  <w:top w:val="nil"/>
                  <w:left w:val="nil"/>
                  <w:bottom w:val="nil"/>
                  <w:right w:val="nil"/>
                </w:tcBorders>
                <w:vAlign w:val="center"/>
                <w:hideMark/>
              </w:tcPr>
            </w:tcPrChange>
          </w:tcPr>
          <w:p w14:paraId="03929570" w14:textId="77777777" w:rsidR="00740EC2" w:rsidRPr="00740EC2" w:rsidRDefault="00740EC2" w:rsidP="00740EC2">
            <w:pPr>
              <w:spacing w:after="0" w:line="240" w:lineRule="auto"/>
              <w:rPr>
                <w:ins w:id="854" w:author="Author" w:date="2026-09-29T17:41:00Z" w16du:dateUtc="2026-09-29T22:41:00Z"/>
                <w:rFonts w:ascii="Times New Roman" w:eastAsia="Times New Roman" w:hAnsi="Times New Roman" w:cs="Times New Roman"/>
                <w:color w:val="000000"/>
                <w:kern w:val="0"/>
                <w:sz w:val="20"/>
                <w:szCs w:val="20"/>
                <w:lang w:val="en-US" w:eastAsia="es-PE"/>
                <w14:ligatures w14:val="none"/>
                <w:rPrChange w:id="855" w:author="Author" w:date="2026-09-29T17:41:00Z" w16du:dateUtc="2026-09-29T22:41:00Z">
                  <w:rPr>
                    <w:ins w:id="856" w:author="Author" w:date="2026-09-29T17:41:00Z" w16du:dateUtc="2026-09-29T22:41:00Z"/>
                    <w:rFonts w:ascii="Times New Roman" w:eastAsia="Times New Roman" w:hAnsi="Times New Roman" w:cs="Times New Roman"/>
                    <w:color w:val="000000"/>
                    <w:kern w:val="0"/>
                    <w:sz w:val="20"/>
                    <w:szCs w:val="20"/>
                    <w:lang w:val="es-PE" w:eastAsia="es-PE"/>
                    <w14:ligatures w14:val="none"/>
                  </w:rPr>
                </w:rPrChange>
              </w:rPr>
            </w:pPr>
            <w:ins w:id="857" w:author="Author" w:date="2026-09-29T17:41:00Z" w16du:dateUtc="2026-09-29T22:41:00Z">
              <w:r w:rsidRPr="00740EC2">
                <w:rPr>
                  <w:rFonts w:ascii="Times New Roman" w:eastAsia="Times New Roman" w:hAnsi="Times New Roman" w:cs="Times New Roman"/>
                  <w:color w:val="000000"/>
                  <w:kern w:val="0"/>
                  <w:sz w:val="20"/>
                  <w:szCs w:val="20"/>
                  <w:lang w:val="en-US" w:eastAsia="es-PE"/>
                  <w14:ligatures w14:val="none"/>
                  <w:rPrChange w:id="858" w:author="Author" w:date="2026-09-29T17:41:00Z" w16du:dateUtc="2026-09-29T22:41:00Z">
                    <w:rPr>
                      <w:rFonts w:ascii="Times New Roman" w:eastAsia="Times New Roman" w:hAnsi="Times New Roman" w:cs="Times New Roman"/>
                      <w:color w:val="000000"/>
                      <w:kern w:val="0"/>
                      <w:sz w:val="20"/>
                      <w:szCs w:val="20"/>
                      <w:lang w:val="es-PE" w:eastAsia="es-PE"/>
                      <w14:ligatures w14:val="none"/>
                    </w:rPr>
                  </w:rPrChange>
                </w:rPr>
                <w:t>Dull green to silvery grey</w:t>
              </w:r>
            </w:ins>
          </w:p>
        </w:tc>
        <w:tc>
          <w:tcPr>
            <w:tcW w:w="166" w:type="pct"/>
            <w:tcBorders>
              <w:top w:val="nil"/>
              <w:left w:val="nil"/>
              <w:bottom w:val="nil"/>
              <w:right w:val="nil"/>
            </w:tcBorders>
            <w:noWrap/>
            <w:vAlign w:val="center"/>
            <w:hideMark/>
            <w:tcPrChange w:id="859" w:author="Author" w:date="2026-09-29T17:41:00Z" w16du:dateUtc="2026-09-29T22:41:00Z">
              <w:tcPr>
                <w:tcW w:w="320" w:type="dxa"/>
                <w:tcBorders>
                  <w:top w:val="nil"/>
                  <w:left w:val="nil"/>
                  <w:bottom w:val="nil"/>
                  <w:right w:val="nil"/>
                </w:tcBorders>
                <w:noWrap/>
                <w:vAlign w:val="center"/>
                <w:hideMark/>
              </w:tcPr>
            </w:tcPrChange>
          </w:tcPr>
          <w:p w14:paraId="297BA329" w14:textId="77777777" w:rsidR="00740EC2" w:rsidRPr="00740EC2" w:rsidRDefault="00740EC2" w:rsidP="00740EC2">
            <w:pPr>
              <w:spacing w:after="0" w:line="240" w:lineRule="auto"/>
              <w:rPr>
                <w:ins w:id="86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6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w:t>
              </w:r>
            </w:ins>
          </w:p>
        </w:tc>
        <w:tc>
          <w:tcPr>
            <w:tcW w:w="211" w:type="pct"/>
            <w:tcBorders>
              <w:top w:val="nil"/>
              <w:left w:val="nil"/>
              <w:bottom w:val="nil"/>
              <w:right w:val="nil"/>
            </w:tcBorders>
            <w:noWrap/>
            <w:vAlign w:val="center"/>
            <w:hideMark/>
            <w:tcPrChange w:id="862" w:author="Author" w:date="2026-09-29T17:41:00Z" w16du:dateUtc="2026-09-29T22:41:00Z">
              <w:tcPr>
                <w:tcW w:w="420" w:type="dxa"/>
                <w:tcBorders>
                  <w:top w:val="nil"/>
                  <w:left w:val="nil"/>
                  <w:bottom w:val="nil"/>
                  <w:right w:val="nil"/>
                </w:tcBorders>
                <w:noWrap/>
                <w:vAlign w:val="center"/>
                <w:hideMark/>
              </w:tcPr>
            </w:tcPrChange>
          </w:tcPr>
          <w:p w14:paraId="072F1B96" w14:textId="77777777" w:rsidR="00740EC2" w:rsidRPr="00740EC2" w:rsidRDefault="00740EC2" w:rsidP="00740EC2">
            <w:pPr>
              <w:spacing w:after="0" w:line="240" w:lineRule="auto"/>
              <w:rPr>
                <w:ins w:id="86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6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0.01</w:t>
              </w:r>
            </w:ins>
          </w:p>
        </w:tc>
        <w:tc>
          <w:tcPr>
            <w:tcW w:w="413" w:type="pct"/>
            <w:tcBorders>
              <w:top w:val="nil"/>
              <w:left w:val="nil"/>
              <w:bottom w:val="nil"/>
              <w:right w:val="nil"/>
            </w:tcBorders>
            <w:noWrap/>
            <w:vAlign w:val="center"/>
            <w:hideMark/>
            <w:tcPrChange w:id="865" w:author="Author" w:date="2026-09-29T17:41:00Z" w16du:dateUtc="2026-09-29T22:41:00Z">
              <w:tcPr>
                <w:tcW w:w="960" w:type="dxa"/>
                <w:gridSpan w:val="3"/>
                <w:tcBorders>
                  <w:top w:val="nil"/>
                  <w:left w:val="nil"/>
                  <w:bottom w:val="nil"/>
                  <w:right w:val="nil"/>
                </w:tcBorders>
                <w:noWrap/>
                <w:vAlign w:val="center"/>
                <w:hideMark/>
              </w:tcPr>
            </w:tcPrChange>
          </w:tcPr>
          <w:p w14:paraId="35420C1B" w14:textId="77777777" w:rsidR="00740EC2" w:rsidRPr="00740EC2" w:rsidRDefault="00740EC2" w:rsidP="00740EC2">
            <w:pPr>
              <w:spacing w:after="0" w:line="240" w:lineRule="auto"/>
              <w:rPr>
                <w:ins w:id="86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867" w:author="Author" w:date="2026-09-29T17:41:00Z" w16du:dateUtc="2026-09-29T22:41:00Z">
              <w:tcPr>
                <w:tcW w:w="960" w:type="dxa"/>
                <w:gridSpan w:val="2"/>
                <w:tcBorders>
                  <w:top w:val="nil"/>
                  <w:left w:val="nil"/>
                  <w:bottom w:val="nil"/>
                  <w:right w:val="nil"/>
                </w:tcBorders>
                <w:noWrap/>
                <w:vAlign w:val="center"/>
                <w:hideMark/>
              </w:tcPr>
            </w:tcPrChange>
          </w:tcPr>
          <w:p w14:paraId="41D72DA4" w14:textId="77777777" w:rsidR="00740EC2" w:rsidRPr="00740EC2" w:rsidRDefault="00740EC2" w:rsidP="00740EC2">
            <w:pPr>
              <w:spacing w:after="0" w:line="240" w:lineRule="auto"/>
              <w:rPr>
                <w:ins w:id="86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869" w:author="Author" w:date="2026-09-29T17:41:00Z" w16du:dateUtc="2026-09-29T22:41:00Z">
              <w:tcPr>
                <w:tcW w:w="960" w:type="dxa"/>
                <w:gridSpan w:val="2"/>
                <w:tcBorders>
                  <w:top w:val="nil"/>
                  <w:left w:val="nil"/>
                  <w:bottom w:val="nil"/>
                  <w:right w:val="nil"/>
                </w:tcBorders>
                <w:noWrap/>
                <w:vAlign w:val="center"/>
                <w:hideMark/>
              </w:tcPr>
            </w:tcPrChange>
          </w:tcPr>
          <w:p w14:paraId="76FED181" w14:textId="77777777" w:rsidR="00740EC2" w:rsidRPr="00740EC2" w:rsidRDefault="00740EC2" w:rsidP="00740EC2">
            <w:pPr>
              <w:spacing w:after="0" w:line="240" w:lineRule="auto"/>
              <w:rPr>
                <w:ins w:id="87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871" w:author="Author" w:date="2026-09-29T17:41:00Z" w16du:dateUtc="2026-09-29T22:41:00Z">
              <w:tcPr>
                <w:tcW w:w="1060" w:type="dxa"/>
                <w:gridSpan w:val="2"/>
                <w:tcBorders>
                  <w:top w:val="nil"/>
                  <w:left w:val="nil"/>
                  <w:bottom w:val="nil"/>
                  <w:right w:val="nil"/>
                </w:tcBorders>
                <w:noWrap/>
                <w:vAlign w:val="center"/>
                <w:hideMark/>
              </w:tcPr>
            </w:tcPrChange>
          </w:tcPr>
          <w:p w14:paraId="28B83568" w14:textId="77777777" w:rsidR="00740EC2" w:rsidRPr="00740EC2" w:rsidRDefault="00740EC2" w:rsidP="00740EC2">
            <w:pPr>
              <w:spacing w:after="0" w:line="240" w:lineRule="auto"/>
              <w:rPr>
                <w:ins w:id="87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873" w:author="Author" w:date="2026-09-29T17:41:00Z" w16du:dateUtc="2026-09-29T22:41:00Z">
              <w:tcPr>
                <w:tcW w:w="960" w:type="dxa"/>
                <w:gridSpan w:val="2"/>
                <w:tcBorders>
                  <w:top w:val="nil"/>
                  <w:left w:val="nil"/>
                  <w:bottom w:val="nil"/>
                  <w:right w:val="nil"/>
                </w:tcBorders>
                <w:noWrap/>
                <w:vAlign w:val="center"/>
                <w:hideMark/>
              </w:tcPr>
            </w:tcPrChange>
          </w:tcPr>
          <w:p w14:paraId="3DE58DDB" w14:textId="77777777" w:rsidR="00740EC2" w:rsidRPr="00740EC2" w:rsidRDefault="00740EC2" w:rsidP="00740EC2">
            <w:pPr>
              <w:spacing w:after="0" w:line="240" w:lineRule="auto"/>
              <w:rPr>
                <w:ins w:id="87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875" w:author="Author" w:date="2026-09-29T17:41:00Z" w16du:dateUtc="2026-09-29T22:41:00Z">
              <w:tcPr>
                <w:tcW w:w="1020" w:type="dxa"/>
                <w:gridSpan w:val="2"/>
                <w:tcBorders>
                  <w:top w:val="nil"/>
                  <w:left w:val="nil"/>
                  <w:bottom w:val="nil"/>
                  <w:right w:val="nil"/>
                </w:tcBorders>
                <w:noWrap/>
                <w:vAlign w:val="center"/>
                <w:hideMark/>
              </w:tcPr>
            </w:tcPrChange>
          </w:tcPr>
          <w:p w14:paraId="2A7FD171" w14:textId="77777777" w:rsidR="00740EC2" w:rsidRPr="00740EC2" w:rsidRDefault="00740EC2" w:rsidP="00740EC2">
            <w:pPr>
              <w:spacing w:after="0" w:line="240" w:lineRule="auto"/>
              <w:rPr>
                <w:ins w:id="876"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7EE9F817" w14:textId="77777777" w:rsidTr="00740EC2">
        <w:trPr>
          <w:trHeight w:val="515"/>
          <w:ins w:id="877" w:author="Author" w:date="2026-09-29T17:41:00Z"/>
          <w:trPrChange w:id="878" w:author="Author" w:date="2026-09-29T17:41:00Z" w16du:dateUtc="2026-09-29T22:41:00Z">
            <w:trPr>
              <w:gridAfter w:val="2"/>
              <w:trHeight w:val="515"/>
            </w:trPr>
          </w:trPrChange>
        </w:trPr>
        <w:tc>
          <w:tcPr>
            <w:tcW w:w="1136" w:type="pct"/>
            <w:tcBorders>
              <w:top w:val="nil"/>
              <w:left w:val="nil"/>
              <w:bottom w:val="nil"/>
              <w:right w:val="nil"/>
            </w:tcBorders>
            <w:vAlign w:val="center"/>
            <w:hideMark/>
            <w:tcPrChange w:id="879" w:author="Author" w:date="2026-09-29T17:41:00Z" w16du:dateUtc="2026-09-29T22:41:00Z">
              <w:tcPr>
                <w:tcW w:w="2720" w:type="dxa"/>
                <w:tcBorders>
                  <w:top w:val="nil"/>
                  <w:left w:val="nil"/>
                  <w:bottom w:val="nil"/>
                  <w:right w:val="nil"/>
                </w:tcBorders>
                <w:vAlign w:val="center"/>
                <w:hideMark/>
              </w:tcPr>
            </w:tcPrChange>
          </w:tcPr>
          <w:p w14:paraId="0A6188A0" w14:textId="77777777" w:rsidR="00740EC2" w:rsidRPr="00740EC2" w:rsidRDefault="00740EC2" w:rsidP="00740EC2">
            <w:pPr>
              <w:spacing w:after="0" w:line="240" w:lineRule="auto"/>
              <w:rPr>
                <w:ins w:id="880" w:author="Author" w:date="2026-09-29T17:41:00Z" w16du:dateUtc="2026-09-29T22:41:00Z"/>
                <w:rFonts w:ascii="Times New Roman" w:eastAsia="Times New Roman" w:hAnsi="Times New Roman" w:cs="Times New Roman"/>
                <w:color w:val="000000"/>
                <w:kern w:val="0"/>
                <w:sz w:val="20"/>
                <w:szCs w:val="20"/>
                <w:lang w:val="en-US" w:eastAsia="es-PE"/>
                <w14:ligatures w14:val="none"/>
                <w:rPrChange w:id="881" w:author="Author" w:date="2026-09-29T17:42:00Z" w16du:dateUtc="2026-09-29T22:42:00Z">
                  <w:rPr>
                    <w:ins w:id="882" w:author="Author" w:date="2026-09-29T17:41:00Z" w16du:dateUtc="2026-09-29T22:41:00Z"/>
                    <w:rFonts w:ascii="Times New Roman" w:eastAsia="Times New Roman" w:hAnsi="Times New Roman" w:cs="Times New Roman"/>
                    <w:color w:val="000000"/>
                    <w:kern w:val="0"/>
                    <w:sz w:val="20"/>
                    <w:szCs w:val="20"/>
                    <w:lang w:val="es-PE" w:eastAsia="es-PE"/>
                    <w14:ligatures w14:val="none"/>
                  </w:rPr>
                </w:rPrChange>
              </w:rPr>
            </w:pPr>
            <w:ins w:id="883" w:author="Author" w:date="2026-09-29T17:41:00Z" w16du:dateUtc="2026-09-29T22:41:00Z">
              <w:r w:rsidRPr="00740EC2">
                <w:rPr>
                  <w:rFonts w:ascii="Times New Roman" w:eastAsia="Times New Roman" w:hAnsi="Times New Roman" w:cs="Times New Roman"/>
                  <w:color w:val="000000"/>
                  <w:kern w:val="0"/>
                  <w:sz w:val="20"/>
                  <w:szCs w:val="20"/>
                  <w:lang w:val="en-US" w:eastAsia="es-PE"/>
                  <w14:ligatures w14:val="none"/>
                  <w:rPrChange w:id="884" w:author="Author" w:date="2026-09-29T17:42:00Z" w16du:dateUtc="2026-09-29T22:42:00Z">
                    <w:rPr>
                      <w:rFonts w:ascii="Times New Roman" w:eastAsia="Times New Roman" w:hAnsi="Times New Roman" w:cs="Times New Roman"/>
                      <w:color w:val="000000"/>
                      <w:kern w:val="0"/>
                      <w:sz w:val="20"/>
                      <w:szCs w:val="20"/>
                      <w:lang w:val="es-PE" w:eastAsia="es-PE"/>
                      <w14:ligatures w14:val="none"/>
                    </w:rPr>
                  </w:rPrChange>
                </w:rPr>
                <w:lastRenderedPageBreak/>
                <w:t>Pod color at 90% physiological maturity</w:t>
              </w:r>
            </w:ins>
          </w:p>
        </w:tc>
        <w:tc>
          <w:tcPr>
            <w:tcW w:w="941" w:type="pct"/>
            <w:tcBorders>
              <w:top w:val="nil"/>
              <w:left w:val="nil"/>
              <w:bottom w:val="nil"/>
              <w:right w:val="nil"/>
            </w:tcBorders>
            <w:vAlign w:val="center"/>
            <w:hideMark/>
            <w:tcPrChange w:id="885" w:author="Author" w:date="2026-09-29T17:41:00Z" w16du:dateUtc="2026-09-29T22:41:00Z">
              <w:tcPr>
                <w:tcW w:w="2240" w:type="dxa"/>
                <w:gridSpan w:val="2"/>
                <w:tcBorders>
                  <w:top w:val="nil"/>
                  <w:left w:val="nil"/>
                  <w:bottom w:val="nil"/>
                  <w:right w:val="nil"/>
                </w:tcBorders>
                <w:vAlign w:val="center"/>
                <w:hideMark/>
              </w:tcPr>
            </w:tcPrChange>
          </w:tcPr>
          <w:p w14:paraId="5AC31E4B" w14:textId="77777777" w:rsidR="00740EC2" w:rsidRPr="00740EC2" w:rsidRDefault="00740EC2" w:rsidP="00740EC2">
            <w:pPr>
              <w:spacing w:after="0" w:line="240" w:lineRule="auto"/>
              <w:rPr>
                <w:ins w:id="88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8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Yellow</w:t>
              </w:r>
            </w:ins>
          </w:p>
        </w:tc>
        <w:tc>
          <w:tcPr>
            <w:tcW w:w="166" w:type="pct"/>
            <w:tcBorders>
              <w:top w:val="nil"/>
              <w:left w:val="nil"/>
              <w:bottom w:val="nil"/>
              <w:right w:val="nil"/>
            </w:tcBorders>
            <w:noWrap/>
            <w:vAlign w:val="center"/>
            <w:hideMark/>
            <w:tcPrChange w:id="888" w:author="Author" w:date="2026-09-29T17:41:00Z" w16du:dateUtc="2026-09-29T22:41:00Z">
              <w:tcPr>
                <w:tcW w:w="320" w:type="dxa"/>
                <w:tcBorders>
                  <w:top w:val="nil"/>
                  <w:left w:val="nil"/>
                  <w:bottom w:val="nil"/>
                  <w:right w:val="nil"/>
                </w:tcBorders>
                <w:noWrap/>
                <w:vAlign w:val="center"/>
                <w:hideMark/>
              </w:tcPr>
            </w:tcPrChange>
          </w:tcPr>
          <w:p w14:paraId="0A6DF79E" w14:textId="77777777" w:rsidR="00740EC2" w:rsidRPr="00740EC2" w:rsidRDefault="00740EC2" w:rsidP="00740EC2">
            <w:pPr>
              <w:spacing w:after="0" w:line="240" w:lineRule="auto"/>
              <w:rPr>
                <w:ins w:id="88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9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32</w:t>
              </w:r>
            </w:ins>
          </w:p>
        </w:tc>
        <w:tc>
          <w:tcPr>
            <w:tcW w:w="211" w:type="pct"/>
            <w:tcBorders>
              <w:top w:val="nil"/>
              <w:left w:val="nil"/>
              <w:bottom w:val="nil"/>
              <w:right w:val="nil"/>
            </w:tcBorders>
            <w:noWrap/>
            <w:vAlign w:val="center"/>
            <w:hideMark/>
            <w:tcPrChange w:id="891" w:author="Author" w:date="2026-09-29T17:41:00Z" w16du:dateUtc="2026-09-29T22:41:00Z">
              <w:tcPr>
                <w:tcW w:w="420" w:type="dxa"/>
                <w:tcBorders>
                  <w:top w:val="nil"/>
                  <w:left w:val="nil"/>
                  <w:bottom w:val="nil"/>
                  <w:right w:val="nil"/>
                </w:tcBorders>
                <w:noWrap/>
                <w:vAlign w:val="center"/>
                <w:hideMark/>
              </w:tcPr>
            </w:tcPrChange>
          </w:tcPr>
          <w:p w14:paraId="37C1301B" w14:textId="77777777" w:rsidR="00740EC2" w:rsidRPr="00740EC2" w:rsidRDefault="00740EC2" w:rsidP="00740EC2">
            <w:pPr>
              <w:spacing w:after="0" w:line="240" w:lineRule="auto"/>
              <w:rPr>
                <w:ins w:id="89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9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0.41</w:t>
              </w:r>
            </w:ins>
          </w:p>
        </w:tc>
        <w:tc>
          <w:tcPr>
            <w:tcW w:w="413" w:type="pct"/>
            <w:tcBorders>
              <w:top w:val="nil"/>
              <w:left w:val="nil"/>
              <w:bottom w:val="nil"/>
              <w:right w:val="nil"/>
            </w:tcBorders>
            <w:noWrap/>
            <w:vAlign w:val="center"/>
            <w:hideMark/>
            <w:tcPrChange w:id="894" w:author="Author" w:date="2026-09-29T17:41:00Z" w16du:dateUtc="2026-09-29T22:41:00Z">
              <w:tcPr>
                <w:tcW w:w="960" w:type="dxa"/>
                <w:gridSpan w:val="3"/>
                <w:tcBorders>
                  <w:top w:val="nil"/>
                  <w:left w:val="nil"/>
                  <w:bottom w:val="nil"/>
                  <w:right w:val="nil"/>
                </w:tcBorders>
                <w:noWrap/>
                <w:vAlign w:val="center"/>
                <w:hideMark/>
              </w:tcPr>
            </w:tcPrChange>
          </w:tcPr>
          <w:p w14:paraId="095F4F22" w14:textId="77777777" w:rsidR="00740EC2" w:rsidRPr="00740EC2" w:rsidRDefault="00740EC2" w:rsidP="00740EC2">
            <w:pPr>
              <w:spacing w:after="0" w:line="240" w:lineRule="auto"/>
              <w:rPr>
                <w:ins w:id="89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9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6</w:t>
              </w:r>
            </w:ins>
          </w:p>
        </w:tc>
        <w:tc>
          <w:tcPr>
            <w:tcW w:w="413" w:type="pct"/>
            <w:tcBorders>
              <w:top w:val="nil"/>
              <w:left w:val="nil"/>
              <w:bottom w:val="nil"/>
              <w:right w:val="nil"/>
            </w:tcBorders>
            <w:noWrap/>
            <w:vAlign w:val="center"/>
            <w:hideMark/>
            <w:tcPrChange w:id="897" w:author="Author" w:date="2026-09-29T17:41:00Z" w16du:dateUtc="2026-09-29T22:41:00Z">
              <w:tcPr>
                <w:tcW w:w="960" w:type="dxa"/>
                <w:gridSpan w:val="2"/>
                <w:tcBorders>
                  <w:top w:val="nil"/>
                  <w:left w:val="nil"/>
                  <w:bottom w:val="nil"/>
                  <w:right w:val="nil"/>
                </w:tcBorders>
                <w:noWrap/>
                <w:vAlign w:val="center"/>
                <w:hideMark/>
              </w:tcPr>
            </w:tcPrChange>
          </w:tcPr>
          <w:p w14:paraId="286B7E3B" w14:textId="77777777" w:rsidR="00740EC2" w:rsidRPr="00740EC2" w:rsidRDefault="00740EC2" w:rsidP="00740EC2">
            <w:pPr>
              <w:spacing w:after="0" w:line="240" w:lineRule="auto"/>
              <w:rPr>
                <w:ins w:id="89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89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4.11</w:t>
              </w:r>
            </w:ins>
          </w:p>
        </w:tc>
        <w:tc>
          <w:tcPr>
            <w:tcW w:w="413" w:type="pct"/>
            <w:tcBorders>
              <w:top w:val="nil"/>
              <w:left w:val="nil"/>
              <w:bottom w:val="nil"/>
              <w:right w:val="nil"/>
            </w:tcBorders>
            <w:noWrap/>
            <w:vAlign w:val="center"/>
            <w:hideMark/>
            <w:tcPrChange w:id="900" w:author="Author" w:date="2026-09-29T17:41:00Z" w16du:dateUtc="2026-09-29T22:41:00Z">
              <w:tcPr>
                <w:tcW w:w="960" w:type="dxa"/>
                <w:gridSpan w:val="2"/>
                <w:tcBorders>
                  <w:top w:val="nil"/>
                  <w:left w:val="nil"/>
                  <w:bottom w:val="nil"/>
                  <w:right w:val="nil"/>
                </w:tcBorders>
                <w:noWrap/>
                <w:vAlign w:val="center"/>
                <w:hideMark/>
              </w:tcPr>
            </w:tcPrChange>
          </w:tcPr>
          <w:p w14:paraId="3ED65DB9" w14:textId="77777777" w:rsidR="00740EC2" w:rsidRPr="00740EC2" w:rsidRDefault="00740EC2" w:rsidP="00740EC2">
            <w:pPr>
              <w:spacing w:after="0" w:line="240" w:lineRule="auto"/>
              <w:rPr>
                <w:ins w:id="90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0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0.76 ± 0.03</w:t>
              </w:r>
            </w:ins>
          </w:p>
        </w:tc>
        <w:tc>
          <w:tcPr>
            <w:tcW w:w="456" w:type="pct"/>
            <w:tcBorders>
              <w:top w:val="nil"/>
              <w:left w:val="nil"/>
              <w:bottom w:val="nil"/>
              <w:right w:val="nil"/>
            </w:tcBorders>
            <w:noWrap/>
            <w:vAlign w:val="center"/>
            <w:hideMark/>
            <w:tcPrChange w:id="903" w:author="Author" w:date="2026-09-29T17:41:00Z" w16du:dateUtc="2026-09-29T22:41:00Z">
              <w:tcPr>
                <w:tcW w:w="1060" w:type="dxa"/>
                <w:gridSpan w:val="2"/>
                <w:tcBorders>
                  <w:top w:val="nil"/>
                  <w:left w:val="nil"/>
                  <w:bottom w:val="nil"/>
                  <w:right w:val="nil"/>
                </w:tcBorders>
                <w:noWrap/>
                <w:vAlign w:val="center"/>
                <w:hideMark/>
              </w:tcPr>
            </w:tcPrChange>
          </w:tcPr>
          <w:p w14:paraId="40D65634" w14:textId="77777777" w:rsidR="00740EC2" w:rsidRPr="00740EC2" w:rsidRDefault="00740EC2" w:rsidP="00740EC2">
            <w:pPr>
              <w:spacing w:after="0" w:line="240" w:lineRule="auto"/>
              <w:rPr>
                <w:ins w:id="90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0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0.68–0.80</w:t>
              </w:r>
            </w:ins>
          </w:p>
        </w:tc>
        <w:tc>
          <w:tcPr>
            <w:tcW w:w="413" w:type="pct"/>
            <w:tcBorders>
              <w:top w:val="nil"/>
              <w:left w:val="nil"/>
              <w:bottom w:val="nil"/>
              <w:right w:val="nil"/>
            </w:tcBorders>
            <w:noWrap/>
            <w:vAlign w:val="center"/>
            <w:hideMark/>
            <w:tcPrChange w:id="906" w:author="Author" w:date="2026-09-29T17:41:00Z" w16du:dateUtc="2026-09-29T22:41:00Z">
              <w:tcPr>
                <w:tcW w:w="960" w:type="dxa"/>
                <w:gridSpan w:val="2"/>
                <w:tcBorders>
                  <w:top w:val="nil"/>
                  <w:left w:val="nil"/>
                  <w:bottom w:val="nil"/>
                  <w:right w:val="nil"/>
                </w:tcBorders>
                <w:noWrap/>
                <w:vAlign w:val="center"/>
                <w:hideMark/>
              </w:tcPr>
            </w:tcPrChange>
          </w:tcPr>
          <w:p w14:paraId="79B5D41E" w14:textId="77777777" w:rsidR="00740EC2" w:rsidRPr="00740EC2" w:rsidRDefault="00740EC2" w:rsidP="00740EC2">
            <w:pPr>
              <w:spacing w:after="0" w:line="240" w:lineRule="auto"/>
              <w:rPr>
                <w:ins w:id="90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0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1.60 ± 0.08</w:t>
              </w:r>
            </w:ins>
          </w:p>
        </w:tc>
        <w:tc>
          <w:tcPr>
            <w:tcW w:w="439" w:type="pct"/>
            <w:tcBorders>
              <w:top w:val="nil"/>
              <w:left w:val="nil"/>
              <w:bottom w:val="nil"/>
              <w:right w:val="nil"/>
            </w:tcBorders>
            <w:noWrap/>
            <w:vAlign w:val="center"/>
            <w:hideMark/>
            <w:tcPrChange w:id="909" w:author="Author" w:date="2026-09-29T17:41:00Z" w16du:dateUtc="2026-09-29T22:41:00Z">
              <w:tcPr>
                <w:tcW w:w="1020" w:type="dxa"/>
                <w:gridSpan w:val="2"/>
                <w:tcBorders>
                  <w:top w:val="nil"/>
                  <w:left w:val="nil"/>
                  <w:bottom w:val="nil"/>
                  <w:right w:val="nil"/>
                </w:tcBorders>
                <w:noWrap/>
                <w:vAlign w:val="center"/>
                <w:hideMark/>
              </w:tcPr>
            </w:tcPrChange>
          </w:tcPr>
          <w:p w14:paraId="4F976AD3" w14:textId="77777777" w:rsidR="00740EC2" w:rsidRPr="00740EC2" w:rsidRDefault="00740EC2" w:rsidP="00740EC2">
            <w:pPr>
              <w:spacing w:after="0" w:line="240" w:lineRule="auto"/>
              <w:rPr>
                <w:ins w:id="91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1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1.41–1.70</w:t>
              </w:r>
            </w:ins>
          </w:p>
        </w:tc>
      </w:tr>
      <w:tr w:rsidR="00740EC2" w:rsidRPr="00740EC2" w14:paraId="3939D629" w14:textId="77777777" w:rsidTr="00740EC2">
        <w:trPr>
          <w:trHeight w:val="515"/>
          <w:ins w:id="912" w:author="Author" w:date="2026-09-29T17:41:00Z"/>
          <w:trPrChange w:id="913" w:author="Author" w:date="2026-09-29T17:41:00Z" w16du:dateUtc="2026-09-29T22:41:00Z">
            <w:trPr>
              <w:gridAfter w:val="2"/>
              <w:trHeight w:val="515"/>
            </w:trPr>
          </w:trPrChange>
        </w:trPr>
        <w:tc>
          <w:tcPr>
            <w:tcW w:w="1136" w:type="pct"/>
            <w:tcBorders>
              <w:top w:val="nil"/>
              <w:left w:val="nil"/>
              <w:bottom w:val="nil"/>
              <w:right w:val="nil"/>
            </w:tcBorders>
            <w:vAlign w:val="center"/>
            <w:hideMark/>
            <w:tcPrChange w:id="914" w:author="Author" w:date="2026-09-29T17:41:00Z" w16du:dateUtc="2026-09-29T22:41:00Z">
              <w:tcPr>
                <w:tcW w:w="2720" w:type="dxa"/>
                <w:tcBorders>
                  <w:top w:val="nil"/>
                  <w:left w:val="nil"/>
                  <w:bottom w:val="nil"/>
                  <w:right w:val="nil"/>
                </w:tcBorders>
                <w:vAlign w:val="center"/>
                <w:hideMark/>
              </w:tcPr>
            </w:tcPrChange>
          </w:tcPr>
          <w:p w14:paraId="70DF8995" w14:textId="77777777" w:rsidR="00740EC2" w:rsidRPr="00740EC2" w:rsidRDefault="00740EC2" w:rsidP="00740EC2">
            <w:pPr>
              <w:spacing w:after="0" w:line="240" w:lineRule="auto"/>
              <w:rPr>
                <w:ins w:id="91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916" w:author="Author" w:date="2026-09-29T17:41:00Z" w16du:dateUtc="2026-09-29T22:41:00Z">
              <w:tcPr>
                <w:tcW w:w="2240" w:type="dxa"/>
                <w:gridSpan w:val="2"/>
                <w:tcBorders>
                  <w:top w:val="nil"/>
                  <w:left w:val="nil"/>
                  <w:bottom w:val="nil"/>
                  <w:right w:val="nil"/>
                </w:tcBorders>
                <w:vAlign w:val="center"/>
                <w:hideMark/>
              </w:tcPr>
            </w:tcPrChange>
          </w:tcPr>
          <w:p w14:paraId="4AAE0374" w14:textId="77777777" w:rsidR="00740EC2" w:rsidRPr="00740EC2" w:rsidRDefault="00740EC2" w:rsidP="00740EC2">
            <w:pPr>
              <w:spacing w:after="0" w:line="240" w:lineRule="auto"/>
              <w:rPr>
                <w:ins w:id="91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1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Yellow </w:t>
              </w:r>
              <w:proofErr w:type="spellStart"/>
              <w:r w:rsidRPr="00740EC2">
                <w:rPr>
                  <w:rFonts w:ascii="Times New Roman" w:eastAsia="Times New Roman" w:hAnsi="Times New Roman" w:cs="Times New Roman"/>
                  <w:color w:val="000000"/>
                  <w:kern w:val="0"/>
                  <w:sz w:val="20"/>
                  <w:szCs w:val="20"/>
                  <w:lang w:val="es-PE" w:eastAsia="es-PE"/>
                  <w14:ligatures w14:val="none"/>
                </w:rPr>
                <w:t>with</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purple</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pigment</w:t>
              </w:r>
              <w:proofErr w:type="spellEnd"/>
            </w:ins>
          </w:p>
        </w:tc>
        <w:tc>
          <w:tcPr>
            <w:tcW w:w="166" w:type="pct"/>
            <w:tcBorders>
              <w:top w:val="nil"/>
              <w:left w:val="nil"/>
              <w:bottom w:val="nil"/>
              <w:right w:val="nil"/>
            </w:tcBorders>
            <w:noWrap/>
            <w:vAlign w:val="center"/>
            <w:hideMark/>
            <w:tcPrChange w:id="919" w:author="Author" w:date="2026-09-29T17:41:00Z" w16du:dateUtc="2026-09-29T22:41:00Z">
              <w:tcPr>
                <w:tcW w:w="320" w:type="dxa"/>
                <w:tcBorders>
                  <w:top w:val="nil"/>
                  <w:left w:val="nil"/>
                  <w:bottom w:val="nil"/>
                  <w:right w:val="nil"/>
                </w:tcBorders>
                <w:noWrap/>
                <w:vAlign w:val="center"/>
                <w:hideMark/>
              </w:tcPr>
            </w:tcPrChange>
          </w:tcPr>
          <w:p w14:paraId="10C74964" w14:textId="77777777" w:rsidR="00740EC2" w:rsidRPr="00740EC2" w:rsidRDefault="00740EC2" w:rsidP="00740EC2">
            <w:pPr>
              <w:spacing w:after="0" w:line="240" w:lineRule="auto"/>
              <w:rPr>
                <w:ins w:id="92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2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8</w:t>
              </w:r>
            </w:ins>
          </w:p>
        </w:tc>
        <w:tc>
          <w:tcPr>
            <w:tcW w:w="211" w:type="pct"/>
            <w:tcBorders>
              <w:top w:val="nil"/>
              <w:left w:val="nil"/>
              <w:bottom w:val="nil"/>
              <w:right w:val="nil"/>
            </w:tcBorders>
            <w:noWrap/>
            <w:vAlign w:val="center"/>
            <w:hideMark/>
            <w:tcPrChange w:id="922" w:author="Author" w:date="2026-09-29T17:41:00Z" w16du:dateUtc="2026-09-29T22:41:00Z">
              <w:tcPr>
                <w:tcW w:w="420" w:type="dxa"/>
                <w:tcBorders>
                  <w:top w:val="nil"/>
                  <w:left w:val="nil"/>
                  <w:bottom w:val="nil"/>
                  <w:right w:val="nil"/>
                </w:tcBorders>
                <w:noWrap/>
                <w:vAlign w:val="center"/>
                <w:hideMark/>
              </w:tcPr>
            </w:tcPrChange>
          </w:tcPr>
          <w:p w14:paraId="48574969" w14:textId="77777777" w:rsidR="00740EC2" w:rsidRPr="00740EC2" w:rsidRDefault="00740EC2" w:rsidP="00740EC2">
            <w:pPr>
              <w:spacing w:after="0" w:line="240" w:lineRule="auto"/>
              <w:rPr>
                <w:ins w:id="92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2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0.10</w:t>
              </w:r>
            </w:ins>
          </w:p>
        </w:tc>
        <w:tc>
          <w:tcPr>
            <w:tcW w:w="413" w:type="pct"/>
            <w:tcBorders>
              <w:top w:val="nil"/>
              <w:left w:val="nil"/>
              <w:bottom w:val="nil"/>
              <w:right w:val="nil"/>
            </w:tcBorders>
            <w:noWrap/>
            <w:vAlign w:val="center"/>
            <w:hideMark/>
            <w:tcPrChange w:id="925" w:author="Author" w:date="2026-09-29T17:41:00Z" w16du:dateUtc="2026-09-29T22:41:00Z">
              <w:tcPr>
                <w:tcW w:w="960" w:type="dxa"/>
                <w:gridSpan w:val="3"/>
                <w:tcBorders>
                  <w:top w:val="nil"/>
                  <w:left w:val="nil"/>
                  <w:bottom w:val="nil"/>
                  <w:right w:val="nil"/>
                </w:tcBorders>
                <w:noWrap/>
                <w:vAlign w:val="center"/>
                <w:hideMark/>
              </w:tcPr>
            </w:tcPrChange>
          </w:tcPr>
          <w:p w14:paraId="57A810F1" w14:textId="77777777" w:rsidR="00740EC2" w:rsidRPr="00740EC2" w:rsidRDefault="00740EC2" w:rsidP="00740EC2">
            <w:pPr>
              <w:spacing w:after="0" w:line="240" w:lineRule="auto"/>
              <w:rPr>
                <w:ins w:id="92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927" w:author="Author" w:date="2026-09-29T17:41:00Z" w16du:dateUtc="2026-09-29T22:41:00Z">
              <w:tcPr>
                <w:tcW w:w="960" w:type="dxa"/>
                <w:gridSpan w:val="2"/>
                <w:tcBorders>
                  <w:top w:val="nil"/>
                  <w:left w:val="nil"/>
                  <w:bottom w:val="nil"/>
                  <w:right w:val="nil"/>
                </w:tcBorders>
                <w:noWrap/>
                <w:vAlign w:val="center"/>
                <w:hideMark/>
              </w:tcPr>
            </w:tcPrChange>
          </w:tcPr>
          <w:p w14:paraId="659ED88C" w14:textId="77777777" w:rsidR="00740EC2" w:rsidRPr="00740EC2" w:rsidRDefault="00740EC2" w:rsidP="00740EC2">
            <w:pPr>
              <w:spacing w:after="0" w:line="240" w:lineRule="auto"/>
              <w:rPr>
                <w:ins w:id="92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929" w:author="Author" w:date="2026-09-29T17:41:00Z" w16du:dateUtc="2026-09-29T22:41:00Z">
              <w:tcPr>
                <w:tcW w:w="960" w:type="dxa"/>
                <w:gridSpan w:val="2"/>
                <w:tcBorders>
                  <w:top w:val="nil"/>
                  <w:left w:val="nil"/>
                  <w:bottom w:val="nil"/>
                  <w:right w:val="nil"/>
                </w:tcBorders>
                <w:noWrap/>
                <w:vAlign w:val="center"/>
                <w:hideMark/>
              </w:tcPr>
            </w:tcPrChange>
          </w:tcPr>
          <w:p w14:paraId="19E65B63" w14:textId="77777777" w:rsidR="00740EC2" w:rsidRPr="00740EC2" w:rsidRDefault="00740EC2" w:rsidP="00740EC2">
            <w:pPr>
              <w:spacing w:after="0" w:line="240" w:lineRule="auto"/>
              <w:rPr>
                <w:ins w:id="93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931" w:author="Author" w:date="2026-09-29T17:41:00Z" w16du:dateUtc="2026-09-29T22:41:00Z">
              <w:tcPr>
                <w:tcW w:w="1060" w:type="dxa"/>
                <w:gridSpan w:val="2"/>
                <w:tcBorders>
                  <w:top w:val="nil"/>
                  <w:left w:val="nil"/>
                  <w:bottom w:val="nil"/>
                  <w:right w:val="nil"/>
                </w:tcBorders>
                <w:noWrap/>
                <w:vAlign w:val="center"/>
                <w:hideMark/>
              </w:tcPr>
            </w:tcPrChange>
          </w:tcPr>
          <w:p w14:paraId="354CA75A" w14:textId="77777777" w:rsidR="00740EC2" w:rsidRPr="00740EC2" w:rsidRDefault="00740EC2" w:rsidP="00740EC2">
            <w:pPr>
              <w:spacing w:after="0" w:line="240" w:lineRule="auto"/>
              <w:rPr>
                <w:ins w:id="93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933" w:author="Author" w:date="2026-09-29T17:41:00Z" w16du:dateUtc="2026-09-29T22:41:00Z">
              <w:tcPr>
                <w:tcW w:w="960" w:type="dxa"/>
                <w:gridSpan w:val="2"/>
                <w:tcBorders>
                  <w:top w:val="nil"/>
                  <w:left w:val="nil"/>
                  <w:bottom w:val="nil"/>
                  <w:right w:val="nil"/>
                </w:tcBorders>
                <w:noWrap/>
                <w:vAlign w:val="center"/>
                <w:hideMark/>
              </w:tcPr>
            </w:tcPrChange>
          </w:tcPr>
          <w:p w14:paraId="58BCFEFC" w14:textId="77777777" w:rsidR="00740EC2" w:rsidRPr="00740EC2" w:rsidRDefault="00740EC2" w:rsidP="00740EC2">
            <w:pPr>
              <w:spacing w:after="0" w:line="240" w:lineRule="auto"/>
              <w:rPr>
                <w:ins w:id="93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935" w:author="Author" w:date="2026-09-29T17:41:00Z" w16du:dateUtc="2026-09-29T22:41:00Z">
              <w:tcPr>
                <w:tcW w:w="1020" w:type="dxa"/>
                <w:gridSpan w:val="2"/>
                <w:tcBorders>
                  <w:top w:val="nil"/>
                  <w:left w:val="nil"/>
                  <w:bottom w:val="nil"/>
                  <w:right w:val="nil"/>
                </w:tcBorders>
                <w:noWrap/>
                <w:vAlign w:val="center"/>
                <w:hideMark/>
              </w:tcPr>
            </w:tcPrChange>
          </w:tcPr>
          <w:p w14:paraId="658EFAD6" w14:textId="77777777" w:rsidR="00740EC2" w:rsidRPr="00740EC2" w:rsidRDefault="00740EC2" w:rsidP="00740EC2">
            <w:pPr>
              <w:spacing w:after="0" w:line="240" w:lineRule="auto"/>
              <w:rPr>
                <w:ins w:id="936"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35E50EC0" w14:textId="77777777" w:rsidTr="00740EC2">
        <w:trPr>
          <w:trHeight w:val="292"/>
          <w:ins w:id="937" w:author="Author" w:date="2026-09-29T17:41:00Z"/>
          <w:trPrChange w:id="938"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939" w:author="Author" w:date="2026-09-29T17:41:00Z" w16du:dateUtc="2026-09-29T22:41:00Z">
              <w:tcPr>
                <w:tcW w:w="2720" w:type="dxa"/>
                <w:tcBorders>
                  <w:top w:val="nil"/>
                  <w:left w:val="nil"/>
                  <w:bottom w:val="nil"/>
                  <w:right w:val="nil"/>
                </w:tcBorders>
                <w:vAlign w:val="center"/>
                <w:hideMark/>
              </w:tcPr>
            </w:tcPrChange>
          </w:tcPr>
          <w:p w14:paraId="7AD9A461" w14:textId="77777777" w:rsidR="00740EC2" w:rsidRPr="00740EC2" w:rsidRDefault="00740EC2" w:rsidP="00740EC2">
            <w:pPr>
              <w:spacing w:after="0" w:line="240" w:lineRule="auto"/>
              <w:rPr>
                <w:ins w:id="94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941" w:author="Author" w:date="2026-09-29T17:41:00Z" w16du:dateUtc="2026-09-29T22:41:00Z">
              <w:tcPr>
                <w:tcW w:w="2240" w:type="dxa"/>
                <w:gridSpan w:val="2"/>
                <w:tcBorders>
                  <w:top w:val="nil"/>
                  <w:left w:val="nil"/>
                  <w:bottom w:val="nil"/>
                  <w:right w:val="nil"/>
                </w:tcBorders>
                <w:vAlign w:val="center"/>
                <w:hideMark/>
              </w:tcPr>
            </w:tcPrChange>
          </w:tcPr>
          <w:p w14:paraId="0A841401" w14:textId="77777777" w:rsidR="00740EC2" w:rsidRPr="00740EC2" w:rsidRDefault="00740EC2" w:rsidP="00740EC2">
            <w:pPr>
              <w:spacing w:after="0" w:line="240" w:lineRule="auto"/>
              <w:rPr>
                <w:ins w:id="94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4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Yellow </w:t>
              </w:r>
              <w:proofErr w:type="spellStart"/>
              <w:r w:rsidRPr="00740EC2">
                <w:rPr>
                  <w:rFonts w:ascii="Times New Roman" w:eastAsia="Times New Roman" w:hAnsi="Times New Roman" w:cs="Times New Roman"/>
                  <w:color w:val="000000"/>
                  <w:kern w:val="0"/>
                  <w:sz w:val="20"/>
                  <w:szCs w:val="20"/>
                  <w:lang w:val="es-PE" w:eastAsia="es-PE"/>
                  <w14:ligatures w14:val="none"/>
                </w:rPr>
                <w:t>with</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red </w:t>
              </w:r>
              <w:proofErr w:type="spellStart"/>
              <w:r w:rsidRPr="00740EC2">
                <w:rPr>
                  <w:rFonts w:ascii="Times New Roman" w:eastAsia="Times New Roman" w:hAnsi="Times New Roman" w:cs="Times New Roman"/>
                  <w:color w:val="000000"/>
                  <w:kern w:val="0"/>
                  <w:sz w:val="20"/>
                  <w:szCs w:val="20"/>
                  <w:lang w:val="es-PE" w:eastAsia="es-PE"/>
                  <w14:ligatures w14:val="none"/>
                </w:rPr>
                <w:t>pigment</w:t>
              </w:r>
              <w:proofErr w:type="spellEnd"/>
            </w:ins>
          </w:p>
        </w:tc>
        <w:tc>
          <w:tcPr>
            <w:tcW w:w="166" w:type="pct"/>
            <w:tcBorders>
              <w:top w:val="nil"/>
              <w:left w:val="nil"/>
              <w:bottom w:val="nil"/>
              <w:right w:val="nil"/>
            </w:tcBorders>
            <w:noWrap/>
            <w:vAlign w:val="center"/>
            <w:hideMark/>
            <w:tcPrChange w:id="944" w:author="Author" w:date="2026-09-29T17:41:00Z" w16du:dateUtc="2026-09-29T22:41:00Z">
              <w:tcPr>
                <w:tcW w:w="320" w:type="dxa"/>
                <w:tcBorders>
                  <w:top w:val="nil"/>
                  <w:left w:val="nil"/>
                  <w:bottom w:val="nil"/>
                  <w:right w:val="nil"/>
                </w:tcBorders>
                <w:noWrap/>
                <w:vAlign w:val="center"/>
                <w:hideMark/>
              </w:tcPr>
            </w:tcPrChange>
          </w:tcPr>
          <w:p w14:paraId="08001A19" w14:textId="77777777" w:rsidR="00740EC2" w:rsidRPr="00740EC2" w:rsidRDefault="00740EC2" w:rsidP="00740EC2">
            <w:pPr>
              <w:spacing w:after="0" w:line="240" w:lineRule="auto"/>
              <w:rPr>
                <w:ins w:id="94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4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9</w:t>
              </w:r>
            </w:ins>
          </w:p>
        </w:tc>
        <w:tc>
          <w:tcPr>
            <w:tcW w:w="211" w:type="pct"/>
            <w:tcBorders>
              <w:top w:val="nil"/>
              <w:left w:val="nil"/>
              <w:bottom w:val="nil"/>
              <w:right w:val="nil"/>
            </w:tcBorders>
            <w:noWrap/>
            <w:vAlign w:val="center"/>
            <w:hideMark/>
            <w:tcPrChange w:id="947" w:author="Author" w:date="2026-09-29T17:41:00Z" w16du:dateUtc="2026-09-29T22:41:00Z">
              <w:tcPr>
                <w:tcW w:w="420" w:type="dxa"/>
                <w:tcBorders>
                  <w:top w:val="nil"/>
                  <w:left w:val="nil"/>
                  <w:bottom w:val="nil"/>
                  <w:right w:val="nil"/>
                </w:tcBorders>
                <w:noWrap/>
                <w:vAlign w:val="center"/>
                <w:hideMark/>
              </w:tcPr>
            </w:tcPrChange>
          </w:tcPr>
          <w:p w14:paraId="06F5D93F" w14:textId="77777777" w:rsidR="00740EC2" w:rsidRPr="00740EC2" w:rsidRDefault="00740EC2" w:rsidP="00740EC2">
            <w:pPr>
              <w:spacing w:after="0" w:line="240" w:lineRule="auto"/>
              <w:rPr>
                <w:ins w:id="94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4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0.12</w:t>
              </w:r>
            </w:ins>
          </w:p>
        </w:tc>
        <w:tc>
          <w:tcPr>
            <w:tcW w:w="413" w:type="pct"/>
            <w:tcBorders>
              <w:top w:val="nil"/>
              <w:left w:val="nil"/>
              <w:bottom w:val="nil"/>
              <w:right w:val="nil"/>
            </w:tcBorders>
            <w:noWrap/>
            <w:vAlign w:val="center"/>
            <w:hideMark/>
            <w:tcPrChange w:id="950" w:author="Author" w:date="2026-09-29T17:41:00Z" w16du:dateUtc="2026-09-29T22:41:00Z">
              <w:tcPr>
                <w:tcW w:w="960" w:type="dxa"/>
                <w:gridSpan w:val="3"/>
                <w:tcBorders>
                  <w:top w:val="nil"/>
                  <w:left w:val="nil"/>
                  <w:bottom w:val="nil"/>
                  <w:right w:val="nil"/>
                </w:tcBorders>
                <w:noWrap/>
                <w:vAlign w:val="center"/>
                <w:hideMark/>
              </w:tcPr>
            </w:tcPrChange>
          </w:tcPr>
          <w:p w14:paraId="209C0727" w14:textId="77777777" w:rsidR="00740EC2" w:rsidRPr="00740EC2" w:rsidRDefault="00740EC2" w:rsidP="00740EC2">
            <w:pPr>
              <w:spacing w:after="0" w:line="240" w:lineRule="auto"/>
              <w:rPr>
                <w:ins w:id="95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952" w:author="Author" w:date="2026-09-29T17:41:00Z" w16du:dateUtc="2026-09-29T22:41:00Z">
              <w:tcPr>
                <w:tcW w:w="960" w:type="dxa"/>
                <w:gridSpan w:val="2"/>
                <w:tcBorders>
                  <w:top w:val="nil"/>
                  <w:left w:val="nil"/>
                  <w:bottom w:val="nil"/>
                  <w:right w:val="nil"/>
                </w:tcBorders>
                <w:noWrap/>
                <w:vAlign w:val="center"/>
                <w:hideMark/>
              </w:tcPr>
            </w:tcPrChange>
          </w:tcPr>
          <w:p w14:paraId="1CCB1EAA" w14:textId="77777777" w:rsidR="00740EC2" w:rsidRPr="00740EC2" w:rsidRDefault="00740EC2" w:rsidP="00740EC2">
            <w:pPr>
              <w:spacing w:after="0" w:line="240" w:lineRule="auto"/>
              <w:rPr>
                <w:ins w:id="95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954" w:author="Author" w:date="2026-09-29T17:41:00Z" w16du:dateUtc="2026-09-29T22:41:00Z">
              <w:tcPr>
                <w:tcW w:w="960" w:type="dxa"/>
                <w:gridSpan w:val="2"/>
                <w:tcBorders>
                  <w:top w:val="nil"/>
                  <w:left w:val="nil"/>
                  <w:bottom w:val="nil"/>
                  <w:right w:val="nil"/>
                </w:tcBorders>
                <w:noWrap/>
                <w:vAlign w:val="center"/>
                <w:hideMark/>
              </w:tcPr>
            </w:tcPrChange>
          </w:tcPr>
          <w:p w14:paraId="37641BC7" w14:textId="77777777" w:rsidR="00740EC2" w:rsidRPr="00740EC2" w:rsidRDefault="00740EC2" w:rsidP="00740EC2">
            <w:pPr>
              <w:spacing w:after="0" w:line="240" w:lineRule="auto"/>
              <w:rPr>
                <w:ins w:id="95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956" w:author="Author" w:date="2026-09-29T17:41:00Z" w16du:dateUtc="2026-09-29T22:41:00Z">
              <w:tcPr>
                <w:tcW w:w="1060" w:type="dxa"/>
                <w:gridSpan w:val="2"/>
                <w:tcBorders>
                  <w:top w:val="nil"/>
                  <w:left w:val="nil"/>
                  <w:bottom w:val="nil"/>
                  <w:right w:val="nil"/>
                </w:tcBorders>
                <w:noWrap/>
                <w:vAlign w:val="center"/>
                <w:hideMark/>
              </w:tcPr>
            </w:tcPrChange>
          </w:tcPr>
          <w:p w14:paraId="168A67BA" w14:textId="77777777" w:rsidR="00740EC2" w:rsidRPr="00740EC2" w:rsidRDefault="00740EC2" w:rsidP="00740EC2">
            <w:pPr>
              <w:spacing w:after="0" w:line="240" w:lineRule="auto"/>
              <w:rPr>
                <w:ins w:id="95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958" w:author="Author" w:date="2026-09-29T17:41:00Z" w16du:dateUtc="2026-09-29T22:41:00Z">
              <w:tcPr>
                <w:tcW w:w="960" w:type="dxa"/>
                <w:gridSpan w:val="2"/>
                <w:tcBorders>
                  <w:top w:val="nil"/>
                  <w:left w:val="nil"/>
                  <w:bottom w:val="nil"/>
                  <w:right w:val="nil"/>
                </w:tcBorders>
                <w:noWrap/>
                <w:vAlign w:val="center"/>
                <w:hideMark/>
              </w:tcPr>
            </w:tcPrChange>
          </w:tcPr>
          <w:p w14:paraId="56BA1A85" w14:textId="77777777" w:rsidR="00740EC2" w:rsidRPr="00740EC2" w:rsidRDefault="00740EC2" w:rsidP="00740EC2">
            <w:pPr>
              <w:spacing w:after="0" w:line="240" w:lineRule="auto"/>
              <w:rPr>
                <w:ins w:id="95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960" w:author="Author" w:date="2026-09-29T17:41:00Z" w16du:dateUtc="2026-09-29T22:41:00Z">
              <w:tcPr>
                <w:tcW w:w="1020" w:type="dxa"/>
                <w:gridSpan w:val="2"/>
                <w:tcBorders>
                  <w:top w:val="nil"/>
                  <w:left w:val="nil"/>
                  <w:bottom w:val="nil"/>
                  <w:right w:val="nil"/>
                </w:tcBorders>
                <w:noWrap/>
                <w:vAlign w:val="center"/>
                <w:hideMark/>
              </w:tcPr>
            </w:tcPrChange>
          </w:tcPr>
          <w:p w14:paraId="3C9832E3" w14:textId="77777777" w:rsidR="00740EC2" w:rsidRPr="00740EC2" w:rsidRDefault="00740EC2" w:rsidP="00740EC2">
            <w:pPr>
              <w:spacing w:after="0" w:line="240" w:lineRule="auto"/>
              <w:rPr>
                <w:ins w:id="961"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0109D150" w14:textId="77777777" w:rsidTr="00740EC2">
        <w:trPr>
          <w:trHeight w:val="292"/>
          <w:ins w:id="962" w:author="Author" w:date="2026-09-29T17:41:00Z"/>
          <w:trPrChange w:id="963"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964" w:author="Author" w:date="2026-09-29T17:41:00Z" w16du:dateUtc="2026-09-29T22:41:00Z">
              <w:tcPr>
                <w:tcW w:w="2720" w:type="dxa"/>
                <w:tcBorders>
                  <w:top w:val="nil"/>
                  <w:left w:val="nil"/>
                  <w:bottom w:val="nil"/>
                  <w:right w:val="nil"/>
                </w:tcBorders>
                <w:vAlign w:val="center"/>
                <w:hideMark/>
              </w:tcPr>
            </w:tcPrChange>
          </w:tcPr>
          <w:p w14:paraId="2F739EE3" w14:textId="77777777" w:rsidR="00740EC2" w:rsidRPr="00740EC2" w:rsidRDefault="00740EC2" w:rsidP="00740EC2">
            <w:pPr>
              <w:spacing w:after="0" w:line="240" w:lineRule="auto"/>
              <w:rPr>
                <w:ins w:id="96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966" w:author="Author" w:date="2026-09-29T17:41:00Z" w16du:dateUtc="2026-09-29T22:41:00Z">
              <w:tcPr>
                <w:tcW w:w="2240" w:type="dxa"/>
                <w:gridSpan w:val="2"/>
                <w:tcBorders>
                  <w:top w:val="nil"/>
                  <w:left w:val="nil"/>
                  <w:bottom w:val="nil"/>
                  <w:right w:val="nil"/>
                </w:tcBorders>
                <w:vAlign w:val="center"/>
                <w:hideMark/>
              </w:tcPr>
            </w:tcPrChange>
          </w:tcPr>
          <w:p w14:paraId="01A33AB8" w14:textId="77777777" w:rsidR="00740EC2" w:rsidRPr="00740EC2" w:rsidRDefault="00740EC2" w:rsidP="00740EC2">
            <w:pPr>
              <w:spacing w:after="0" w:line="240" w:lineRule="auto"/>
              <w:rPr>
                <w:ins w:id="96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6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Pale </w:t>
              </w:r>
              <w:proofErr w:type="spellStart"/>
              <w:r w:rsidRPr="00740EC2">
                <w:rPr>
                  <w:rFonts w:ascii="Times New Roman" w:eastAsia="Times New Roman" w:hAnsi="Times New Roman" w:cs="Times New Roman"/>
                  <w:color w:val="000000"/>
                  <w:kern w:val="0"/>
                  <w:sz w:val="20"/>
                  <w:szCs w:val="20"/>
                  <w:lang w:val="es-PE" w:eastAsia="es-PE"/>
                  <w14:ligatures w14:val="none"/>
                </w:rPr>
                <w:t>yellow</w:t>
              </w:r>
              <w:proofErr w:type="spellEnd"/>
            </w:ins>
          </w:p>
        </w:tc>
        <w:tc>
          <w:tcPr>
            <w:tcW w:w="166" w:type="pct"/>
            <w:tcBorders>
              <w:top w:val="nil"/>
              <w:left w:val="nil"/>
              <w:bottom w:val="nil"/>
              <w:right w:val="nil"/>
            </w:tcBorders>
            <w:noWrap/>
            <w:vAlign w:val="center"/>
            <w:hideMark/>
            <w:tcPrChange w:id="969" w:author="Author" w:date="2026-09-29T17:41:00Z" w16du:dateUtc="2026-09-29T22:41:00Z">
              <w:tcPr>
                <w:tcW w:w="320" w:type="dxa"/>
                <w:tcBorders>
                  <w:top w:val="nil"/>
                  <w:left w:val="nil"/>
                  <w:bottom w:val="nil"/>
                  <w:right w:val="nil"/>
                </w:tcBorders>
                <w:noWrap/>
                <w:vAlign w:val="center"/>
                <w:hideMark/>
              </w:tcPr>
            </w:tcPrChange>
          </w:tcPr>
          <w:p w14:paraId="6E10468F" w14:textId="77777777" w:rsidR="00740EC2" w:rsidRPr="00740EC2" w:rsidRDefault="00740EC2" w:rsidP="00740EC2">
            <w:pPr>
              <w:spacing w:after="0" w:line="240" w:lineRule="auto"/>
              <w:rPr>
                <w:ins w:id="97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7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12</w:t>
              </w:r>
            </w:ins>
          </w:p>
        </w:tc>
        <w:tc>
          <w:tcPr>
            <w:tcW w:w="211" w:type="pct"/>
            <w:tcBorders>
              <w:top w:val="nil"/>
              <w:left w:val="nil"/>
              <w:bottom w:val="nil"/>
              <w:right w:val="nil"/>
            </w:tcBorders>
            <w:noWrap/>
            <w:vAlign w:val="center"/>
            <w:hideMark/>
            <w:tcPrChange w:id="972" w:author="Author" w:date="2026-09-29T17:41:00Z" w16du:dateUtc="2026-09-29T22:41:00Z">
              <w:tcPr>
                <w:tcW w:w="420" w:type="dxa"/>
                <w:tcBorders>
                  <w:top w:val="nil"/>
                  <w:left w:val="nil"/>
                  <w:bottom w:val="nil"/>
                  <w:right w:val="nil"/>
                </w:tcBorders>
                <w:noWrap/>
                <w:vAlign w:val="center"/>
                <w:hideMark/>
              </w:tcPr>
            </w:tcPrChange>
          </w:tcPr>
          <w:p w14:paraId="016FD21E" w14:textId="77777777" w:rsidR="00740EC2" w:rsidRPr="00740EC2" w:rsidRDefault="00740EC2" w:rsidP="00740EC2">
            <w:pPr>
              <w:spacing w:after="0" w:line="240" w:lineRule="auto"/>
              <w:rPr>
                <w:ins w:id="97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7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0.15</w:t>
              </w:r>
            </w:ins>
          </w:p>
        </w:tc>
        <w:tc>
          <w:tcPr>
            <w:tcW w:w="413" w:type="pct"/>
            <w:tcBorders>
              <w:top w:val="nil"/>
              <w:left w:val="nil"/>
              <w:bottom w:val="nil"/>
              <w:right w:val="nil"/>
            </w:tcBorders>
            <w:noWrap/>
            <w:vAlign w:val="center"/>
            <w:hideMark/>
            <w:tcPrChange w:id="975" w:author="Author" w:date="2026-09-29T17:41:00Z" w16du:dateUtc="2026-09-29T22:41:00Z">
              <w:tcPr>
                <w:tcW w:w="960" w:type="dxa"/>
                <w:gridSpan w:val="3"/>
                <w:tcBorders>
                  <w:top w:val="nil"/>
                  <w:left w:val="nil"/>
                  <w:bottom w:val="nil"/>
                  <w:right w:val="nil"/>
                </w:tcBorders>
                <w:noWrap/>
                <w:vAlign w:val="center"/>
                <w:hideMark/>
              </w:tcPr>
            </w:tcPrChange>
          </w:tcPr>
          <w:p w14:paraId="39DC72C9" w14:textId="77777777" w:rsidR="00740EC2" w:rsidRPr="00740EC2" w:rsidRDefault="00740EC2" w:rsidP="00740EC2">
            <w:pPr>
              <w:spacing w:after="0" w:line="240" w:lineRule="auto"/>
              <w:rPr>
                <w:ins w:id="97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977" w:author="Author" w:date="2026-09-29T17:41:00Z" w16du:dateUtc="2026-09-29T22:41:00Z">
              <w:tcPr>
                <w:tcW w:w="960" w:type="dxa"/>
                <w:gridSpan w:val="2"/>
                <w:tcBorders>
                  <w:top w:val="nil"/>
                  <w:left w:val="nil"/>
                  <w:bottom w:val="nil"/>
                  <w:right w:val="nil"/>
                </w:tcBorders>
                <w:noWrap/>
                <w:vAlign w:val="center"/>
                <w:hideMark/>
              </w:tcPr>
            </w:tcPrChange>
          </w:tcPr>
          <w:p w14:paraId="592C511A" w14:textId="77777777" w:rsidR="00740EC2" w:rsidRPr="00740EC2" w:rsidRDefault="00740EC2" w:rsidP="00740EC2">
            <w:pPr>
              <w:spacing w:after="0" w:line="240" w:lineRule="auto"/>
              <w:rPr>
                <w:ins w:id="97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979" w:author="Author" w:date="2026-09-29T17:41:00Z" w16du:dateUtc="2026-09-29T22:41:00Z">
              <w:tcPr>
                <w:tcW w:w="960" w:type="dxa"/>
                <w:gridSpan w:val="2"/>
                <w:tcBorders>
                  <w:top w:val="nil"/>
                  <w:left w:val="nil"/>
                  <w:bottom w:val="nil"/>
                  <w:right w:val="nil"/>
                </w:tcBorders>
                <w:noWrap/>
                <w:vAlign w:val="center"/>
                <w:hideMark/>
              </w:tcPr>
            </w:tcPrChange>
          </w:tcPr>
          <w:p w14:paraId="14302DB6" w14:textId="77777777" w:rsidR="00740EC2" w:rsidRPr="00740EC2" w:rsidRDefault="00740EC2" w:rsidP="00740EC2">
            <w:pPr>
              <w:spacing w:after="0" w:line="240" w:lineRule="auto"/>
              <w:rPr>
                <w:ins w:id="98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981" w:author="Author" w:date="2026-09-29T17:41:00Z" w16du:dateUtc="2026-09-29T22:41:00Z">
              <w:tcPr>
                <w:tcW w:w="1060" w:type="dxa"/>
                <w:gridSpan w:val="2"/>
                <w:tcBorders>
                  <w:top w:val="nil"/>
                  <w:left w:val="nil"/>
                  <w:bottom w:val="nil"/>
                  <w:right w:val="nil"/>
                </w:tcBorders>
                <w:noWrap/>
                <w:vAlign w:val="center"/>
                <w:hideMark/>
              </w:tcPr>
            </w:tcPrChange>
          </w:tcPr>
          <w:p w14:paraId="17565BBD" w14:textId="77777777" w:rsidR="00740EC2" w:rsidRPr="00740EC2" w:rsidRDefault="00740EC2" w:rsidP="00740EC2">
            <w:pPr>
              <w:spacing w:after="0" w:line="240" w:lineRule="auto"/>
              <w:rPr>
                <w:ins w:id="98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983" w:author="Author" w:date="2026-09-29T17:41:00Z" w16du:dateUtc="2026-09-29T22:41:00Z">
              <w:tcPr>
                <w:tcW w:w="960" w:type="dxa"/>
                <w:gridSpan w:val="2"/>
                <w:tcBorders>
                  <w:top w:val="nil"/>
                  <w:left w:val="nil"/>
                  <w:bottom w:val="nil"/>
                  <w:right w:val="nil"/>
                </w:tcBorders>
                <w:noWrap/>
                <w:vAlign w:val="center"/>
                <w:hideMark/>
              </w:tcPr>
            </w:tcPrChange>
          </w:tcPr>
          <w:p w14:paraId="670A131C" w14:textId="77777777" w:rsidR="00740EC2" w:rsidRPr="00740EC2" w:rsidRDefault="00740EC2" w:rsidP="00740EC2">
            <w:pPr>
              <w:spacing w:after="0" w:line="240" w:lineRule="auto"/>
              <w:rPr>
                <w:ins w:id="98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985" w:author="Author" w:date="2026-09-29T17:41:00Z" w16du:dateUtc="2026-09-29T22:41:00Z">
              <w:tcPr>
                <w:tcW w:w="1020" w:type="dxa"/>
                <w:gridSpan w:val="2"/>
                <w:tcBorders>
                  <w:top w:val="nil"/>
                  <w:left w:val="nil"/>
                  <w:bottom w:val="nil"/>
                  <w:right w:val="nil"/>
                </w:tcBorders>
                <w:noWrap/>
                <w:vAlign w:val="center"/>
                <w:hideMark/>
              </w:tcPr>
            </w:tcPrChange>
          </w:tcPr>
          <w:p w14:paraId="088C14E2" w14:textId="77777777" w:rsidR="00740EC2" w:rsidRPr="00740EC2" w:rsidRDefault="00740EC2" w:rsidP="00740EC2">
            <w:pPr>
              <w:spacing w:after="0" w:line="240" w:lineRule="auto"/>
              <w:rPr>
                <w:ins w:id="986"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2B607DC6" w14:textId="77777777" w:rsidTr="00740EC2">
        <w:trPr>
          <w:trHeight w:val="515"/>
          <w:ins w:id="987" w:author="Author" w:date="2026-09-29T17:41:00Z"/>
          <w:trPrChange w:id="988" w:author="Author" w:date="2026-09-29T17:41:00Z" w16du:dateUtc="2026-09-29T22:41:00Z">
            <w:trPr>
              <w:gridAfter w:val="2"/>
              <w:trHeight w:val="515"/>
            </w:trPr>
          </w:trPrChange>
        </w:trPr>
        <w:tc>
          <w:tcPr>
            <w:tcW w:w="1136" w:type="pct"/>
            <w:tcBorders>
              <w:top w:val="nil"/>
              <w:left w:val="nil"/>
              <w:bottom w:val="nil"/>
              <w:right w:val="nil"/>
            </w:tcBorders>
            <w:vAlign w:val="center"/>
            <w:hideMark/>
            <w:tcPrChange w:id="989" w:author="Author" w:date="2026-09-29T17:41:00Z" w16du:dateUtc="2026-09-29T22:41:00Z">
              <w:tcPr>
                <w:tcW w:w="2720" w:type="dxa"/>
                <w:tcBorders>
                  <w:top w:val="nil"/>
                  <w:left w:val="nil"/>
                  <w:bottom w:val="nil"/>
                  <w:right w:val="nil"/>
                </w:tcBorders>
                <w:vAlign w:val="center"/>
                <w:hideMark/>
              </w:tcPr>
            </w:tcPrChange>
          </w:tcPr>
          <w:p w14:paraId="70AF87CE" w14:textId="77777777" w:rsidR="00740EC2" w:rsidRPr="00740EC2" w:rsidRDefault="00740EC2" w:rsidP="00740EC2">
            <w:pPr>
              <w:spacing w:after="0" w:line="240" w:lineRule="auto"/>
              <w:rPr>
                <w:ins w:id="99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991" w:author="Author" w:date="2026-09-29T17:41:00Z" w16du:dateUtc="2026-09-29T22:41:00Z">
              <w:tcPr>
                <w:tcW w:w="2240" w:type="dxa"/>
                <w:gridSpan w:val="2"/>
                <w:tcBorders>
                  <w:top w:val="nil"/>
                  <w:left w:val="nil"/>
                  <w:bottom w:val="nil"/>
                  <w:right w:val="nil"/>
                </w:tcBorders>
                <w:vAlign w:val="center"/>
                <w:hideMark/>
              </w:tcPr>
            </w:tcPrChange>
          </w:tcPr>
          <w:p w14:paraId="18F9EE50" w14:textId="77777777" w:rsidR="00740EC2" w:rsidRPr="00740EC2" w:rsidRDefault="00740EC2" w:rsidP="00740EC2">
            <w:pPr>
              <w:spacing w:after="0" w:line="240" w:lineRule="auto"/>
              <w:rPr>
                <w:ins w:id="992" w:author="Author" w:date="2026-09-29T17:41:00Z" w16du:dateUtc="2026-09-29T22:41:00Z"/>
                <w:rFonts w:ascii="Times New Roman" w:eastAsia="Times New Roman" w:hAnsi="Times New Roman" w:cs="Times New Roman"/>
                <w:color w:val="000000"/>
                <w:kern w:val="0"/>
                <w:sz w:val="20"/>
                <w:szCs w:val="20"/>
                <w:lang w:val="en-US" w:eastAsia="es-PE"/>
                <w14:ligatures w14:val="none"/>
                <w:rPrChange w:id="993" w:author="Author" w:date="2026-09-29T17:42:00Z" w16du:dateUtc="2026-09-29T22:42:00Z">
                  <w:rPr>
                    <w:ins w:id="994" w:author="Author" w:date="2026-09-29T17:41:00Z" w16du:dateUtc="2026-09-29T22:41:00Z"/>
                    <w:rFonts w:ascii="Times New Roman" w:eastAsia="Times New Roman" w:hAnsi="Times New Roman" w:cs="Times New Roman"/>
                    <w:color w:val="000000"/>
                    <w:kern w:val="0"/>
                    <w:sz w:val="20"/>
                    <w:szCs w:val="20"/>
                    <w:lang w:val="es-PE" w:eastAsia="es-PE"/>
                    <w14:ligatures w14:val="none"/>
                  </w:rPr>
                </w:rPrChange>
              </w:rPr>
            </w:pPr>
            <w:ins w:id="995" w:author="Author" w:date="2026-09-29T17:41:00Z" w16du:dateUtc="2026-09-29T22:41:00Z">
              <w:r w:rsidRPr="00740EC2">
                <w:rPr>
                  <w:rFonts w:ascii="Times New Roman" w:eastAsia="Times New Roman" w:hAnsi="Times New Roman" w:cs="Times New Roman"/>
                  <w:color w:val="000000"/>
                  <w:kern w:val="0"/>
                  <w:sz w:val="20"/>
                  <w:szCs w:val="20"/>
                  <w:lang w:val="en-US" w:eastAsia="es-PE"/>
                  <w14:ligatures w14:val="none"/>
                  <w:rPrChange w:id="996" w:author="Author" w:date="2026-09-29T17:42:00Z" w16du:dateUtc="2026-09-29T22:42:00Z">
                    <w:rPr>
                      <w:rFonts w:ascii="Times New Roman" w:eastAsia="Times New Roman" w:hAnsi="Times New Roman" w:cs="Times New Roman"/>
                      <w:color w:val="000000"/>
                      <w:kern w:val="0"/>
                      <w:sz w:val="20"/>
                      <w:szCs w:val="20"/>
                      <w:lang w:val="es-PE" w:eastAsia="es-PE"/>
                      <w14:ligatures w14:val="none"/>
                    </w:rPr>
                  </w:rPrChange>
                </w:rPr>
                <w:t>Pale yellow with mottling or stripes</w:t>
              </w:r>
            </w:ins>
          </w:p>
        </w:tc>
        <w:tc>
          <w:tcPr>
            <w:tcW w:w="166" w:type="pct"/>
            <w:tcBorders>
              <w:top w:val="nil"/>
              <w:left w:val="nil"/>
              <w:bottom w:val="nil"/>
              <w:right w:val="nil"/>
            </w:tcBorders>
            <w:noWrap/>
            <w:vAlign w:val="center"/>
            <w:hideMark/>
            <w:tcPrChange w:id="997" w:author="Author" w:date="2026-09-29T17:41:00Z" w16du:dateUtc="2026-09-29T22:41:00Z">
              <w:tcPr>
                <w:tcW w:w="320" w:type="dxa"/>
                <w:tcBorders>
                  <w:top w:val="nil"/>
                  <w:left w:val="nil"/>
                  <w:bottom w:val="nil"/>
                  <w:right w:val="nil"/>
                </w:tcBorders>
                <w:noWrap/>
                <w:vAlign w:val="center"/>
                <w:hideMark/>
              </w:tcPr>
            </w:tcPrChange>
          </w:tcPr>
          <w:p w14:paraId="47383779" w14:textId="77777777" w:rsidR="00740EC2" w:rsidRPr="00740EC2" w:rsidRDefault="00740EC2" w:rsidP="00740EC2">
            <w:pPr>
              <w:spacing w:after="0" w:line="240" w:lineRule="auto"/>
              <w:rPr>
                <w:ins w:id="99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99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12</w:t>
              </w:r>
            </w:ins>
          </w:p>
        </w:tc>
        <w:tc>
          <w:tcPr>
            <w:tcW w:w="211" w:type="pct"/>
            <w:tcBorders>
              <w:top w:val="nil"/>
              <w:left w:val="nil"/>
              <w:bottom w:val="nil"/>
              <w:right w:val="nil"/>
            </w:tcBorders>
            <w:noWrap/>
            <w:vAlign w:val="center"/>
            <w:hideMark/>
            <w:tcPrChange w:id="1000" w:author="Author" w:date="2026-09-29T17:41:00Z" w16du:dateUtc="2026-09-29T22:41:00Z">
              <w:tcPr>
                <w:tcW w:w="420" w:type="dxa"/>
                <w:tcBorders>
                  <w:top w:val="nil"/>
                  <w:left w:val="nil"/>
                  <w:bottom w:val="nil"/>
                  <w:right w:val="nil"/>
                </w:tcBorders>
                <w:noWrap/>
                <w:vAlign w:val="center"/>
                <w:hideMark/>
              </w:tcPr>
            </w:tcPrChange>
          </w:tcPr>
          <w:p w14:paraId="52B4F094" w14:textId="77777777" w:rsidR="00740EC2" w:rsidRPr="00740EC2" w:rsidRDefault="00740EC2" w:rsidP="00740EC2">
            <w:pPr>
              <w:spacing w:after="0" w:line="240" w:lineRule="auto"/>
              <w:rPr>
                <w:ins w:id="100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0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0.15</w:t>
              </w:r>
            </w:ins>
          </w:p>
        </w:tc>
        <w:tc>
          <w:tcPr>
            <w:tcW w:w="413" w:type="pct"/>
            <w:tcBorders>
              <w:top w:val="nil"/>
              <w:left w:val="nil"/>
              <w:bottom w:val="nil"/>
              <w:right w:val="nil"/>
            </w:tcBorders>
            <w:noWrap/>
            <w:vAlign w:val="center"/>
            <w:hideMark/>
            <w:tcPrChange w:id="1003" w:author="Author" w:date="2026-09-29T17:41:00Z" w16du:dateUtc="2026-09-29T22:41:00Z">
              <w:tcPr>
                <w:tcW w:w="960" w:type="dxa"/>
                <w:gridSpan w:val="3"/>
                <w:tcBorders>
                  <w:top w:val="nil"/>
                  <w:left w:val="nil"/>
                  <w:bottom w:val="nil"/>
                  <w:right w:val="nil"/>
                </w:tcBorders>
                <w:noWrap/>
                <w:vAlign w:val="center"/>
                <w:hideMark/>
              </w:tcPr>
            </w:tcPrChange>
          </w:tcPr>
          <w:p w14:paraId="027E2C85" w14:textId="77777777" w:rsidR="00740EC2" w:rsidRPr="00740EC2" w:rsidRDefault="00740EC2" w:rsidP="00740EC2">
            <w:pPr>
              <w:spacing w:after="0" w:line="240" w:lineRule="auto"/>
              <w:rPr>
                <w:ins w:id="100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005" w:author="Author" w:date="2026-09-29T17:41:00Z" w16du:dateUtc="2026-09-29T22:41:00Z">
              <w:tcPr>
                <w:tcW w:w="960" w:type="dxa"/>
                <w:gridSpan w:val="2"/>
                <w:tcBorders>
                  <w:top w:val="nil"/>
                  <w:left w:val="nil"/>
                  <w:bottom w:val="nil"/>
                  <w:right w:val="nil"/>
                </w:tcBorders>
                <w:noWrap/>
                <w:vAlign w:val="center"/>
                <w:hideMark/>
              </w:tcPr>
            </w:tcPrChange>
          </w:tcPr>
          <w:p w14:paraId="3D7E9A1F" w14:textId="77777777" w:rsidR="00740EC2" w:rsidRPr="00740EC2" w:rsidRDefault="00740EC2" w:rsidP="00740EC2">
            <w:pPr>
              <w:spacing w:after="0" w:line="240" w:lineRule="auto"/>
              <w:rPr>
                <w:ins w:id="100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007" w:author="Author" w:date="2026-09-29T17:41:00Z" w16du:dateUtc="2026-09-29T22:41:00Z">
              <w:tcPr>
                <w:tcW w:w="960" w:type="dxa"/>
                <w:gridSpan w:val="2"/>
                <w:tcBorders>
                  <w:top w:val="nil"/>
                  <w:left w:val="nil"/>
                  <w:bottom w:val="nil"/>
                  <w:right w:val="nil"/>
                </w:tcBorders>
                <w:noWrap/>
                <w:vAlign w:val="center"/>
                <w:hideMark/>
              </w:tcPr>
            </w:tcPrChange>
          </w:tcPr>
          <w:p w14:paraId="3CEB6CC2" w14:textId="77777777" w:rsidR="00740EC2" w:rsidRPr="00740EC2" w:rsidRDefault="00740EC2" w:rsidP="00740EC2">
            <w:pPr>
              <w:spacing w:after="0" w:line="240" w:lineRule="auto"/>
              <w:rPr>
                <w:ins w:id="100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009" w:author="Author" w:date="2026-09-29T17:41:00Z" w16du:dateUtc="2026-09-29T22:41:00Z">
              <w:tcPr>
                <w:tcW w:w="1060" w:type="dxa"/>
                <w:gridSpan w:val="2"/>
                <w:tcBorders>
                  <w:top w:val="nil"/>
                  <w:left w:val="nil"/>
                  <w:bottom w:val="nil"/>
                  <w:right w:val="nil"/>
                </w:tcBorders>
                <w:noWrap/>
                <w:vAlign w:val="center"/>
                <w:hideMark/>
              </w:tcPr>
            </w:tcPrChange>
          </w:tcPr>
          <w:p w14:paraId="2EB8229F" w14:textId="77777777" w:rsidR="00740EC2" w:rsidRPr="00740EC2" w:rsidRDefault="00740EC2" w:rsidP="00740EC2">
            <w:pPr>
              <w:spacing w:after="0" w:line="240" w:lineRule="auto"/>
              <w:rPr>
                <w:ins w:id="101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011" w:author="Author" w:date="2026-09-29T17:41:00Z" w16du:dateUtc="2026-09-29T22:41:00Z">
              <w:tcPr>
                <w:tcW w:w="960" w:type="dxa"/>
                <w:gridSpan w:val="2"/>
                <w:tcBorders>
                  <w:top w:val="nil"/>
                  <w:left w:val="nil"/>
                  <w:bottom w:val="nil"/>
                  <w:right w:val="nil"/>
                </w:tcBorders>
                <w:noWrap/>
                <w:vAlign w:val="center"/>
                <w:hideMark/>
              </w:tcPr>
            </w:tcPrChange>
          </w:tcPr>
          <w:p w14:paraId="691506ED" w14:textId="77777777" w:rsidR="00740EC2" w:rsidRPr="00740EC2" w:rsidRDefault="00740EC2" w:rsidP="00740EC2">
            <w:pPr>
              <w:spacing w:after="0" w:line="240" w:lineRule="auto"/>
              <w:rPr>
                <w:ins w:id="101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013" w:author="Author" w:date="2026-09-29T17:41:00Z" w16du:dateUtc="2026-09-29T22:41:00Z">
              <w:tcPr>
                <w:tcW w:w="1020" w:type="dxa"/>
                <w:gridSpan w:val="2"/>
                <w:tcBorders>
                  <w:top w:val="nil"/>
                  <w:left w:val="nil"/>
                  <w:bottom w:val="nil"/>
                  <w:right w:val="nil"/>
                </w:tcBorders>
                <w:noWrap/>
                <w:vAlign w:val="center"/>
                <w:hideMark/>
              </w:tcPr>
            </w:tcPrChange>
          </w:tcPr>
          <w:p w14:paraId="66B791C7" w14:textId="77777777" w:rsidR="00740EC2" w:rsidRPr="00740EC2" w:rsidRDefault="00740EC2" w:rsidP="00740EC2">
            <w:pPr>
              <w:spacing w:after="0" w:line="240" w:lineRule="auto"/>
              <w:rPr>
                <w:ins w:id="1014"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4E51AF69" w14:textId="77777777" w:rsidTr="00740EC2">
        <w:trPr>
          <w:trHeight w:val="292"/>
          <w:ins w:id="1015" w:author="Author" w:date="2026-09-29T17:41:00Z"/>
          <w:trPrChange w:id="1016"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017" w:author="Author" w:date="2026-09-29T17:41:00Z" w16du:dateUtc="2026-09-29T22:41:00Z">
              <w:tcPr>
                <w:tcW w:w="2720" w:type="dxa"/>
                <w:tcBorders>
                  <w:top w:val="nil"/>
                  <w:left w:val="nil"/>
                  <w:bottom w:val="nil"/>
                  <w:right w:val="nil"/>
                </w:tcBorders>
                <w:vAlign w:val="center"/>
                <w:hideMark/>
              </w:tcPr>
            </w:tcPrChange>
          </w:tcPr>
          <w:p w14:paraId="2FC5DFC9" w14:textId="77777777" w:rsidR="00740EC2" w:rsidRPr="00740EC2" w:rsidRDefault="00740EC2" w:rsidP="00740EC2">
            <w:pPr>
              <w:spacing w:after="0" w:line="240" w:lineRule="auto"/>
              <w:rPr>
                <w:ins w:id="101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019" w:author="Author" w:date="2026-09-29T17:41:00Z" w16du:dateUtc="2026-09-29T22:41:00Z">
              <w:tcPr>
                <w:tcW w:w="2240" w:type="dxa"/>
                <w:gridSpan w:val="2"/>
                <w:tcBorders>
                  <w:top w:val="nil"/>
                  <w:left w:val="nil"/>
                  <w:bottom w:val="nil"/>
                  <w:right w:val="nil"/>
                </w:tcBorders>
                <w:vAlign w:val="center"/>
                <w:hideMark/>
              </w:tcPr>
            </w:tcPrChange>
          </w:tcPr>
          <w:p w14:paraId="5526E71A" w14:textId="77777777" w:rsidR="00740EC2" w:rsidRPr="00740EC2" w:rsidRDefault="00740EC2" w:rsidP="00740EC2">
            <w:pPr>
              <w:spacing w:after="0" w:line="240" w:lineRule="auto"/>
              <w:rPr>
                <w:ins w:id="102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2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Dark </w:t>
              </w:r>
              <w:proofErr w:type="spellStart"/>
              <w:r w:rsidRPr="00740EC2">
                <w:rPr>
                  <w:rFonts w:ascii="Times New Roman" w:eastAsia="Times New Roman" w:hAnsi="Times New Roman" w:cs="Times New Roman"/>
                  <w:color w:val="000000"/>
                  <w:kern w:val="0"/>
                  <w:sz w:val="20"/>
                  <w:szCs w:val="20"/>
                  <w:lang w:val="es-PE" w:eastAsia="es-PE"/>
                  <w14:ligatures w14:val="none"/>
                </w:rPr>
                <w:t>purple</w:t>
              </w:r>
              <w:proofErr w:type="spellEnd"/>
            </w:ins>
          </w:p>
        </w:tc>
        <w:tc>
          <w:tcPr>
            <w:tcW w:w="166" w:type="pct"/>
            <w:tcBorders>
              <w:top w:val="nil"/>
              <w:left w:val="nil"/>
              <w:bottom w:val="nil"/>
              <w:right w:val="nil"/>
            </w:tcBorders>
            <w:noWrap/>
            <w:vAlign w:val="center"/>
            <w:hideMark/>
            <w:tcPrChange w:id="1022" w:author="Author" w:date="2026-09-29T17:41:00Z" w16du:dateUtc="2026-09-29T22:41:00Z">
              <w:tcPr>
                <w:tcW w:w="320" w:type="dxa"/>
                <w:tcBorders>
                  <w:top w:val="nil"/>
                  <w:left w:val="nil"/>
                  <w:bottom w:val="nil"/>
                  <w:right w:val="nil"/>
                </w:tcBorders>
                <w:noWrap/>
                <w:vAlign w:val="center"/>
                <w:hideMark/>
              </w:tcPr>
            </w:tcPrChange>
          </w:tcPr>
          <w:p w14:paraId="507CBC6B" w14:textId="77777777" w:rsidR="00740EC2" w:rsidRPr="00740EC2" w:rsidRDefault="00740EC2" w:rsidP="00740EC2">
            <w:pPr>
              <w:spacing w:after="0" w:line="240" w:lineRule="auto"/>
              <w:rPr>
                <w:ins w:id="102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2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5</w:t>
              </w:r>
            </w:ins>
          </w:p>
        </w:tc>
        <w:tc>
          <w:tcPr>
            <w:tcW w:w="211" w:type="pct"/>
            <w:tcBorders>
              <w:top w:val="nil"/>
              <w:left w:val="nil"/>
              <w:bottom w:val="nil"/>
              <w:right w:val="nil"/>
            </w:tcBorders>
            <w:noWrap/>
            <w:vAlign w:val="center"/>
            <w:hideMark/>
            <w:tcPrChange w:id="1025" w:author="Author" w:date="2026-09-29T17:41:00Z" w16du:dateUtc="2026-09-29T22:41:00Z">
              <w:tcPr>
                <w:tcW w:w="420" w:type="dxa"/>
                <w:tcBorders>
                  <w:top w:val="nil"/>
                  <w:left w:val="nil"/>
                  <w:bottom w:val="nil"/>
                  <w:right w:val="nil"/>
                </w:tcBorders>
                <w:noWrap/>
                <w:vAlign w:val="center"/>
                <w:hideMark/>
              </w:tcPr>
            </w:tcPrChange>
          </w:tcPr>
          <w:p w14:paraId="5C5524E5" w14:textId="77777777" w:rsidR="00740EC2" w:rsidRPr="00740EC2" w:rsidRDefault="00740EC2" w:rsidP="00740EC2">
            <w:pPr>
              <w:spacing w:after="0" w:line="240" w:lineRule="auto"/>
              <w:rPr>
                <w:ins w:id="102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2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0.06</w:t>
              </w:r>
            </w:ins>
          </w:p>
        </w:tc>
        <w:tc>
          <w:tcPr>
            <w:tcW w:w="413" w:type="pct"/>
            <w:tcBorders>
              <w:top w:val="nil"/>
              <w:left w:val="nil"/>
              <w:bottom w:val="nil"/>
              <w:right w:val="nil"/>
            </w:tcBorders>
            <w:noWrap/>
            <w:vAlign w:val="center"/>
            <w:hideMark/>
            <w:tcPrChange w:id="1028" w:author="Author" w:date="2026-09-29T17:41:00Z" w16du:dateUtc="2026-09-29T22:41:00Z">
              <w:tcPr>
                <w:tcW w:w="960" w:type="dxa"/>
                <w:gridSpan w:val="3"/>
                <w:tcBorders>
                  <w:top w:val="nil"/>
                  <w:left w:val="nil"/>
                  <w:bottom w:val="nil"/>
                  <w:right w:val="nil"/>
                </w:tcBorders>
                <w:noWrap/>
                <w:vAlign w:val="center"/>
                <w:hideMark/>
              </w:tcPr>
            </w:tcPrChange>
          </w:tcPr>
          <w:p w14:paraId="49753EBB" w14:textId="77777777" w:rsidR="00740EC2" w:rsidRPr="00740EC2" w:rsidRDefault="00740EC2" w:rsidP="00740EC2">
            <w:pPr>
              <w:spacing w:after="0" w:line="240" w:lineRule="auto"/>
              <w:rPr>
                <w:ins w:id="102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030" w:author="Author" w:date="2026-09-29T17:41:00Z" w16du:dateUtc="2026-09-29T22:41:00Z">
              <w:tcPr>
                <w:tcW w:w="960" w:type="dxa"/>
                <w:gridSpan w:val="2"/>
                <w:tcBorders>
                  <w:top w:val="nil"/>
                  <w:left w:val="nil"/>
                  <w:bottom w:val="nil"/>
                  <w:right w:val="nil"/>
                </w:tcBorders>
                <w:noWrap/>
                <w:vAlign w:val="center"/>
                <w:hideMark/>
              </w:tcPr>
            </w:tcPrChange>
          </w:tcPr>
          <w:p w14:paraId="31F46819" w14:textId="77777777" w:rsidR="00740EC2" w:rsidRPr="00740EC2" w:rsidRDefault="00740EC2" w:rsidP="00740EC2">
            <w:pPr>
              <w:spacing w:after="0" w:line="240" w:lineRule="auto"/>
              <w:rPr>
                <w:ins w:id="103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032" w:author="Author" w:date="2026-09-29T17:41:00Z" w16du:dateUtc="2026-09-29T22:41:00Z">
              <w:tcPr>
                <w:tcW w:w="960" w:type="dxa"/>
                <w:gridSpan w:val="2"/>
                <w:tcBorders>
                  <w:top w:val="nil"/>
                  <w:left w:val="nil"/>
                  <w:bottom w:val="nil"/>
                  <w:right w:val="nil"/>
                </w:tcBorders>
                <w:noWrap/>
                <w:vAlign w:val="center"/>
                <w:hideMark/>
              </w:tcPr>
            </w:tcPrChange>
          </w:tcPr>
          <w:p w14:paraId="084A4A99" w14:textId="77777777" w:rsidR="00740EC2" w:rsidRPr="00740EC2" w:rsidRDefault="00740EC2" w:rsidP="00740EC2">
            <w:pPr>
              <w:spacing w:after="0" w:line="240" w:lineRule="auto"/>
              <w:rPr>
                <w:ins w:id="103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034" w:author="Author" w:date="2026-09-29T17:41:00Z" w16du:dateUtc="2026-09-29T22:41:00Z">
              <w:tcPr>
                <w:tcW w:w="1060" w:type="dxa"/>
                <w:gridSpan w:val="2"/>
                <w:tcBorders>
                  <w:top w:val="nil"/>
                  <w:left w:val="nil"/>
                  <w:bottom w:val="nil"/>
                  <w:right w:val="nil"/>
                </w:tcBorders>
                <w:noWrap/>
                <w:vAlign w:val="center"/>
                <w:hideMark/>
              </w:tcPr>
            </w:tcPrChange>
          </w:tcPr>
          <w:p w14:paraId="251C75F3" w14:textId="77777777" w:rsidR="00740EC2" w:rsidRPr="00740EC2" w:rsidRDefault="00740EC2" w:rsidP="00740EC2">
            <w:pPr>
              <w:spacing w:after="0" w:line="240" w:lineRule="auto"/>
              <w:rPr>
                <w:ins w:id="103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036" w:author="Author" w:date="2026-09-29T17:41:00Z" w16du:dateUtc="2026-09-29T22:41:00Z">
              <w:tcPr>
                <w:tcW w:w="960" w:type="dxa"/>
                <w:gridSpan w:val="2"/>
                <w:tcBorders>
                  <w:top w:val="nil"/>
                  <w:left w:val="nil"/>
                  <w:bottom w:val="nil"/>
                  <w:right w:val="nil"/>
                </w:tcBorders>
                <w:noWrap/>
                <w:vAlign w:val="center"/>
                <w:hideMark/>
              </w:tcPr>
            </w:tcPrChange>
          </w:tcPr>
          <w:p w14:paraId="4FE59EC1" w14:textId="77777777" w:rsidR="00740EC2" w:rsidRPr="00740EC2" w:rsidRDefault="00740EC2" w:rsidP="00740EC2">
            <w:pPr>
              <w:spacing w:after="0" w:line="240" w:lineRule="auto"/>
              <w:rPr>
                <w:ins w:id="103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038" w:author="Author" w:date="2026-09-29T17:41:00Z" w16du:dateUtc="2026-09-29T22:41:00Z">
              <w:tcPr>
                <w:tcW w:w="1020" w:type="dxa"/>
                <w:gridSpan w:val="2"/>
                <w:tcBorders>
                  <w:top w:val="nil"/>
                  <w:left w:val="nil"/>
                  <w:bottom w:val="nil"/>
                  <w:right w:val="nil"/>
                </w:tcBorders>
                <w:noWrap/>
                <w:vAlign w:val="center"/>
                <w:hideMark/>
              </w:tcPr>
            </w:tcPrChange>
          </w:tcPr>
          <w:p w14:paraId="370823C9" w14:textId="77777777" w:rsidR="00740EC2" w:rsidRPr="00740EC2" w:rsidRDefault="00740EC2" w:rsidP="00740EC2">
            <w:pPr>
              <w:spacing w:after="0" w:line="240" w:lineRule="auto"/>
              <w:rPr>
                <w:ins w:id="1039"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0EB80AA7" w14:textId="77777777" w:rsidTr="00740EC2">
        <w:trPr>
          <w:trHeight w:val="292"/>
          <w:ins w:id="1040" w:author="Author" w:date="2026-09-29T17:41:00Z"/>
          <w:trPrChange w:id="1041"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042" w:author="Author" w:date="2026-09-29T17:41:00Z" w16du:dateUtc="2026-09-29T22:41:00Z">
              <w:tcPr>
                <w:tcW w:w="2720" w:type="dxa"/>
                <w:tcBorders>
                  <w:top w:val="nil"/>
                  <w:left w:val="nil"/>
                  <w:bottom w:val="nil"/>
                  <w:right w:val="nil"/>
                </w:tcBorders>
                <w:vAlign w:val="center"/>
                <w:hideMark/>
              </w:tcPr>
            </w:tcPrChange>
          </w:tcPr>
          <w:p w14:paraId="2EC31D5F" w14:textId="77777777" w:rsidR="00740EC2" w:rsidRPr="00740EC2" w:rsidRDefault="00740EC2" w:rsidP="00740EC2">
            <w:pPr>
              <w:spacing w:after="0" w:line="240" w:lineRule="auto"/>
              <w:rPr>
                <w:ins w:id="104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04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Leaf</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persistence</w:t>
              </w:r>
              <w:proofErr w:type="spellEnd"/>
            </w:ins>
          </w:p>
        </w:tc>
        <w:tc>
          <w:tcPr>
            <w:tcW w:w="941" w:type="pct"/>
            <w:tcBorders>
              <w:top w:val="nil"/>
              <w:left w:val="nil"/>
              <w:bottom w:val="nil"/>
              <w:right w:val="nil"/>
            </w:tcBorders>
            <w:vAlign w:val="center"/>
            <w:hideMark/>
            <w:tcPrChange w:id="1045" w:author="Author" w:date="2026-09-29T17:41:00Z" w16du:dateUtc="2026-09-29T22:41:00Z">
              <w:tcPr>
                <w:tcW w:w="2240" w:type="dxa"/>
                <w:gridSpan w:val="2"/>
                <w:tcBorders>
                  <w:top w:val="nil"/>
                  <w:left w:val="nil"/>
                  <w:bottom w:val="nil"/>
                  <w:right w:val="nil"/>
                </w:tcBorders>
                <w:vAlign w:val="center"/>
                <w:hideMark/>
              </w:tcPr>
            </w:tcPrChange>
          </w:tcPr>
          <w:p w14:paraId="0E4A9145" w14:textId="77777777" w:rsidR="00740EC2" w:rsidRPr="00740EC2" w:rsidRDefault="00740EC2" w:rsidP="00740EC2">
            <w:pPr>
              <w:spacing w:after="0" w:line="240" w:lineRule="auto"/>
              <w:rPr>
                <w:ins w:id="104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04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Intermediate</w:t>
              </w:r>
              <w:proofErr w:type="spellEnd"/>
            </w:ins>
          </w:p>
        </w:tc>
        <w:tc>
          <w:tcPr>
            <w:tcW w:w="166" w:type="pct"/>
            <w:tcBorders>
              <w:top w:val="nil"/>
              <w:left w:val="nil"/>
              <w:bottom w:val="nil"/>
              <w:right w:val="nil"/>
            </w:tcBorders>
            <w:noWrap/>
            <w:vAlign w:val="center"/>
            <w:hideMark/>
            <w:tcPrChange w:id="1048" w:author="Author" w:date="2026-09-29T17:41:00Z" w16du:dateUtc="2026-09-29T22:41:00Z">
              <w:tcPr>
                <w:tcW w:w="320" w:type="dxa"/>
                <w:tcBorders>
                  <w:top w:val="nil"/>
                  <w:left w:val="nil"/>
                  <w:bottom w:val="nil"/>
                  <w:right w:val="nil"/>
                </w:tcBorders>
                <w:noWrap/>
                <w:vAlign w:val="center"/>
                <w:hideMark/>
              </w:tcPr>
            </w:tcPrChange>
          </w:tcPr>
          <w:p w14:paraId="5DB3A9AE" w14:textId="77777777" w:rsidR="00740EC2" w:rsidRPr="00740EC2" w:rsidRDefault="00740EC2" w:rsidP="00740EC2">
            <w:pPr>
              <w:spacing w:after="0" w:line="240" w:lineRule="auto"/>
              <w:rPr>
                <w:ins w:id="104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5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44</w:t>
              </w:r>
            </w:ins>
          </w:p>
        </w:tc>
        <w:tc>
          <w:tcPr>
            <w:tcW w:w="211" w:type="pct"/>
            <w:tcBorders>
              <w:top w:val="nil"/>
              <w:left w:val="nil"/>
              <w:bottom w:val="nil"/>
              <w:right w:val="nil"/>
            </w:tcBorders>
            <w:noWrap/>
            <w:vAlign w:val="center"/>
            <w:hideMark/>
            <w:tcPrChange w:id="1051" w:author="Author" w:date="2026-09-29T17:41:00Z" w16du:dateUtc="2026-09-29T22:41:00Z">
              <w:tcPr>
                <w:tcW w:w="420" w:type="dxa"/>
                <w:tcBorders>
                  <w:top w:val="nil"/>
                  <w:left w:val="nil"/>
                  <w:bottom w:val="nil"/>
                  <w:right w:val="nil"/>
                </w:tcBorders>
                <w:noWrap/>
                <w:vAlign w:val="center"/>
                <w:hideMark/>
              </w:tcPr>
            </w:tcPrChange>
          </w:tcPr>
          <w:p w14:paraId="50815918" w14:textId="77777777" w:rsidR="00740EC2" w:rsidRPr="00740EC2" w:rsidRDefault="00740EC2" w:rsidP="00740EC2">
            <w:pPr>
              <w:spacing w:after="0" w:line="240" w:lineRule="auto"/>
              <w:rPr>
                <w:ins w:id="105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5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0.56</w:t>
              </w:r>
            </w:ins>
          </w:p>
        </w:tc>
        <w:tc>
          <w:tcPr>
            <w:tcW w:w="413" w:type="pct"/>
            <w:tcBorders>
              <w:top w:val="nil"/>
              <w:left w:val="nil"/>
              <w:bottom w:val="nil"/>
              <w:right w:val="nil"/>
            </w:tcBorders>
            <w:noWrap/>
            <w:vAlign w:val="center"/>
            <w:hideMark/>
            <w:tcPrChange w:id="1054" w:author="Author" w:date="2026-09-29T17:41:00Z" w16du:dateUtc="2026-09-29T22:41:00Z">
              <w:tcPr>
                <w:tcW w:w="960" w:type="dxa"/>
                <w:gridSpan w:val="3"/>
                <w:tcBorders>
                  <w:top w:val="nil"/>
                  <w:left w:val="nil"/>
                  <w:bottom w:val="nil"/>
                  <w:right w:val="nil"/>
                </w:tcBorders>
                <w:noWrap/>
                <w:vAlign w:val="center"/>
                <w:hideMark/>
              </w:tcPr>
            </w:tcPrChange>
          </w:tcPr>
          <w:p w14:paraId="0D43C23E" w14:textId="77777777" w:rsidR="00740EC2" w:rsidRPr="00740EC2" w:rsidRDefault="00740EC2" w:rsidP="00740EC2">
            <w:pPr>
              <w:spacing w:after="0" w:line="240" w:lineRule="auto"/>
              <w:rPr>
                <w:ins w:id="105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5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w:t>
              </w:r>
            </w:ins>
          </w:p>
        </w:tc>
        <w:tc>
          <w:tcPr>
            <w:tcW w:w="413" w:type="pct"/>
            <w:tcBorders>
              <w:top w:val="nil"/>
              <w:left w:val="nil"/>
              <w:bottom w:val="nil"/>
              <w:right w:val="nil"/>
            </w:tcBorders>
            <w:noWrap/>
            <w:vAlign w:val="center"/>
            <w:hideMark/>
            <w:tcPrChange w:id="1057" w:author="Author" w:date="2026-09-29T17:41:00Z" w16du:dateUtc="2026-09-29T22:41:00Z">
              <w:tcPr>
                <w:tcW w:w="960" w:type="dxa"/>
                <w:gridSpan w:val="2"/>
                <w:tcBorders>
                  <w:top w:val="nil"/>
                  <w:left w:val="nil"/>
                  <w:bottom w:val="nil"/>
                  <w:right w:val="nil"/>
                </w:tcBorders>
                <w:noWrap/>
                <w:vAlign w:val="center"/>
                <w:hideMark/>
              </w:tcPr>
            </w:tcPrChange>
          </w:tcPr>
          <w:p w14:paraId="7B7F73CD" w14:textId="77777777" w:rsidR="00740EC2" w:rsidRPr="00740EC2" w:rsidRDefault="00740EC2" w:rsidP="00740EC2">
            <w:pPr>
              <w:spacing w:after="0" w:line="240" w:lineRule="auto"/>
              <w:rPr>
                <w:ins w:id="105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5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2.30</w:t>
              </w:r>
            </w:ins>
          </w:p>
        </w:tc>
        <w:tc>
          <w:tcPr>
            <w:tcW w:w="413" w:type="pct"/>
            <w:tcBorders>
              <w:top w:val="nil"/>
              <w:left w:val="nil"/>
              <w:bottom w:val="nil"/>
              <w:right w:val="nil"/>
            </w:tcBorders>
            <w:noWrap/>
            <w:vAlign w:val="center"/>
            <w:hideMark/>
            <w:tcPrChange w:id="1060" w:author="Author" w:date="2026-09-29T17:41:00Z" w16du:dateUtc="2026-09-29T22:41:00Z">
              <w:tcPr>
                <w:tcW w:w="960" w:type="dxa"/>
                <w:gridSpan w:val="2"/>
                <w:tcBorders>
                  <w:top w:val="nil"/>
                  <w:left w:val="nil"/>
                  <w:bottom w:val="nil"/>
                  <w:right w:val="nil"/>
                </w:tcBorders>
                <w:noWrap/>
                <w:vAlign w:val="center"/>
                <w:hideMark/>
              </w:tcPr>
            </w:tcPrChange>
          </w:tcPr>
          <w:p w14:paraId="638A70EA" w14:textId="77777777" w:rsidR="00740EC2" w:rsidRPr="00740EC2" w:rsidRDefault="00740EC2" w:rsidP="00740EC2">
            <w:pPr>
              <w:spacing w:after="0" w:line="240" w:lineRule="auto"/>
              <w:rPr>
                <w:ins w:id="106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6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0.57 ± 0.04</w:t>
              </w:r>
            </w:ins>
          </w:p>
        </w:tc>
        <w:tc>
          <w:tcPr>
            <w:tcW w:w="456" w:type="pct"/>
            <w:tcBorders>
              <w:top w:val="nil"/>
              <w:left w:val="nil"/>
              <w:bottom w:val="nil"/>
              <w:right w:val="nil"/>
            </w:tcBorders>
            <w:noWrap/>
            <w:vAlign w:val="center"/>
            <w:hideMark/>
            <w:tcPrChange w:id="1063" w:author="Author" w:date="2026-09-29T17:41:00Z" w16du:dateUtc="2026-09-29T22:41:00Z">
              <w:tcPr>
                <w:tcW w:w="1060" w:type="dxa"/>
                <w:gridSpan w:val="2"/>
                <w:tcBorders>
                  <w:top w:val="nil"/>
                  <w:left w:val="nil"/>
                  <w:bottom w:val="nil"/>
                  <w:right w:val="nil"/>
                </w:tcBorders>
                <w:noWrap/>
                <w:vAlign w:val="center"/>
                <w:hideMark/>
              </w:tcPr>
            </w:tcPrChange>
          </w:tcPr>
          <w:p w14:paraId="511A9B25" w14:textId="77777777" w:rsidR="00740EC2" w:rsidRPr="00740EC2" w:rsidRDefault="00740EC2" w:rsidP="00740EC2">
            <w:pPr>
              <w:spacing w:after="0" w:line="240" w:lineRule="auto"/>
              <w:rPr>
                <w:ins w:id="106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6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0.48–0.62</w:t>
              </w:r>
            </w:ins>
          </w:p>
        </w:tc>
        <w:tc>
          <w:tcPr>
            <w:tcW w:w="413" w:type="pct"/>
            <w:tcBorders>
              <w:top w:val="nil"/>
              <w:left w:val="nil"/>
              <w:bottom w:val="nil"/>
              <w:right w:val="nil"/>
            </w:tcBorders>
            <w:noWrap/>
            <w:vAlign w:val="center"/>
            <w:hideMark/>
            <w:tcPrChange w:id="1066" w:author="Author" w:date="2026-09-29T17:41:00Z" w16du:dateUtc="2026-09-29T22:41:00Z">
              <w:tcPr>
                <w:tcW w:w="960" w:type="dxa"/>
                <w:gridSpan w:val="2"/>
                <w:tcBorders>
                  <w:top w:val="nil"/>
                  <w:left w:val="nil"/>
                  <w:bottom w:val="nil"/>
                  <w:right w:val="nil"/>
                </w:tcBorders>
                <w:noWrap/>
                <w:vAlign w:val="center"/>
                <w:hideMark/>
              </w:tcPr>
            </w:tcPrChange>
          </w:tcPr>
          <w:p w14:paraId="04BEC7FE" w14:textId="77777777" w:rsidR="00740EC2" w:rsidRPr="00740EC2" w:rsidRDefault="00740EC2" w:rsidP="00740EC2">
            <w:pPr>
              <w:spacing w:after="0" w:line="240" w:lineRule="auto"/>
              <w:rPr>
                <w:ins w:id="106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6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0.94 ± 0.06</w:t>
              </w:r>
            </w:ins>
          </w:p>
        </w:tc>
        <w:tc>
          <w:tcPr>
            <w:tcW w:w="439" w:type="pct"/>
            <w:tcBorders>
              <w:top w:val="nil"/>
              <w:left w:val="nil"/>
              <w:bottom w:val="nil"/>
              <w:right w:val="nil"/>
            </w:tcBorders>
            <w:noWrap/>
            <w:vAlign w:val="center"/>
            <w:hideMark/>
            <w:tcPrChange w:id="1069" w:author="Author" w:date="2026-09-29T17:41:00Z" w16du:dateUtc="2026-09-29T22:41:00Z">
              <w:tcPr>
                <w:tcW w:w="1020" w:type="dxa"/>
                <w:gridSpan w:val="2"/>
                <w:tcBorders>
                  <w:top w:val="nil"/>
                  <w:left w:val="nil"/>
                  <w:bottom w:val="nil"/>
                  <w:right w:val="nil"/>
                </w:tcBorders>
                <w:noWrap/>
                <w:vAlign w:val="center"/>
                <w:hideMark/>
              </w:tcPr>
            </w:tcPrChange>
          </w:tcPr>
          <w:p w14:paraId="260AFDD1" w14:textId="77777777" w:rsidR="00740EC2" w:rsidRPr="00740EC2" w:rsidRDefault="00740EC2" w:rsidP="00740EC2">
            <w:pPr>
              <w:spacing w:after="0" w:line="240" w:lineRule="auto"/>
              <w:rPr>
                <w:ins w:id="107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7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0.80–1.03</w:t>
              </w:r>
            </w:ins>
          </w:p>
        </w:tc>
      </w:tr>
      <w:tr w:rsidR="00740EC2" w:rsidRPr="00740EC2" w14:paraId="5F14FDEC" w14:textId="77777777" w:rsidTr="00740EC2">
        <w:trPr>
          <w:trHeight w:val="292"/>
          <w:ins w:id="1072" w:author="Author" w:date="2026-09-29T17:41:00Z"/>
          <w:trPrChange w:id="1073"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074" w:author="Author" w:date="2026-09-29T17:41:00Z" w16du:dateUtc="2026-09-29T22:41:00Z">
              <w:tcPr>
                <w:tcW w:w="2720" w:type="dxa"/>
                <w:tcBorders>
                  <w:top w:val="nil"/>
                  <w:left w:val="nil"/>
                  <w:bottom w:val="nil"/>
                  <w:right w:val="nil"/>
                </w:tcBorders>
                <w:vAlign w:val="center"/>
                <w:hideMark/>
              </w:tcPr>
            </w:tcPrChange>
          </w:tcPr>
          <w:p w14:paraId="457D6655" w14:textId="77777777" w:rsidR="00740EC2" w:rsidRPr="00740EC2" w:rsidRDefault="00740EC2" w:rsidP="00740EC2">
            <w:pPr>
              <w:spacing w:after="0" w:line="240" w:lineRule="auto"/>
              <w:rPr>
                <w:ins w:id="107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1076" w:author="Author" w:date="2026-09-29T17:41:00Z" w16du:dateUtc="2026-09-29T22:41:00Z">
              <w:tcPr>
                <w:tcW w:w="2240" w:type="dxa"/>
                <w:gridSpan w:val="2"/>
                <w:tcBorders>
                  <w:top w:val="nil"/>
                  <w:left w:val="nil"/>
                  <w:bottom w:val="nil"/>
                  <w:right w:val="nil"/>
                </w:tcBorders>
                <w:vAlign w:val="center"/>
                <w:hideMark/>
              </w:tcPr>
            </w:tcPrChange>
          </w:tcPr>
          <w:p w14:paraId="76CBB786" w14:textId="77777777" w:rsidR="00740EC2" w:rsidRPr="00740EC2" w:rsidRDefault="00740EC2" w:rsidP="00740EC2">
            <w:pPr>
              <w:spacing w:after="0" w:line="240" w:lineRule="auto"/>
              <w:rPr>
                <w:ins w:id="107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07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All</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leaves</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fallen</w:t>
              </w:r>
            </w:ins>
          </w:p>
        </w:tc>
        <w:tc>
          <w:tcPr>
            <w:tcW w:w="166" w:type="pct"/>
            <w:tcBorders>
              <w:top w:val="nil"/>
              <w:left w:val="nil"/>
              <w:bottom w:val="nil"/>
              <w:right w:val="nil"/>
            </w:tcBorders>
            <w:noWrap/>
            <w:vAlign w:val="center"/>
            <w:hideMark/>
            <w:tcPrChange w:id="1079" w:author="Author" w:date="2026-09-29T17:41:00Z" w16du:dateUtc="2026-09-29T22:41:00Z">
              <w:tcPr>
                <w:tcW w:w="320" w:type="dxa"/>
                <w:tcBorders>
                  <w:top w:val="nil"/>
                  <w:left w:val="nil"/>
                  <w:bottom w:val="nil"/>
                  <w:right w:val="nil"/>
                </w:tcBorders>
                <w:noWrap/>
                <w:vAlign w:val="center"/>
                <w:hideMark/>
              </w:tcPr>
            </w:tcPrChange>
          </w:tcPr>
          <w:p w14:paraId="004C780F" w14:textId="77777777" w:rsidR="00740EC2" w:rsidRPr="00740EC2" w:rsidRDefault="00740EC2" w:rsidP="00740EC2">
            <w:pPr>
              <w:spacing w:after="0" w:line="240" w:lineRule="auto"/>
              <w:rPr>
                <w:ins w:id="108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8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9</w:t>
              </w:r>
            </w:ins>
          </w:p>
        </w:tc>
        <w:tc>
          <w:tcPr>
            <w:tcW w:w="211" w:type="pct"/>
            <w:tcBorders>
              <w:top w:val="nil"/>
              <w:left w:val="nil"/>
              <w:bottom w:val="nil"/>
              <w:right w:val="nil"/>
            </w:tcBorders>
            <w:noWrap/>
            <w:vAlign w:val="center"/>
            <w:hideMark/>
            <w:tcPrChange w:id="1082" w:author="Author" w:date="2026-09-29T17:41:00Z" w16du:dateUtc="2026-09-29T22:41:00Z">
              <w:tcPr>
                <w:tcW w:w="420" w:type="dxa"/>
                <w:tcBorders>
                  <w:top w:val="nil"/>
                  <w:left w:val="nil"/>
                  <w:bottom w:val="nil"/>
                  <w:right w:val="nil"/>
                </w:tcBorders>
                <w:noWrap/>
                <w:vAlign w:val="center"/>
                <w:hideMark/>
              </w:tcPr>
            </w:tcPrChange>
          </w:tcPr>
          <w:p w14:paraId="10A68BFA" w14:textId="77777777" w:rsidR="00740EC2" w:rsidRPr="00740EC2" w:rsidRDefault="00740EC2" w:rsidP="00740EC2">
            <w:pPr>
              <w:spacing w:after="0" w:line="240" w:lineRule="auto"/>
              <w:rPr>
                <w:ins w:id="108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08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0.12</w:t>
              </w:r>
            </w:ins>
          </w:p>
        </w:tc>
        <w:tc>
          <w:tcPr>
            <w:tcW w:w="413" w:type="pct"/>
            <w:tcBorders>
              <w:top w:val="nil"/>
              <w:left w:val="nil"/>
              <w:bottom w:val="nil"/>
              <w:right w:val="nil"/>
            </w:tcBorders>
            <w:noWrap/>
            <w:vAlign w:val="center"/>
            <w:hideMark/>
            <w:tcPrChange w:id="1085" w:author="Author" w:date="2026-09-29T17:41:00Z" w16du:dateUtc="2026-09-29T22:41:00Z">
              <w:tcPr>
                <w:tcW w:w="960" w:type="dxa"/>
                <w:gridSpan w:val="3"/>
                <w:tcBorders>
                  <w:top w:val="nil"/>
                  <w:left w:val="nil"/>
                  <w:bottom w:val="nil"/>
                  <w:right w:val="nil"/>
                </w:tcBorders>
                <w:noWrap/>
                <w:vAlign w:val="center"/>
                <w:hideMark/>
              </w:tcPr>
            </w:tcPrChange>
          </w:tcPr>
          <w:p w14:paraId="6054B5F5" w14:textId="77777777" w:rsidR="00740EC2" w:rsidRPr="00740EC2" w:rsidRDefault="00740EC2" w:rsidP="00740EC2">
            <w:pPr>
              <w:spacing w:after="0" w:line="240" w:lineRule="auto"/>
              <w:rPr>
                <w:ins w:id="108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087" w:author="Author" w:date="2026-09-29T17:41:00Z" w16du:dateUtc="2026-09-29T22:41:00Z">
              <w:tcPr>
                <w:tcW w:w="960" w:type="dxa"/>
                <w:gridSpan w:val="2"/>
                <w:tcBorders>
                  <w:top w:val="nil"/>
                  <w:left w:val="nil"/>
                  <w:bottom w:val="nil"/>
                  <w:right w:val="nil"/>
                </w:tcBorders>
                <w:noWrap/>
                <w:vAlign w:val="center"/>
                <w:hideMark/>
              </w:tcPr>
            </w:tcPrChange>
          </w:tcPr>
          <w:p w14:paraId="2CD572CB" w14:textId="77777777" w:rsidR="00740EC2" w:rsidRPr="00740EC2" w:rsidRDefault="00740EC2" w:rsidP="00740EC2">
            <w:pPr>
              <w:spacing w:after="0" w:line="240" w:lineRule="auto"/>
              <w:rPr>
                <w:ins w:id="108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089" w:author="Author" w:date="2026-09-29T17:41:00Z" w16du:dateUtc="2026-09-29T22:41:00Z">
              <w:tcPr>
                <w:tcW w:w="960" w:type="dxa"/>
                <w:gridSpan w:val="2"/>
                <w:tcBorders>
                  <w:top w:val="nil"/>
                  <w:left w:val="nil"/>
                  <w:bottom w:val="nil"/>
                  <w:right w:val="nil"/>
                </w:tcBorders>
                <w:noWrap/>
                <w:vAlign w:val="center"/>
                <w:hideMark/>
              </w:tcPr>
            </w:tcPrChange>
          </w:tcPr>
          <w:p w14:paraId="13A1AC4B" w14:textId="77777777" w:rsidR="00740EC2" w:rsidRPr="00740EC2" w:rsidRDefault="00740EC2" w:rsidP="00740EC2">
            <w:pPr>
              <w:spacing w:after="0" w:line="240" w:lineRule="auto"/>
              <w:rPr>
                <w:ins w:id="109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091" w:author="Author" w:date="2026-09-29T17:41:00Z" w16du:dateUtc="2026-09-29T22:41:00Z">
              <w:tcPr>
                <w:tcW w:w="1060" w:type="dxa"/>
                <w:gridSpan w:val="2"/>
                <w:tcBorders>
                  <w:top w:val="nil"/>
                  <w:left w:val="nil"/>
                  <w:bottom w:val="nil"/>
                  <w:right w:val="nil"/>
                </w:tcBorders>
                <w:noWrap/>
                <w:vAlign w:val="center"/>
                <w:hideMark/>
              </w:tcPr>
            </w:tcPrChange>
          </w:tcPr>
          <w:p w14:paraId="3C5B64DB" w14:textId="77777777" w:rsidR="00740EC2" w:rsidRPr="00740EC2" w:rsidRDefault="00740EC2" w:rsidP="00740EC2">
            <w:pPr>
              <w:spacing w:after="0" w:line="240" w:lineRule="auto"/>
              <w:rPr>
                <w:ins w:id="109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093" w:author="Author" w:date="2026-09-29T17:41:00Z" w16du:dateUtc="2026-09-29T22:41:00Z">
              <w:tcPr>
                <w:tcW w:w="960" w:type="dxa"/>
                <w:gridSpan w:val="2"/>
                <w:tcBorders>
                  <w:top w:val="nil"/>
                  <w:left w:val="nil"/>
                  <w:bottom w:val="nil"/>
                  <w:right w:val="nil"/>
                </w:tcBorders>
                <w:noWrap/>
                <w:vAlign w:val="center"/>
                <w:hideMark/>
              </w:tcPr>
            </w:tcPrChange>
          </w:tcPr>
          <w:p w14:paraId="1938F476" w14:textId="77777777" w:rsidR="00740EC2" w:rsidRPr="00740EC2" w:rsidRDefault="00740EC2" w:rsidP="00740EC2">
            <w:pPr>
              <w:spacing w:after="0" w:line="240" w:lineRule="auto"/>
              <w:rPr>
                <w:ins w:id="109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095" w:author="Author" w:date="2026-09-29T17:41:00Z" w16du:dateUtc="2026-09-29T22:41:00Z">
              <w:tcPr>
                <w:tcW w:w="1020" w:type="dxa"/>
                <w:gridSpan w:val="2"/>
                <w:tcBorders>
                  <w:top w:val="nil"/>
                  <w:left w:val="nil"/>
                  <w:bottom w:val="nil"/>
                  <w:right w:val="nil"/>
                </w:tcBorders>
                <w:noWrap/>
                <w:vAlign w:val="center"/>
                <w:hideMark/>
              </w:tcPr>
            </w:tcPrChange>
          </w:tcPr>
          <w:p w14:paraId="3907109C" w14:textId="77777777" w:rsidR="00740EC2" w:rsidRPr="00740EC2" w:rsidRDefault="00740EC2" w:rsidP="00740EC2">
            <w:pPr>
              <w:spacing w:after="0" w:line="240" w:lineRule="auto"/>
              <w:rPr>
                <w:ins w:id="1096"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0C539AFD" w14:textId="77777777" w:rsidTr="00740EC2">
        <w:trPr>
          <w:trHeight w:val="292"/>
          <w:ins w:id="1097" w:author="Author" w:date="2026-09-29T17:41:00Z"/>
          <w:trPrChange w:id="1098"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099" w:author="Author" w:date="2026-09-29T17:41:00Z" w16du:dateUtc="2026-09-29T22:41:00Z">
              <w:tcPr>
                <w:tcW w:w="2720" w:type="dxa"/>
                <w:tcBorders>
                  <w:top w:val="nil"/>
                  <w:left w:val="nil"/>
                  <w:bottom w:val="nil"/>
                  <w:right w:val="nil"/>
                </w:tcBorders>
                <w:vAlign w:val="center"/>
                <w:hideMark/>
              </w:tcPr>
            </w:tcPrChange>
          </w:tcPr>
          <w:p w14:paraId="435E2AFD" w14:textId="77777777" w:rsidR="00740EC2" w:rsidRPr="00740EC2" w:rsidRDefault="00740EC2" w:rsidP="00740EC2">
            <w:pPr>
              <w:spacing w:after="0" w:line="240" w:lineRule="auto"/>
              <w:rPr>
                <w:ins w:id="110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101" w:author="Author" w:date="2026-09-29T17:41:00Z" w16du:dateUtc="2026-09-29T22:41:00Z">
              <w:tcPr>
                <w:tcW w:w="2240" w:type="dxa"/>
                <w:gridSpan w:val="2"/>
                <w:tcBorders>
                  <w:top w:val="nil"/>
                  <w:left w:val="nil"/>
                  <w:bottom w:val="nil"/>
                  <w:right w:val="nil"/>
                </w:tcBorders>
                <w:vAlign w:val="center"/>
                <w:hideMark/>
              </w:tcPr>
            </w:tcPrChange>
          </w:tcPr>
          <w:p w14:paraId="0EA4071A" w14:textId="77777777" w:rsidR="00740EC2" w:rsidRPr="00740EC2" w:rsidRDefault="00740EC2" w:rsidP="00740EC2">
            <w:pPr>
              <w:spacing w:after="0" w:line="240" w:lineRule="auto"/>
              <w:rPr>
                <w:ins w:id="110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10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All</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leaves</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persistent</w:t>
              </w:r>
              <w:proofErr w:type="spellEnd"/>
            </w:ins>
          </w:p>
        </w:tc>
        <w:tc>
          <w:tcPr>
            <w:tcW w:w="166" w:type="pct"/>
            <w:tcBorders>
              <w:top w:val="nil"/>
              <w:left w:val="nil"/>
              <w:bottom w:val="nil"/>
              <w:right w:val="nil"/>
            </w:tcBorders>
            <w:noWrap/>
            <w:vAlign w:val="center"/>
            <w:hideMark/>
            <w:tcPrChange w:id="1104" w:author="Author" w:date="2026-09-29T17:41:00Z" w16du:dateUtc="2026-09-29T22:41:00Z">
              <w:tcPr>
                <w:tcW w:w="320" w:type="dxa"/>
                <w:tcBorders>
                  <w:top w:val="nil"/>
                  <w:left w:val="nil"/>
                  <w:bottom w:val="nil"/>
                  <w:right w:val="nil"/>
                </w:tcBorders>
                <w:noWrap/>
                <w:vAlign w:val="center"/>
                <w:hideMark/>
              </w:tcPr>
            </w:tcPrChange>
          </w:tcPr>
          <w:p w14:paraId="45B12618" w14:textId="77777777" w:rsidR="00740EC2" w:rsidRPr="00740EC2" w:rsidRDefault="00740EC2" w:rsidP="00740EC2">
            <w:pPr>
              <w:spacing w:after="0" w:line="240" w:lineRule="auto"/>
              <w:rPr>
                <w:ins w:id="110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0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25</w:t>
              </w:r>
            </w:ins>
          </w:p>
        </w:tc>
        <w:tc>
          <w:tcPr>
            <w:tcW w:w="211" w:type="pct"/>
            <w:tcBorders>
              <w:top w:val="nil"/>
              <w:left w:val="nil"/>
              <w:bottom w:val="nil"/>
              <w:right w:val="nil"/>
            </w:tcBorders>
            <w:noWrap/>
            <w:vAlign w:val="center"/>
            <w:hideMark/>
            <w:tcPrChange w:id="1107" w:author="Author" w:date="2026-09-29T17:41:00Z" w16du:dateUtc="2026-09-29T22:41:00Z">
              <w:tcPr>
                <w:tcW w:w="420" w:type="dxa"/>
                <w:tcBorders>
                  <w:top w:val="nil"/>
                  <w:left w:val="nil"/>
                  <w:bottom w:val="nil"/>
                  <w:right w:val="nil"/>
                </w:tcBorders>
                <w:noWrap/>
                <w:vAlign w:val="center"/>
                <w:hideMark/>
              </w:tcPr>
            </w:tcPrChange>
          </w:tcPr>
          <w:p w14:paraId="380F42A8" w14:textId="77777777" w:rsidR="00740EC2" w:rsidRPr="00740EC2" w:rsidRDefault="00740EC2" w:rsidP="00740EC2">
            <w:pPr>
              <w:spacing w:after="0" w:line="240" w:lineRule="auto"/>
              <w:rPr>
                <w:ins w:id="110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0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0.32</w:t>
              </w:r>
            </w:ins>
          </w:p>
        </w:tc>
        <w:tc>
          <w:tcPr>
            <w:tcW w:w="413" w:type="pct"/>
            <w:tcBorders>
              <w:top w:val="nil"/>
              <w:left w:val="nil"/>
              <w:bottom w:val="nil"/>
              <w:right w:val="nil"/>
            </w:tcBorders>
            <w:noWrap/>
            <w:vAlign w:val="center"/>
            <w:hideMark/>
            <w:tcPrChange w:id="1110" w:author="Author" w:date="2026-09-29T17:41:00Z" w16du:dateUtc="2026-09-29T22:41:00Z">
              <w:tcPr>
                <w:tcW w:w="960" w:type="dxa"/>
                <w:gridSpan w:val="3"/>
                <w:tcBorders>
                  <w:top w:val="nil"/>
                  <w:left w:val="nil"/>
                  <w:bottom w:val="nil"/>
                  <w:right w:val="nil"/>
                </w:tcBorders>
                <w:noWrap/>
                <w:vAlign w:val="center"/>
                <w:hideMark/>
              </w:tcPr>
            </w:tcPrChange>
          </w:tcPr>
          <w:p w14:paraId="3C7CFC00" w14:textId="77777777" w:rsidR="00740EC2" w:rsidRPr="00740EC2" w:rsidRDefault="00740EC2" w:rsidP="00740EC2">
            <w:pPr>
              <w:spacing w:after="0" w:line="240" w:lineRule="auto"/>
              <w:rPr>
                <w:ins w:id="111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112" w:author="Author" w:date="2026-09-29T17:41:00Z" w16du:dateUtc="2026-09-29T22:41:00Z">
              <w:tcPr>
                <w:tcW w:w="960" w:type="dxa"/>
                <w:gridSpan w:val="2"/>
                <w:tcBorders>
                  <w:top w:val="nil"/>
                  <w:left w:val="nil"/>
                  <w:bottom w:val="nil"/>
                  <w:right w:val="nil"/>
                </w:tcBorders>
                <w:noWrap/>
                <w:vAlign w:val="center"/>
                <w:hideMark/>
              </w:tcPr>
            </w:tcPrChange>
          </w:tcPr>
          <w:p w14:paraId="21DC6518" w14:textId="77777777" w:rsidR="00740EC2" w:rsidRPr="00740EC2" w:rsidRDefault="00740EC2" w:rsidP="00740EC2">
            <w:pPr>
              <w:spacing w:after="0" w:line="240" w:lineRule="auto"/>
              <w:rPr>
                <w:ins w:id="111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114" w:author="Author" w:date="2026-09-29T17:41:00Z" w16du:dateUtc="2026-09-29T22:41:00Z">
              <w:tcPr>
                <w:tcW w:w="960" w:type="dxa"/>
                <w:gridSpan w:val="2"/>
                <w:tcBorders>
                  <w:top w:val="nil"/>
                  <w:left w:val="nil"/>
                  <w:bottom w:val="nil"/>
                  <w:right w:val="nil"/>
                </w:tcBorders>
                <w:noWrap/>
                <w:vAlign w:val="center"/>
                <w:hideMark/>
              </w:tcPr>
            </w:tcPrChange>
          </w:tcPr>
          <w:p w14:paraId="1F1EFC13" w14:textId="77777777" w:rsidR="00740EC2" w:rsidRPr="00740EC2" w:rsidRDefault="00740EC2" w:rsidP="00740EC2">
            <w:pPr>
              <w:spacing w:after="0" w:line="240" w:lineRule="auto"/>
              <w:rPr>
                <w:ins w:id="111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116" w:author="Author" w:date="2026-09-29T17:41:00Z" w16du:dateUtc="2026-09-29T22:41:00Z">
              <w:tcPr>
                <w:tcW w:w="1060" w:type="dxa"/>
                <w:gridSpan w:val="2"/>
                <w:tcBorders>
                  <w:top w:val="nil"/>
                  <w:left w:val="nil"/>
                  <w:bottom w:val="nil"/>
                  <w:right w:val="nil"/>
                </w:tcBorders>
                <w:noWrap/>
                <w:vAlign w:val="center"/>
                <w:hideMark/>
              </w:tcPr>
            </w:tcPrChange>
          </w:tcPr>
          <w:p w14:paraId="02B91AC8" w14:textId="77777777" w:rsidR="00740EC2" w:rsidRPr="00740EC2" w:rsidRDefault="00740EC2" w:rsidP="00740EC2">
            <w:pPr>
              <w:spacing w:after="0" w:line="240" w:lineRule="auto"/>
              <w:rPr>
                <w:ins w:id="111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118" w:author="Author" w:date="2026-09-29T17:41:00Z" w16du:dateUtc="2026-09-29T22:41:00Z">
              <w:tcPr>
                <w:tcW w:w="960" w:type="dxa"/>
                <w:gridSpan w:val="2"/>
                <w:tcBorders>
                  <w:top w:val="nil"/>
                  <w:left w:val="nil"/>
                  <w:bottom w:val="nil"/>
                  <w:right w:val="nil"/>
                </w:tcBorders>
                <w:noWrap/>
                <w:vAlign w:val="center"/>
                <w:hideMark/>
              </w:tcPr>
            </w:tcPrChange>
          </w:tcPr>
          <w:p w14:paraId="12450EC6" w14:textId="77777777" w:rsidR="00740EC2" w:rsidRPr="00740EC2" w:rsidRDefault="00740EC2" w:rsidP="00740EC2">
            <w:pPr>
              <w:spacing w:after="0" w:line="240" w:lineRule="auto"/>
              <w:rPr>
                <w:ins w:id="111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120" w:author="Author" w:date="2026-09-29T17:41:00Z" w16du:dateUtc="2026-09-29T22:41:00Z">
              <w:tcPr>
                <w:tcW w:w="1020" w:type="dxa"/>
                <w:gridSpan w:val="2"/>
                <w:tcBorders>
                  <w:top w:val="nil"/>
                  <w:left w:val="nil"/>
                  <w:bottom w:val="nil"/>
                  <w:right w:val="nil"/>
                </w:tcBorders>
                <w:noWrap/>
                <w:vAlign w:val="center"/>
                <w:hideMark/>
              </w:tcPr>
            </w:tcPrChange>
          </w:tcPr>
          <w:p w14:paraId="7E548A89" w14:textId="77777777" w:rsidR="00740EC2" w:rsidRPr="00740EC2" w:rsidRDefault="00740EC2" w:rsidP="00740EC2">
            <w:pPr>
              <w:spacing w:after="0" w:line="240" w:lineRule="auto"/>
              <w:rPr>
                <w:ins w:id="1121"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4F12C045" w14:textId="77777777" w:rsidTr="00740EC2">
        <w:trPr>
          <w:trHeight w:val="292"/>
          <w:ins w:id="1122" w:author="Author" w:date="2026-09-29T17:41:00Z"/>
          <w:trPrChange w:id="1123"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124" w:author="Author" w:date="2026-09-29T17:41:00Z" w16du:dateUtc="2026-09-29T22:41:00Z">
              <w:tcPr>
                <w:tcW w:w="2720" w:type="dxa"/>
                <w:tcBorders>
                  <w:top w:val="nil"/>
                  <w:left w:val="nil"/>
                  <w:bottom w:val="nil"/>
                  <w:right w:val="nil"/>
                </w:tcBorders>
                <w:vAlign w:val="center"/>
                <w:hideMark/>
              </w:tcPr>
            </w:tcPrChange>
          </w:tcPr>
          <w:p w14:paraId="7E6DA111" w14:textId="77777777" w:rsidR="00740EC2" w:rsidRPr="00740EC2" w:rsidRDefault="00740EC2" w:rsidP="00740EC2">
            <w:pPr>
              <w:spacing w:after="0" w:line="240" w:lineRule="auto"/>
              <w:rPr>
                <w:ins w:id="112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2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Dry </w:t>
              </w:r>
              <w:proofErr w:type="spellStart"/>
              <w:r w:rsidRPr="00740EC2">
                <w:rPr>
                  <w:rFonts w:ascii="Times New Roman" w:eastAsia="Times New Roman" w:hAnsi="Times New Roman" w:cs="Times New Roman"/>
                  <w:color w:val="000000"/>
                  <w:kern w:val="0"/>
                  <w:sz w:val="20"/>
                  <w:szCs w:val="20"/>
                  <w:lang w:val="es-PE" w:eastAsia="es-PE"/>
                  <w14:ligatures w14:val="none"/>
                </w:rPr>
                <w:t>pod</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color</w:t>
              </w:r>
            </w:ins>
          </w:p>
        </w:tc>
        <w:tc>
          <w:tcPr>
            <w:tcW w:w="941" w:type="pct"/>
            <w:tcBorders>
              <w:top w:val="nil"/>
              <w:left w:val="nil"/>
              <w:bottom w:val="nil"/>
              <w:right w:val="nil"/>
            </w:tcBorders>
            <w:vAlign w:val="center"/>
            <w:hideMark/>
            <w:tcPrChange w:id="1127" w:author="Author" w:date="2026-09-29T17:41:00Z" w16du:dateUtc="2026-09-29T22:41:00Z">
              <w:tcPr>
                <w:tcW w:w="2240" w:type="dxa"/>
                <w:gridSpan w:val="2"/>
                <w:tcBorders>
                  <w:top w:val="nil"/>
                  <w:left w:val="nil"/>
                  <w:bottom w:val="nil"/>
                  <w:right w:val="nil"/>
                </w:tcBorders>
                <w:vAlign w:val="center"/>
                <w:hideMark/>
              </w:tcPr>
            </w:tcPrChange>
          </w:tcPr>
          <w:p w14:paraId="4EC8FC1D" w14:textId="77777777" w:rsidR="00740EC2" w:rsidRPr="00740EC2" w:rsidRDefault="00740EC2" w:rsidP="00740EC2">
            <w:pPr>
              <w:spacing w:after="0" w:line="240" w:lineRule="auto"/>
              <w:rPr>
                <w:ins w:id="112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2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Pale </w:t>
              </w:r>
              <w:proofErr w:type="spellStart"/>
              <w:r w:rsidRPr="00740EC2">
                <w:rPr>
                  <w:rFonts w:ascii="Times New Roman" w:eastAsia="Times New Roman" w:hAnsi="Times New Roman" w:cs="Times New Roman"/>
                  <w:color w:val="000000"/>
                  <w:kern w:val="0"/>
                  <w:sz w:val="20"/>
                  <w:szCs w:val="20"/>
                  <w:lang w:val="es-PE" w:eastAsia="es-PE"/>
                  <w14:ligatures w14:val="none"/>
                </w:rPr>
                <w:t>yellow</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to</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white</w:t>
              </w:r>
              <w:proofErr w:type="spellEnd"/>
            </w:ins>
          </w:p>
        </w:tc>
        <w:tc>
          <w:tcPr>
            <w:tcW w:w="166" w:type="pct"/>
            <w:tcBorders>
              <w:top w:val="nil"/>
              <w:left w:val="nil"/>
              <w:bottom w:val="nil"/>
              <w:right w:val="nil"/>
            </w:tcBorders>
            <w:noWrap/>
            <w:vAlign w:val="center"/>
            <w:hideMark/>
            <w:tcPrChange w:id="1130" w:author="Author" w:date="2026-09-29T17:41:00Z" w16du:dateUtc="2026-09-29T22:41:00Z">
              <w:tcPr>
                <w:tcW w:w="320" w:type="dxa"/>
                <w:tcBorders>
                  <w:top w:val="nil"/>
                  <w:left w:val="nil"/>
                  <w:bottom w:val="nil"/>
                  <w:right w:val="nil"/>
                </w:tcBorders>
                <w:noWrap/>
                <w:vAlign w:val="center"/>
                <w:hideMark/>
              </w:tcPr>
            </w:tcPrChange>
          </w:tcPr>
          <w:p w14:paraId="0F7CD6F4" w14:textId="77777777" w:rsidR="00740EC2" w:rsidRPr="00740EC2" w:rsidRDefault="00740EC2" w:rsidP="00740EC2">
            <w:pPr>
              <w:spacing w:after="0" w:line="240" w:lineRule="auto"/>
              <w:rPr>
                <w:ins w:id="113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3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w:t>
              </w:r>
            </w:ins>
          </w:p>
        </w:tc>
        <w:tc>
          <w:tcPr>
            <w:tcW w:w="211" w:type="pct"/>
            <w:tcBorders>
              <w:top w:val="nil"/>
              <w:left w:val="nil"/>
              <w:bottom w:val="nil"/>
              <w:right w:val="nil"/>
            </w:tcBorders>
            <w:noWrap/>
            <w:vAlign w:val="center"/>
            <w:hideMark/>
            <w:tcPrChange w:id="1133" w:author="Author" w:date="2026-09-29T17:41:00Z" w16du:dateUtc="2026-09-29T22:41:00Z">
              <w:tcPr>
                <w:tcW w:w="420" w:type="dxa"/>
                <w:tcBorders>
                  <w:top w:val="nil"/>
                  <w:left w:val="nil"/>
                  <w:bottom w:val="nil"/>
                  <w:right w:val="nil"/>
                </w:tcBorders>
                <w:noWrap/>
                <w:vAlign w:val="center"/>
                <w:hideMark/>
              </w:tcPr>
            </w:tcPrChange>
          </w:tcPr>
          <w:p w14:paraId="434F1021" w14:textId="77777777" w:rsidR="00740EC2" w:rsidRPr="00740EC2" w:rsidRDefault="00740EC2" w:rsidP="00740EC2">
            <w:pPr>
              <w:spacing w:after="0" w:line="240" w:lineRule="auto"/>
              <w:rPr>
                <w:ins w:id="113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3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0.04</w:t>
              </w:r>
            </w:ins>
          </w:p>
        </w:tc>
        <w:tc>
          <w:tcPr>
            <w:tcW w:w="413" w:type="pct"/>
            <w:tcBorders>
              <w:top w:val="nil"/>
              <w:left w:val="nil"/>
              <w:bottom w:val="nil"/>
              <w:right w:val="nil"/>
            </w:tcBorders>
            <w:noWrap/>
            <w:vAlign w:val="center"/>
            <w:hideMark/>
            <w:tcPrChange w:id="1136" w:author="Author" w:date="2026-09-29T17:41:00Z" w16du:dateUtc="2026-09-29T22:41:00Z">
              <w:tcPr>
                <w:tcW w:w="960" w:type="dxa"/>
                <w:gridSpan w:val="3"/>
                <w:tcBorders>
                  <w:top w:val="nil"/>
                  <w:left w:val="nil"/>
                  <w:bottom w:val="nil"/>
                  <w:right w:val="nil"/>
                </w:tcBorders>
                <w:noWrap/>
                <w:vAlign w:val="center"/>
                <w:hideMark/>
              </w:tcPr>
            </w:tcPrChange>
          </w:tcPr>
          <w:p w14:paraId="4B2A9263" w14:textId="77777777" w:rsidR="00740EC2" w:rsidRPr="00740EC2" w:rsidRDefault="00740EC2" w:rsidP="00740EC2">
            <w:pPr>
              <w:spacing w:after="0" w:line="240" w:lineRule="auto"/>
              <w:rPr>
                <w:ins w:id="113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3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5</w:t>
              </w:r>
            </w:ins>
          </w:p>
        </w:tc>
        <w:tc>
          <w:tcPr>
            <w:tcW w:w="413" w:type="pct"/>
            <w:tcBorders>
              <w:top w:val="nil"/>
              <w:left w:val="nil"/>
              <w:bottom w:val="nil"/>
              <w:right w:val="nil"/>
            </w:tcBorders>
            <w:noWrap/>
            <w:vAlign w:val="center"/>
            <w:hideMark/>
            <w:tcPrChange w:id="1139" w:author="Author" w:date="2026-09-29T17:41:00Z" w16du:dateUtc="2026-09-29T22:41:00Z">
              <w:tcPr>
                <w:tcW w:w="960" w:type="dxa"/>
                <w:gridSpan w:val="2"/>
                <w:tcBorders>
                  <w:top w:val="nil"/>
                  <w:left w:val="nil"/>
                  <w:bottom w:val="nil"/>
                  <w:right w:val="nil"/>
                </w:tcBorders>
                <w:noWrap/>
                <w:vAlign w:val="center"/>
                <w:hideMark/>
              </w:tcPr>
            </w:tcPrChange>
          </w:tcPr>
          <w:p w14:paraId="3B3EB5FC" w14:textId="77777777" w:rsidR="00740EC2" w:rsidRPr="00740EC2" w:rsidRDefault="00740EC2" w:rsidP="00740EC2">
            <w:pPr>
              <w:spacing w:after="0" w:line="240" w:lineRule="auto"/>
              <w:rPr>
                <w:ins w:id="114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4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2.17</w:t>
              </w:r>
            </w:ins>
          </w:p>
        </w:tc>
        <w:tc>
          <w:tcPr>
            <w:tcW w:w="413" w:type="pct"/>
            <w:tcBorders>
              <w:top w:val="nil"/>
              <w:left w:val="nil"/>
              <w:bottom w:val="nil"/>
              <w:right w:val="nil"/>
            </w:tcBorders>
            <w:noWrap/>
            <w:vAlign w:val="center"/>
            <w:hideMark/>
            <w:tcPrChange w:id="1142" w:author="Author" w:date="2026-09-29T17:41:00Z" w16du:dateUtc="2026-09-29T22:41:00Z">
              <w:tcPr>
                <w:tcW w:w="960" w:type="dxa"/>
                <w:gridSpan w:val="2"/>
                <w:tcBorders>
                  <w:top w:val="nil"/>
                  <w:left w:val="nil"/>
                  <w:bottom w:val="nil"/>
                  <w:right w:val="nil"/>
                </w:tcBorders>
                <w:noWrap/>
                <w:vAlign w:val="center"/>
                <w:hideMark/>
              </w:tcPr>
            </w:tcPrChange>
          </w:tcPr>
          <w:p w14:paraId="6FD84C1A" w14:textId="77777777" w:rsidR="00740EC2" w:rsidRPr="00740EC2" w:rsidRDefault="00740EC2" w:rsidP="00740EC2">
            <w:pPr>
              <w:spacing w:after="0" w:line="240" w:lineRule="auto"/>
              <w:rPr>
                <w:ins w:id="114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4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0.54 ± 0.06</w:t>
              </w:r>
            </w:ins>
          </w:p>
        </w:tc>
        <w:tc>
          <w:tcPr>
            <w:tcW w:w="456" w:type="pct"/>
            <w:tcBorders>
              <w:top w:val="nil"/>
              <w:left w:val="nil"/>
              <w:bottom w:val="nil"/>
              <w:right w:val="nil"/>
            </w:tcBorders>
            <w:noWrap/>
            <w:vAlign w:val="center"/>
            <w:hideMark/>
            <w:tcPrChange w:id="1145" w:author="Author" w:date="2026-09-29T17:41:00Z" w16du:dateUtc="2026-09-29T22:41:00Z">
              <w:tcPr>
                <w:tcW w:w="1060" w:type="dxa"/>
                <w:gridSpan w:val="2"/>
                <w:tcBorders>
                  <w:top w:val="nil"/>
                  <w:left w:val="nil"/>
                  <w:bottom w:val="nil"/>
                  <w:right w:val="nil"/>
                </w:tcBorders>
                <w:noWrap/>
                <w:vAlign w:val="center"/>
                <w:hideMark/>
              </w:tcPr>
            </w:tcPrChange>
          </w:tcPr>
          <w:p w14:paraId="57EC6D31" w14:textId="77777777" w:rsidR="00740EC2" w:rsidRPr="00740EC2" w:rsidRDefault="00740EC2" w:rsidP="00740EC2">
            <w:pPr>
              <w:spacing w:after="0" w:line="240" w:lineRule="auto"/>
              <w:rPr>
                <w:ins w:id="114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4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0.42–0.63</w:t>
              </w:r>
            </w:ins>
          </w:p>
        </w:tc>
        <w:tc>
          <w:tcPr>
            <w:tcW w:w="413" w:type="pct"/>
            <w:tcBorders>
              <w:top w:val="nil"/>
              <w:left w:val="nil"/>
              <w:bottom w:val="nil"/>
              <w:right w:val="nil"/>
            </w:tcBorders>
            <w:noWrap/>
            <w:vAlign w:val="center"/>
            <w:hideMark/>
            <w:tcPrChange w:id="1148" w:author="Author" w:date="2026-09-29T17:41:00Z" w16du:dateUtc="2026-09-29T22:41:00Z">
              <w:tcPr>
                <w:tcW w:w="960" w:type="dxa"/>
                <w:gridSpan w:val="2"/>
                <w:tcBorders>
                  <w:top w:val="nil"/>
                  <w:left w:val="nil"/>
                  <w:bottom w:val="nil"/>
                  <w:right w:val="nil"/>
                </w:tcBorders>
                <w:noWrap/>
                <w:vAlign w:val="center"/>
                <w:hideMark/>
              </w:tcPr>
            </w:tcPrChange>
          </w:tcPr>
          <w:p w14:paraId="2425D26F" w14:textId="77777777" w:rsidR="00740EC2" w:rsidRPr="00740EC2" w:rsidRDefault="00740EC2" w:rsidP="00740EC2">
            <w:pPr>
              <w:spacing w:after="0" w:line="240" w:lineRule="auto"/>
              <w:rPr>
                <w:ins w:id="114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5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1.05 ± 0.11</w:t>
              </w:r>
            </w:ins>
          </w:p>
        </w:tc>
        <w:tc>
          <w:tcPr>
            <w:tcW w:w="439" w:type="pct"/>
            <w:tcBorders>
              <w:top w:val="nil"/>
              <w:left w:val="nil"/>
              <w:bottom w:val="nil"/>
              <w:right w:val="nil"/>
            </w:tcBorders>
            <w:noWrap/>
            <w:vAlign w:val="center"/>
            <w:hideMark/>
            <w:tcPrChange w:id="1151" w:author="Author" w:date="2026-09-29T17:41:00Z" w16du:dateUtc="2026-09-29T22:41:00Z">
              <w:tcPr>
                <w:tcW w:w="1020" w:type="dxa"/>
                <w:gridSpan w:val="2"/>
                <w:tcBorders>
                  <w:top w:val="nil"/>
                  <w:left w:val="nil"/>
                  <w:bottom w:val="nil"/>
                  <w:right w:val="nil"/>
                </w:tcBorders>
                <w:noWrap/>
                <w:vAlign w:val="center"/>
                <w:hideMark/>
              </w:tcPr>
            </w:tcPrChange>
          </w:tcPr>
          <w:p w14:paraId="5A06B9CC" w14:textId="77777777" w:rsidR="00740EC2" w:rsidRPr="00740EC2" w:rsidRDefault="00740EC2" w:rsidP="00740EC2">
            <w:pPr>
              <w:spacing w:after="0" w:line="240" w:lineRule="auto"/>
              <w:rPr>
                <w:ins w:id="115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5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0.81–1.22</w:t>
              </w:r>
            </w:ins>
          </w:p>
        </w:tc>
      </w:tr>
      <w:tr w:rsidR="00740EC2" w:rsidRPr="00740EC2" w14:paraId="01CC3618" w14:textId="77777777" w:rsidTr="00740EC2">
        <w:trPr>
          <w:trHeight w:val="292"/>
          <w:ins w:id="1154" w:author="Author" w:date="2026-09-29T17:41:00Z"/>
          <w:trPrChange w:id="1155"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156" w:author="Author" w:date="2026-09-29T17:41:00Z" w16du:dateUtc="2026-09-29T22:41:00Z">
              <w:tcPr>
                <w:tcW w:w="2720" w:type="dxa"/>
                <w:tcBorders>
                  <w:top w:val="nil"/>
                  <w:left w:val="nil"/>
                  <w:bottom w:val="nil"/>
                  <w:right w:val="nil"/>
                </w:tcBorders>
                <w:vAlign w:val="center"/>
                <w:hideMark/>
              </w:tcPr>
            </w:tcPrChange>
          </w:tcPr>
          <w:p w14:paraId="1D66E5E5" w14:textId="77777777" w:rsidR="00740EC2" w:rsidRPr="00740EC2" w:rsidRDefault="00740EC2" w:rsidP="00740EC2">
            <w:pPr>
              <w:spacing w:after="0" w:line="240" w:lineRule="auto"/>
              <w:rPr>
                <w:ins w:id="115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1158" w:author="Author" w:date="2026-09-29T17:41:00Z" w16du:dateUtc="2026-09-29T22:41:00Z">
              <w:tcPr>
                <w:tcW w:w="2240" w:type="dxa"/>
                <w:gridSpan w:val="2"/>
                <w:tcBorders>
                  <w:top w:val="nil"/>
                  <w:left w:val="nil"/>
                  <w:bottom w:val="nil"/>
                  <w:right w:val="nil"/>
                </w:tcBorders>
                <w:vAlign w:val="center"/>
                <w:hideMark/>
              </w:tcPr>
            </w:tcPrChange>
          </w:tcPr>
          <w:p w14:paraId="0F8E38F8" w14:textId="77777777" w:rsidR="00740EC2" w:rsidRPr="00740EC2" w:rsidRDefault="00740EC2" w:rsidP="00740EC2">
            <w:pPr>
              <w:spacing w:after="0" w:line="240" w:lineRule="auto"/>
              <w:rPr>
                <w:ins w:id="115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6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Beige</w:t>
              </w:r>
            </w:ins>
          </w:p>
        </w:tc>
        <w:tc>
          <w:tcPr>
            <w:tcW w:w="166" w:type="pct"/>
            <w:tcBorders>
              <w:top w:val="nil"/>
              <w:left w:val="nil"/>
              <w:bottom w:val="nil"/>
              <w:right w:val="nil"/>
            </w:tcBorders>
            <w:noWrap/>
            <w:vAlign w:val="center"/>
            <w:hideMark/>
            <w:tcPrChange w:id="1161" w:author="Author" w:date="2026-09-29T17:41:00Z" w16du:dateUtc="2026-09-29T22:41:00Z">
              <w:tcPr>
                <w:tcW w:w="320" w:type="dxa"/>
                <w:tcBorders>
                  <w:top w:val="nil"/>
                  <w:left w:val="nil"/>
                  <w:bottom w:val="nil"/>
                  <w:right w:val="nil"/>
                </w:tcBorders>
                <w:noWrap/>
                <w:vAlign w:val="center"/>
                <w:hideMark/>
              </w:tcPr>
            </w:tcPrChange>
          </w:tcPr>
          <w:p w14:paraId="5E2C2D1A" w14:textId="77777777" w:rsidR="00740EC2" w:rsidRPr="00740EC2" w:rsidRDefault="00740EC2" w:rsidP="00740EC2">
            <w:pPr>
              <w:spacing w:after="0" w:line="240" w:lineRule="auto"/>
              <w:rPr>
                <w:ins w:id="116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6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8</w:t>
              </w:r>
            </w:ins>
          </w:p>
        </w:tc>
        <w:tc>
          <w:tcPr>
            <w:tcW w:w="211" w:type="pct"/>
            <w:tcBorders>
              <w:top w:val="nil"/>
              <w:left w:val="nil"/>
              <w:bottom w:val="nil"/>
              <w:right w:val="nil"/>
            </w:tcBorders>
            <w:noWrap/>
            <w:vAlign w:val="center"/>
            <w:hideMark/>
            <w:tcPrChange w:id="1164" w:author="Author" w:date="2026-09-29T17:41:00Z" w16du:dateUtc="2026-09-29T22:41:00Z">
              <w:tcPr>
                <w:tcW w:w="420" w:type="dxa"/>
                <w:tcBorders>
                  <w:top w:val="nil"/>
                  <w:left w:val="nil"/>
                  <w:bottom w:val="nil"/>
                  <w:right w:val="nil"/>
                </w:tcBorders>
                <w:noWrap/>
                <w:vAlign w:val="center"/>
                <w:hideMark/>
              </w:tcPr>
            </w:tcPrChange>
          </w:tcPr>
          <w:p w14:paraId="5FCB2253" w14:textId="77777777" w:rsidR="00740EC2" w:rsidRPr="00740EC2" w:rsidRDefault="00740EC2" w:rsidP="00740EC2">
            <w:pPr>
              <w:spacing w:after="0" w:line="240" w:lineRule="auto"/>
              <w:rPr>
                <w:ins w:id="116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6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0.10</w:t>
              </w:r>
            </w:ins>
          </w:p>
        </w:tc>
        <w:tc>
          <w:tcPr>
            <w:tcW w:w="413" w:type="pct"/>
            <w:tcBorders>
              <w:top w:val="nil"/>
              <w:left w:val="nil"/>
              <w:bottom w:val="nil"/>
              <w:right w:val="nil"/>
            </w:tcBorders>
            <w:noWrap/>
            <w:vAlign w:val="center"/>
            <w:hideMark/>
            <w:tcPrChange w:id="1167" w:author="Author" w:date="2026-09-29T17:41:00Z" w16du:dateUtc="2026-09-29T22:41:00Z">
              <w:tcPr>
                <w:tcW w:w="960" w:type="dxa"/>
                <w:gridSpan w:val="3"/>
                <w:tcBorders>
                  <w:top w:val="nil"/>
                  <w:left w:val="nil"/>
                  <w:bottom w:val="nil"/>
                  <w:right w:val="nil"/>
                </w:tcBorders>
                <w:noWrap/>
                <w:vAlign w:val="center"/>
                <w:hideMark/>
              </w:tcPr>
            </w:tcPrChange>
          </w:tcPr>
          <w:p w14:paraId="0EF0A8DD" w14:textId="77777777" w:rsidR="00740EC2" w:rsidRPr="00740EC2" w:rsidRDefault="00740EC2" w:rsidP="00740EC2">
            <w:pPr>
              <w:spacing w:after="0" w:line="240" w:lineRule="auto"/>
              <w:rPr>
                <w:ins w:id="116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169" w:author="Author" w:date="2026-09-29T17:41:00Z" w16du:dateUtc="2026-09-29T22:41:00Z">
              <w:tcPr>
                <w:tcW w:w="960" w:type="dxa"/>
                <w:gridSpan w:val="2"/>
                <w:tcBorders>
                  <w:top w:val="nil"/>
                  <w:left w:val="nil"/>
                  <w:bottom w:val="nil"/>
                  <w:right w:val="nil"/>
                </w:tcBorders>
                <w:noWrap/>
                <w:vAlign w:val="center"/>
                <w:hideMark/>
              </w:tcPr>
            </w:tcPrChange>
          </w:tcPr>
          <w:p w14:paraId="418AF08A" w14:textId="77777777" w:rsidR="00740EC2" w:rsidRPr="00740EC2" w:rsidRDefault="00740EC2" w:rsidP="00740EC2">
            <w:pPr>
              <w:spacing w:after="0" w:line="240" w:lineRule="auto"/>
              <w:rPr>
                <w:ins w:id="117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171" w:author="Author" w:date="2026-09-29T17:41:00Z" w16du:dateUtc="2026-09-29T22:41:00Z">
              <w:tcPr>
                <w:tcW w:w="960" w:type="dxa"/>
                <w:gridSpan w:val="2"/>
                <w:tcBorders>
                  <w:top w:val="nil"/>
                  <w:left w:val="nil"/>
                  <w:bottom w:val="nil"/>
                  <w:right w:val="nil"/>
                </w:tcBorders>
                <w:noWrap/>
                <w:vAlign w:val="center"/>
                <w:hideMark/>
              </w:tcPr>
            </w:tcPrChange>
          </w:tcPr>
          <w:p w14:paraId="0A3AB833" w14:textId="77777777" w:rsidR="00740EC2" w:rsidRPr="00740EC2" w:rsidRDefault="00740EC2" w:rsidP="00740EC2">
            <w:pPr>
              <w:spacing w:after="0" w:line="240" w:lineRule="auto"/>
              <w:rPr>
                <w:ins w:id="117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173" w:author="Author" w:date="2026-09-29T17:41:00Z" w16du:dateUtc="2026-09-29T22:41:00Z">
              <w:tcPr>
                <w:tcW w:w="1060" w:type="dxa"/>
                <w:gridSpan w:val="2"/>
                <w:tcBorders>
                  <w:top w:val="nil"/>
                  <w:left w:val="nil"/>
                  <w:bottom w:val="nil"/>
                  <w:right w:val="nil"/>
                </w:tcBorders>
                <w:noWrap/>
                <w:vAlign w:val="center"/>
                <w:hideMark/>
              </w:tcPr>
            </w:tcPrChange>
          </w:tcPr>
          <w:p w14:paraId="09B93CBF" w14:textId="77777777" w:rsidR="00740EC2" w:rsidRPr="00740EC2" w:rsidRDefault="00740EC2" w:rsidP="00740EC2">
            <w:pPr>
              <w:spacing w:after="0" w:line="240" w:lineRule="auto"/>
              <w:rPr>
                <w:ins w:id="117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175" w:author="Author" w:date="2026-09-29T17:41:00Z" w16du:dateUtc="2026-09-29T22:41:00Z">
              <w:tcPr>
                <w:tcW w:w="960" w:type="dxa"/>
                <w:gridSpan w:val="2"/>
                <w:tcBorders>
                  <w:top w:val="nil"/>
                  <w:left w:val="nil"/>
                  <w:bottom w:val="nil"/>
                  <w:right w:val="nil"/>
                </w:tcBorders>
                <w:noWrap/>
                <w:vAlign w:val="center"/>
                <w:hideMark/>
              </w:tcPr>
            </w:tcPrChange>
          </w:tcPr>
          <w:p w14:paraId="225C120D" w14:textId="77777777" w:rsidR="00740EC2" w:rsidRPr="00740EC2" w:rsidRDefault="00740EC2" w:rsidP="00740EC2">
            <w:pPr>
              <w:spacing w:after="0" w:line="240" w:lineRule="auto"/>
              <w:rPr>
                <w:ins w:id="117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177" w:author="Author" w:date="2026-09-29T17:41:00Z" w16du:dateUtc="2026-09-29T22:41:00Z">
              <w:tcPr>
                <w:tcW w:w="1020" w:type="dxa"/>
                <w:gridSpan w:val="2"/>
                <w:tcBorders>
                  <w:top w:val="nil"/>
                  <w:left w:val="nil"/>
                  <w:bottom w:val="nil"/>
                  <w:right w:val="nil"/>
                </w:tcBorders>
                <w:noWrap/>
                <w:vAlign w:val="center"/>
                <w:hideMark/>
              </w:tcPr>
            </w:tcPrChange>
          </w:tcPr>
          <w:p w14:paraId="412D4C12" w14:textId="77777777" w:rsidR="00740EC2" w:rsidRPr="00740EC2" w:rsidRDefault="00740EC2" w:rsidP="00740EC2">
            <w:pPr>
              <w:spacing w:after="0" w:line="240" w:lineRule="auto"/>
              <w:rPr>
                <w:ins w:id="1178"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004AE1C6" w14:textId="77777777" w:rsidTr="00740EC2">
        <w:trPr>
          <w:trHeight w:val="515"/>
          <w:ins w:id="1179" w:author="Author" w:date="2026-09-29T17:41:00Z"/>
          <w:trPrChange w:id="1180" w:author="Author" w:date="2026-09-29T17:41:00Z" w16du:dateUtc="2026-09-29T22:41:00Z">
            <w:trPr>
              <w:gridAfter w:val="2"/>
              <w:trHeight w:val="515"/>
            </w:trPr>
          </w:trPrChange>
        </w:trPr>
        <w:tc>
          <w:tcPr>
            <w:tcW w:w="1136" w:type="pct"/>
            <w:tcBorders>
              <w:top w:val="nil"/>
              <w:left w:val="nil"/>
              <w:bottom w:val="nil"/>
              <w:right w:val="nil"/>
            </w:tcBorders>
            <w:vAlign w:val="center"/>
            <w:hideMark/>
            <w:tcPrChange w:id="1181" w:author="Author" w:date="2026-09-29T17:41:00Z" w16du:dateUtc="2026-09-29T22:41:00Z">
              <w:tcPr>
                <w:tcW w:w="2720" w:type="dxa"/>
                <w:tcBorders>
                  <w:top w:val="nil"/>
                  <w:left w:val="nil"/>
                  <w:bottom w:val="nil"/>
                  <w:right w:val="nil"/>
                </w:tcBorders>
                <w:vAlign w:val="center"/>
                <w:hideMark/>
              </w:tcPr>
            </w:tcPrChange>
          </w:tcPr>
          <w:p w14:paraId="1243EB3F" w14:textId="77777777" w:rsidR="00740EC2" w:rsidRPr="00740EC2" w:rsidRDefault="00740EC2" w:rsidP="00740EC2">
            <w:pPr>
              <w:spacing w:after="0" w:line="240" w:lineRule="auto"/>
              <w:rPr>
                <w:ins w:id="118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183" w:author="Author" w:date="2026-09-29T17:41:00Z" w16du:dateUtc="2026-09-29T22:41:00Z">
              <w:tcPr>
                <w:tcW w:w="2240" w:type="dxa"/>
                <w:gridSpan w:val="2"/>
                <w:tcBorders>
                  <w:top w:val="nil"/>
                  <w:left w:val="nil"/>
                  <w:bottom w:val="nil"/>
                  <w:right w:val="nil"/>
                </w:tcBorders>
                <w:vAlign w:val="center"/>
                <w:hideMark/>
              </w:tcPr>
            </w:tcPrChange>
          </w:tcPr>
          <w:p w14:paraId="52A49007" w14:textId="77777777" w:rsidR="00740EC2" w:rsidRPr="00740EC2" w:rsidRDefault="00740EC2" w:rsidP="00740EC2">
            <w:pPr>
              <w:spacing w:after="0" w:line="240" w:lineRule="auto"/>
              <w:rPr>
                <w:ins w:id="118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8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Cream </w:t>
              </w:r>
              <w:proofErr w:type="spellStart"/>
              <w:r w:rsidRPr="00740EC2">
                <w:rPr>
                  <w:rFonts w:ascii="Times New Roman" w:eastAsia="Times New Roman" w:hAnsi="Times New Roman" w:cs="Times New Roman"/>
                  <w:color w:val="000000"/>
                  <w:kern w:val="0"/>
                  <w:sz w:val="20"/>
                  <w:szCs w:val="20"/>
                  <w:lang w:val="es-PE" w:eastAsia="es-PE"/>
                  <w14:ligatures w14:val="none"/>
                </w:rPr>
                <w:t>with</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purple</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pigment</w:t>
              </w:r>
              <w:proofErr w:type="spellEnd"/>
            </w:ins>
          </w:p>
        </w:tc>
        <w:tc>
          <w:tcPr>
            <w:tcW w:w="166" w:type="pct"/>
            <w:tcBorders>
              <w:top w:val="nil"/>
              <w:left w:val="nil"/>
              <w:bottom w:val="nil"/>
              <w:right w:val="nil"/>
            </w:tcBorders>
            <w:noWrap/>
            <w:vAlign w:val="center"/>
            <w:hideMark/>
            <w:tcPrChange w:id="1186" w:author="Author" w:date="2026-09-29T17:41:00Z" w16du:dateUtc="2026-09-29T22:41:00Z">
              <w:tcPr>
                <w:tcW w:w="320" w:type="dxa"/>
                <w:tcBorders>
                  <w:top w:val="nil"/>
                  <w:left w:val="nil"/>
                  <w:bottom w:val="nil"/>
                  <w:right w:val="nil"/>
                </w:tcBorders>
                <w:noWrap/>
                <w:vAlign w:val="center"/>
                <w:hideMark/>
              </w:tcPr>
            </w:tcPrChange>
          </w:tcPr>
          <w:p w14:paraId="0E36399B" w14:textId="77777777" w:rsidR="00740EC2" w:rsidRPr="00740EC2" w:rsidRDefault="00740EC2" w:rsidP="00740EC2">
            <w:pPr>
              <w:spacing w:after="0" w:line="240" w:lineRule="auto"/>
              <w:rPr>
                <w:ins w:id="118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8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15</w:t>
              </w:r>
            </w:ins>
          </w:p>
        </w:tc>
        <w:tc>
          <w:tcPr>
            <w:tcW w:w="211" w:type="pct"/>
            <w:tcBorders>
              <w:top w:val="nil"/>
              <w:left w:val="nil"/>
              <w:bottom w:val="nil"/>
              <w:right w:val="nil"/>
            </w:tcBorders>
            <w:noWrap/>
            <w:vAlign w:val="center"/>
            <w:hideMark/>
            <w:tcPrChange w:id="1189" w:author="Author" w:date="2026-09-29T17:41:00Z" w16du:dateUtc="2026-09-29T22:41:00Z">
              <w:tcPr>
                <w:tcW w:w="420" w:type="dxa"/>
                <w:tcBorders>
                  <w:top w:val="nil"/>
                  <w:left w:val="nil"/>
                  <w:bottom w:val="nil"/>
                  <w:right w:val="nil"/>
                </w:tcBorders>
                <w:noWrap/>
                <w:vAlign w:val="center"/>
                <w:hideMark/>
              </w:tcPr>
            </w:tcPrChange>
          </w:tcPr>
          <w:p w14:paraId="514CB9B6" w14:textId="77777777" w:rsidR="00740EC2" w:rsidRPr="00740EC2" w:rsidRDefault="00740EC2" w:rsidP="00740EC2">
            <w:pPr>
              <w:spacing w:after="0" w:line="240" w:lineRule="auto"/>
              <w:rPr>
                <w:ins w:id="119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19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0.19</w:t>
              </w:r>
            </w:ins>
          </w:p>
        </w:tc>
        <w:tc>
          <w:tcPr>
            <w:tcW w:w="413" w:type="pct"/>
            <w:tcBorders>
              <w:top w:val="nil"/>
              <w:left w:val="nil"/>
              <w:bottom w:val="nil"/>
              <w:right w:val="nil"/>
            </w:tcBorders>
            <w:noWrap/>
            <w:vAlign w:val="center"/>
            <w:hideMark/>
            <w:tcPrChange w:id="1192" w:author="Author" w:date="2026-09-29T17:41:00Z" w16du:dateUtc="2026-09-29T22:41:00Z">
              <w:tcPr>
                <w:tcW w:w="960" w:type="dxa"/>
                <w:gridSpan w:val="3"/>
                <w:tcBorders>
                  <w:top w:val="nil"/>
                  <w:left w:val="nil"/>
                  <w:bottom w:val="nil"/>
                  <w:right w:val="nil"/>
                </w:tcBorders>
                <w:noWrap/>
                <w:vAlign w:val="center"/>
                <w:hideMark/>
              </w:tcPr>
            </w:tcPrChange>
          </w:tcPr>
          <w:p w14:paraId="077D631F" w14:textId="77777777" w:rsidR="00740EC2" w:rsidRPr="00740EC2" w:rsidRDefault="00740EC2" w:rsidP="00740EC2">
            <w:pPr>
              <w:spacing w:after="0" w:line="240" w:lineRule="auto"/>
              <w:rPr>
                <w:ins w:id="119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194" w:author="Author" w:date="2026-09-29T17:41:00Z" w16du:dateUtc="2026-09-29T22:41:00Z">
              <w:tcPr>
                <w:tcW w:w="960" w:type="dxa"/>
                <w:gridSpan w:val="2"/>
                <w:tcBorders>
                  <w:top w:val="nil"/>
                  <w:left w:val="nil"/>
                  <w:bottom w:val="nil"/>
                  <w:right w:val="nil"/>
                </w:tcBorders>
                <w:noWrap/>
                <w:vAlign w:val="center"/>
                <w:hideMark/>
              </w:tcPr>
            </w:tcPrChange>
          </w:tcPr>
          <w:p w14:paraId="7050543B" w14:textId="77777777" w:rsidR="00740EC2" w:rsidRPr="00740EC2" w:rsidRDefault="00740EC2" w:rsidP="00740EC2">
            <w:pPr>
              <w:spacing w:after="0" w:line="240" w:lineRule="auto"/>
              <w:rPr>
                <w:ins w:id="119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196" w:author="Author" w:date="2026-09-29T17:41:00Z" w16du:dateUtc="2026-09-29T22:41:00Z">
              <w:tcPr>
                <w:tcW w:w="960" w:type="dxa"/>
                <w:gridSpan w:val="2"/>
                <w:tcBorders>
                  <w:top w:val="nil"/>
                  <w:left w:val="nil"/>
                  <w:bottom w:val="nil"/>
                  <w:right w:val="nil"/>
                </w:tcBorders>
                <w:noWrap/>
                <w:vAlign w:val="center"/>
                <w:hideMark/>
              </w:tcPr>
            </w:tcPrChange>
          </w:tcPr>
          <w:p w14:paraId="54BC4F92" w14:textId="77777777" w:rsidR="00740EC2" w:rsidRPr="00740EC2" w:rsidRDefault="00740EC2" w:rsidP="00740EC2">
            <w:pPr>
              <w:spacing w:after="0" w:line="240" w:lineRule="auto"/>
              <w:rPr>
                <w:ins w:id="119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198" w:author="Author" w:date="2026-09-29T17:41:00Z" w16du:dateUtc="2026-09-29T22:41:00Z">
              <w:tcPr>
                <w:tcW w:w="1060" w:type="dxa"/>
                <w:gridSpan w:val="2"/>
                <w:tcBorders>
                  <w:top w:val="nil"/>
                  <w:left w:val="nil"/>
                  <w:bottom w:val="nil"/>
                  <w:right w:val="nil"/>
                </w:tcBorders>
                <w:noWrap/>
                <w:vAlign w:val="center"/>
                <w:hideMark/>
              </w:tcPr>
            </w:tcPrChange>
          </w:tcPr>
          <w:p w14:paraId="574582DB" w14:textId="77777777" w:rsidR="00740EC2" w:rsidRPr="00740EC2" w:rsidRDefault="00740EC2" w:rsidP="00740EC2">
            <w:pPr>
              <w:spacing w:after="0" w:line="240" w:lineRule="auto"/>
              <w:rPr>
                <w:ins w:id="119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200" w:author="Author" w:date="2026-09-29T17:41:00Z" w16du:dateUtc="2026-09-29T22:41:00Z">
              <w:tcPr>
                <w:tcW w:w="960" w:type="dxa"/>
                <w:gridSpan w:val="2"/>
                <w:tcBorders>
                  <w:top w:val="nil"/>
                  <w:left w:val="nil"/>
                  <w:bottom w:val="nil"/>
                  <w:right w:val="nil"/>
                </w:tcBorders>
                <w:noWrap/>
                <w:vAlign w:val="center"/>
                <w:hideMark/>
              </w:tcPr>
            </w:tcPrChange>
          </w:tcPr>
          <w:p w14:paraId="20B9FE33" w14:textId="77777777" w:rsidR="00740EC2" w:rsidRPr="00740EC2" w:rsidRDefault="00740EC2" w:rsidP="00740EC2">
            <w:pPr>
              <w:spacing w:after="0" w:line="240" w:lineRule="auto"/>
              <w:rPr>
                <w:ins w:id="120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202" w:author="Author" w:date="2026-09-29T17:41:00Z" w16du:dateUtc="2026-09-29T22:41:00Z">
              <w:tcPr>
                <w:tcW w:w="1020" w:type="dxa"/>
                <w:gridSpan w:val="2"/>
                <w:tcBorders>
                  <w:top w:val="nil"/>
                  <w:left w:val="nil"/>
                  <w:bottom w:val="nil"/>
                  <w:right w:val="nil"/>
                </w:tcBorders>
                <w:noWrap/>
                <w:vAlign w:val="center"/>
                <w:hideMark/>
              </w:tcPr>
            </w:tcPrChange>
          </w:tcPr>
          <w:p w14:paraId="1A59C0EC" w14:textId="77777777" w:rsidR="00740EC2" w:rsidRPr="00740EC2" w:rsidRDefault="00740EC2" w:rsidP="00740EC2">
            <w:pPr>
              <w:spacing w:after="0" w:line="240" w:lineRule="auto"/>
              <w:rPr>
                <w:ins w:id="1203"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48D0388C" w14:textId="77777777" w:rsidTr="00740EC2">
        <w:trPr>
          <w:trHeight w:val="292"/>
          <w:ins w:id="1204" w:author="Author" w:date="2026-09-29T17:41:00Z"/>
          <w:trPrChange w:id="1205"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206" w:author="Author" w:date="2026-09-29T17:41:00Z" w16du:dateUtc="2026-09-29T22:41:00Z">
              <w:tcPr>
                <w:tcW w:w="2720" w:type="dxa"/>
                <w:tcBorders>
                  <w:top w:val="nil"/>
                  <w:left w:val="nil"/>
                  <w:bottom w:val="nil"/>
                  <w:right w:val="nil"/>
                </w:tcBorders>
                <w:vAlign w:val="center"/>
                <w:hideMark/>
              </w:tcPr>
            </w:tcPrChange>
          </w:tcPr>
          <w:p w14:paraId="53C419B5" w14:textId="77777777" w:rsidR="00740EC2" w:rsidRPr="00740EC2" w:rsidRDefault="00740EC2" w:rsidP="00740EC2">
            <w:pPr>
              <w:spacing w:after="0" w:line="240" w:lineRule="auto"/>
              <w:rPr>
                <w:ins w:id="120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208" w:author="Author" w:date="2026-09-29T17:41:00Z" w16du:dateUtc="2026-09-29T22:41:00Z">
              <w:tcPr>
                <w:tcW w:w="2240" w:type="dxa"/>
                <w:gridSpan w:val="2"/>
                <w:tcBorders>
                  <w:top w:val="nil"/>
                  <w:left w:val="nil"/>
                  <w:bottom w:val="nil"/>
                  <w:right w:val="nil"/>
                </w:tcBorders>
                <w:vAlign w:val="center"/>
                <w:hideMark/>
              </w:tcPr>
            </w:tcPrChange>
          </w:tcPr>
          <w:p w14:paraId="251B181D" w14:textId="77777777" w:rsidR="00740EC2" w:rsidRPr="00740EC2" w:rsidRDefault="00740EC2" w:rsidP="00740EC2">
            <w:pPr>
              <w:spacing w:after="0" w:line="240" w:lineRule="auto"/>
              <w:rPr>
                <w:ins w:id="120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1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Golden </w:t>
              </w:r>
              <w:proofErr w:type="spellStart"/>
              <w:r w:rsidRPr="00740EC2">
                <w:rPr>
                  <w:rFonts w:ascii="Times New Roman" w:eastAsia="Times New Roman" w:hAnsi="Times New Roman" w:cs="Times New Roman"/>
                  <w:color w:val="000000"/>
                  <w:kern w:val="0"/>
                  <w:sz w:val="20"/>
                  <w:szCs w:val="20"/>
                  <w:lang w:val="es-PE" w:eastAsia="es-PE"/>
                  <w14:ligatures w14:val="none"/>
                </w:rPr>
                <w:t>yellow</w:t>
              </w:r>
              <w:proofErr w:type="spellEnd"/>
            </w:ins>
          </w:p>
        </w:tc>
        <w:tc>
          <w:tcPr>
            <w:tcW w:w="166" w:type="pct"/>
            <w:tcBorders>
              <w:top w:val="nil"/>
              <w:left w:val="nil"/>
              <w:bottom w:val="nil"/>
              <w:right w:val="nil"/>
            </w:tcBorders>
            <w:noWrap/>
            <w:vAlign w:val="center"/>
            <w:hideMark/>
            <w:tcPrChange w:id="1211" w:author="Author" w:date="2026-09-29T17:41:00Z" w16du:dateUtc="2026-09-29T22:41:00Z">
              <w:tcPr>
                <w:tcW w:w="320" w:type="dxa"/>
                <w:tcBorders>
                  <w:top w:val="nil"/>
                  <w:left w:val="nil"/>
                  <w:bottom w:val="nil"/>
                  <w:right w:val="nil"/>
                </w:tcBorders>
                <w:noWrap/>
                <w:vAlign w:val="center"/>
                <w:hideMark/>
              </w:tcPr>
            </w:tcPrChange>
          </w:tcPr>
          <w:p w14:paraId="1B78CCDB" w14:textId="77777777" w:rsidR="00740EC2" w:rsidRPr="00740EC2" w:rsidRDefault="00740EC2" w:rsidP="00740EC2">
            <w:pPr>
              <w:spacing w:after="0" w:line="240" w:lineRule="auto"/>
              <w:rPr>
                <w:ins w:id="121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1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50</w:t>
              </w:r>
            </w:ins>
          </w:p>
        </w:tc>
        <w:tc>
          <w:tcPr>
            <w:tcW w:w="211" w:type="pct"/>
            <w:tcBorders>
              <w:top w:val="nil"/>
              <w:left w:val="nil"/>
              <w:bottom w:val="nil"/>
              <w:right w:val="nil"/>
            </w:tcBorders>
            <w:noWrap/>
            <w:vAlign w:val="center"/>
            <w:hideMark/>
            <w:tcPrChange w:id="1214" w:author="Author" w:date="2026-09-29T17:41:00Z" w16du:dateUtc="2026-09-29T22:41:00Z">
              <w:tcPr>
                <w:tcW w:w="420" w:type="dxa"/>
                <w:tcBorders>
                  <w:top w:val="nil"/>
                  <w:left w:val="nil"/>
                  <w:bottom w:val="nil"/>
                  <w:right w:val="nil"/>
                </w:tcBorders>
                <w:noWrap/>
                <w:vAlign w:val="center"/>
                <w:hideMark/>
              </w:tcPr>
            </w:tcPrChange>
          </w:tcPr>
          <w:p w14:paraId="0457A981" w14:textId="77777777" w:rsidR="00740EC2" w:rsidRPr="00740EC2" w:rsidRDefault="00740EC2" w:rsidP="00740EC2">
            <w:pPr>
              <w:spacing w:after="0" w:line="240" w:lineRule="auto"/>
              <w:rPr>
                <w:ins w:id="121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1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0.64</w:t>
              </w:r>
            </w:ins>
          </w:p>
        </w:tc>
        <w:tc>
          <w:tcPr>
            <w:tcW w:w="413" w:type="pct"/>
            <w:tcBorders>
              <w:top w:val="nil"/>
              <w:left w:val="nil"/>
              <w:bottom w:val="nil"/>
              <w:right w:val="nil"/>
            </w:tcBorders>
            <w:noWrap/>
            <w:vAlign w:val="center"/>
            <w:hideMark/>
            <w:tcPrChange w:id="1217" w:author="Author" w:date="2026-09-29T17:41:00Z" w16du:dateUtc="2026-09-29T22:41:00Z">
              <w:tcPr>
                <w:tcW w:w="960" w:type="dxa"/>
                <w:gridSpan w:val="3"/>
                <w:tcBorders>
                  <w:top w:val="nil"/>
                  <w:left w:val="nil"/>
                  <w:bottom w:val="nil"/>
                  <w:right w:val="nil"/>
                </w:tcBorders>
                <w:noWrap/>
                <w:vAlign w:val="center"/>
                <w:hideMark/>
              </w:tcPr>
            </w:tcPrChange>
          </w:tcPr>
          <w:p w14:paraId="320E7954" w14:textId="77777777" w:rsidR="00740EC2" w:rsidRPr="00740EC2" w:rsidRDefault="00740EC2" w:rsidP="00740EC2">
            <w:pPr>
              <w:spacing w:after="0" w:line="240" w:lineRule="auto"/>
              <w:rPr>
                <w:ins w:id="121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219" w:author="Author" w:date="2026-09-29T17:41:00Z" w16du:dateUtc="2026-09-29T22:41:00Z">
              <w:tcPr>
                <w:tcW w:w="960" w:type="dxa"/>
                <w:gridSpan w:val="2"/>
                <w:tcBorders>
                  <w:top w:val="nil"/>
                  <w:left w:val="nil"/>
                  <w:bottom w:val="nil"/>
                  <w:right w:val="nil"/>
                </w:tcBorders>
                <w:noWrap/>
                <w:vAlign w:val="center"/>
                <w:hideMark/>
              </w:tcPr>
            </w:tcPrChange>
          </w:tcPr>
          <w:p w14:paraId="70515F95" w14:textId="77777777" w:rsidR="00740EC2" w:rsidRPr="00740EC2" w:rsidRDefault="00740EC2" w:rsidP="00740EC2">
            <w:pPr>
              <w:spacing w:after="0" w:line="240" w:lineRule="auto"/>
              <w:rPr>
                <w:ins w:id="122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221" w:author="Author" w:date="2026-09-29T17:41:00Z" w16du:dateUtc="2026-09-29T22:41:00Z">
              <w:tcPr>
                <w:tcW w:w="960" w:type="dxa"/>
                <w:gridSpan w:val="2"/>
                <w:tcBorders>
                  <w:top w:val="nil"/>
                  <w:left w:val="nil"/>
                  <w:bottom w:val="nil"/>
                  <w:right w:val="nil"/>
                </w:tcBorders>
                <w:noWrap/>
                <w:vAlign w:val="center"/>
                <w:hideMark/>
              </w:tcPr>
            </w:tcPrChange>
          </w:tcPr>
          <w:p w14:paraId="7CCCCFAF" w14:textId="77777777" w:rsidR="00740EC2" w:rsidRPr="00740EC2" w:rsidRDefault="00740EC2" w:rsidP="00740EC2">
            <w:pPr>
              <w:spacing w:after="0" w:line="240" w:lineRule="auto"/>
              <w:rPr>
                <w:ins w:id="122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223" w:author="Author" w:date="2026-09-29T17:41:00Z" w16du:dateUtc="2026-09-29T22:41:00Z">
              <w:tcPr>
                <w:tcW w:w="1060" w:type="dxa"/>
                <w:gridSpan w:val="2"/>
                <w:tcBorders>
                  <w:top w:val="nil"/>
                  <w:left w:val="nil"/>
                  <w:bottom w:val="nil"/>
                  <w:right w:val="nil"/>
                </w:tcBorders>
                <w:noWrap/>
                <w:vAlign w:val="center"/>
                <w:hideMark/>
              </w:tcPr>
            </w:tcPrChange>
          </w:tcPr>
          <w:p w14:paraId="584876D1" w14:textId="77777777" w:rsidR="00740EC2" w:rsidRPr="00740EC2" w:rsidRDefault="00740EC2" w:rsidP="00740EC2">
            <w:pPr>
              <w:spacing w:after="0" w:line="240" w:lineRule="auto"/>
              <w:rPr>
                <w:ins w:id="122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225" w:author="Author" w:date="2026-09-29T17:41:00Z" w16du:dateUtc="2026-09-29T22:41:00Z">
              <w:tcPr>
                <w:tcW w:w="960" w:type="dxa"/>
                <w:gridSpan w:val="2"/>
                <w:tcBorders>
                  <w:top w:val="nil"/>
                  <w:left w:val="nil"/>
                  <w:bottom w:val="nil"/>
                  <w:right w:val="nil"/>
                </w:tcBorders>
                <w:noWrap/>
                <w:vAlign w:val="center"/>
                <w:hideMark/>
              </w:tcPr>
            </w:tcPrChange>
          </w:tcPr>
          <w:p w14:paraId="6F030EB5" w14:textId="77777777" w:rsidR="00740EC2" w:rsidRPr="00740EC2" w:rsidRDefault="00740EC2" w:rsidP="00740EC2">
            <w:pPr>
              <w:spacing w:after="0" w:line="240" w:lineRule="auto"/>
              <w:rPr>
                <w:ins w:id="122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227" w:author="Author" w:date="2026-09-29T17:41:00Z" w16du:dateUtc="2026-09-29T22:41:00Z">
              <w:tcPr>
                <w:tcW w:w="1020" w:type="dxa"/>
                <w:gridSpan w:val="2"/>
                <w:tcBorders>
                  <w:top w:val="nil"/>
                  <w:left w:val="nil"/>
                  <w:bottom w:val="nil"/>
                  <w:right w:val="nil"/>
                </w:tcBorders>
                <w:noWrap/>
                <w:vAlign w:val="center"/>
                <w:hideMark/>
              </w:tcPr>
            </w:tcPrChange>
          </w:tcPr>
          <w:p w14:paraId="63582D56" w14:textId="77777777" w:rsidR="00740EC2" w:rsidRPr="00740EC2" w:rsidRDefault="00740EC2" w:rsidP="00740EC2">
            <w:pPr>
              <w:spacing w:after="0" w:line="240" w:lineRule="auto"/>
              <w:rPr>
                <w:ins w:id="1228"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73EF6CDD" w14:textId="77777777" w:rsidTr="00740EC2">
        <w:trPr>
          <w:trHeight w:val="292"/>
          <w:ins w:id="1229" w:author="Author" w:date="2026-09-29T17:41:00Z"/>
          <w:trPrChange w:id="1230"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231" w:author="Author" w:date="2026-09-29T17:41:00Z" w16du:dateUtc="2026-09-29T22:41:00Z">
              <w:tcPr>
                <w:tcW w:w="2720" w:type="dxa"/>
                <w:tcBorders>
                  <w:top w:val="nil"/>
                  <w:left w:val="nil"/>
                  <w:bottom w:val="nil"/>
                  <w:right w:val="nil"/>
                </w:tcBorders>
                <w:vAlign w:val="center"/>
                <w:hideMark/>
              </w:tcPr>
            </w:tcPrChange>
          </w:tcPr>
          <w:p w14:paraId="771639CF" w14:textId="77777777" w:rsidR="00740EC2" w:rsidRPr="00740EC2" w:rsidRDefault="00740EC2" w:rsidP="00740EC2">
            <w:pPr>
              <w:spacing w:after="0" w:line="240" w:lineRule="auto"/>
              <w:rPr>
                <w:ins w:id="123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233" w:author="Author" w:date="2026-09-29T17:41:00Z" w16du:dateUtc="2026-09-29T22:41:00Z">
              <w:tcPr>
                <w:tcW w:w="2240" w:type="dxa"/>
                <w:gridSpan w:val="2"/>
                <w:tcBorders>
                  <w:top w:val="nil"/>
                  <w:left w:val="nil"/>
                  <w:bottom w:val="nil"/>
                  <w:right w:val="nil"/>
                </w:tcBorders>
                <w:vAlign w:val="center"/>
                <w:hideMark/>
              </w:tcPr>
            </w:tcPrChange>
          </w:tcPr>
          <w:p w14:paraId="2AB4AA12" w14:textId="77777777" w:rsidR="00740EC2" w:rsidRPr="00740EC2" w:rsidRDefault="00740EC2" w:rsidP="00740EC2">
            <w:pPr>
              <w:spacing w:after="0" w:line="240" w:lineRule="auto"/>
              <w:rPr>
                <w:ins w:id="123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3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Dark </w:t>
              </w:r>
              <w:proofErr w:type="spellStart"/>
              <w:r w:rsidRPr="00740EC2">
                <w:rPr>
                  <w:rFonts w:ascii="Times New Roman" w:eastAsia="Times New Roman" w:hAnsi="Times New Roman" w:cs="Times New Roman"/>
                  <w:color w:val="000000"/>
                  <w:kern w:val="0"/>
                  <w:sz w:val="20"/>
                  <w:szCs w:val="20"/>
                  <w:lang w:val="es-PE" w:eastAsia="es-PE"/>
                  <w14:ligatures w14:val="none"/>
                </w:rPr>
                <w:t>purple</w:t>
              </w:r>
              <w:proofErr w:type="spellEnd"/>
            </w:ins>
          </w:p>
        </w:tc>
        <w:tc>
          <w:tcPr>
            <w:tcW w:w="166" w:type="pct"/>
            <w:tcBorders>
              <w:top w:val="nil"/>
              <w:left w:val="nil"/>
              <w:bottom w:val="nil"/>
              <w:right w:val="nil"/>
            </w:tcBorders>
            <w:noWrap/>
            <w:vAlign w:val="center"/>
            <w:hideMark/>
            <w:tcPrChange w:id="1236" w:author="Author" w:date="2026-09-29T17:41:00Z" w16du:dateUtc="2026-09-29T22:41:00Z">
              <w:tcPr>
                <w:tcW w:w="320" w:type="dxa"/>
                <w:tcBorders>
                  <w:top w:val="nil"/>
                  <w:left w:val="nil"/>
                  <w:bottom w:val="nil"/>
                  <w:right w:val="nil"/>
                </w:tcBorders>
                <w:noWrap/>
                <w:vAlign w:val="center"/>
                <w:hideMark/>
              </w:tcPr>
            </w:tcPrChange>
          </w:tcPr>
          <w:p w14:paraId="6FED2F5B" w14:textId="77777777" w:rsidR="00740EC2" w:rsidRPr="00740EC2" w:rsidRDefault="00740EC2" w:rsidP="00740EC2">
            <w:pPr>
              <w:spacing w:after="0" w:line="240" w:lineRule="auto"/>
              <w:rPr>
                <w:ins w:id="123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3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w:t>
              </w:r>
            </w:ins>
          </w:p>
        </w:tc>
        <w:tc>
          <w:tcPr>
            <w:tcW w:w="211" w:type="pct"/>
            <w:tcBorders>
              <w:top w:val="nil"/>
              <w:left w:val="nil"/>
              <w:bottom w:val="nil"/>
              <w:right w:val="nil"/>
            </w:tcBorders>
            <w:noWrap/>
            <w:vAlign w:val="center"/>
            <w:hideMark/>
            <w:tcPrChange w:id="1239" w:author="Author" w:date="2026-09-29T17:41:00Z" w16du:dateUtc="2026-09-29T22:41:00Z">
              <w:tcPr>
                <w:tcW w:w="420" w:type="dxa"/>
                <w:tcBorders>
                  <w:top w:val="nil"/>
                  <w:left w:val="nil"/>
                  <w:bottom w:val="nil"/>
                  <w:right w:val="nil"/>
                </w:tcBorders>
                <w:noWrap/>
                <w:vAlign w:val="center"/>
                <w:hideMark/>
              </w:tcPr>
            </w:tcPrChange>
          </w:tcPr>
          <w:p w14:paraId="793EA673" w14:textId="77777777" w:rsidR="00740EC2" w:rsidRPr="00740EC2" w:rsidRDefault="00740EC2" w:rsidP="00740EC2">
            <w:pPr>
              <w:spacing w:after="0" w:line="240" w:lineRule="auto"/>
              <w:rPr>
                <w:ins w:id="124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4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0.03</w:t>
              </w:r>
            </w:ins>
          </w:p>
        </w:tc>
        <w:tc>
          <w:tcPr>
            <w:tcW w:w="413" w:type="pct"/>
            <w:tcBorders>
              <w:top w:val="nil"/>
              <w:left w:val="nil"/>
              <w:bottom w:val="nil"/>
              <w:right w:val="nil"/>
            </w:tcBorders>
            <w:noWrap/>
            <w:vAlign w:val="center"/>
            <w:hideMark/>
            <w:tcPrChange w:id="1242" w:author="Author" w:date="2026-09-29T17:41:00Z" w16du:dateUtc="2026-09-29T22:41:00Z">
              <w:tcPr>
                <w:tcW w:w="960" w:type="dxa"/>
                <w:gridSpan w:val="3"/>
                <w:tcBorders>
                  <w:top w:val="nil"/>
                  <w:left w:val="nil"/>
                  <w:bottom w:val="nil"/>
                  <w:right w:val="nil"/>
                </w:tcBorders>
                <w:noWrap/>
                <w:vAlign w:val="center"/>
                <w:hideMark/>
              </w:tcPr>
            </w:tcPrChange>
          </w:tcPr>
          <w:p w14:paraId="7384754C" w14:textId="77777777" w:rsidR="00740EC2" w:rsidRPr="00740EC2" w:rsidRDefault="00740EC2" w:rsidP="00740EC2">
            <w:pPr>
              <w:spacing w:after="0" w:line="240" w:lineRule="auto"/>
              <w:rPr>
                <w:ins w:id="124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244" w:author="Author" w:date="2026-09-29T17:41:00Z" w16du:dateUtc="2026-09-29T22:41:00Z">
              <w:tcPr>
                <w:tcW w:w="960" w:type="dxa"/>
                <w:gridSpan w:val="2"/>
                <w:tcBorders>
                  <w:top w:val="nil"/>
                  <w:left w:val="nil"/>
                  <w:bottom w:val="nil"/>
                  <w:right w:val="nil"/>
                </w:tcBorders>
                <w:noWrap/>
                <w:vAlign w:val="center"/>
                <w:hideMark/>
              </w:tcPr>
            </w:tcPrChange>
          </w:tcPr>
          <w:p w14:paraId="3B94D7A0" w14:textId="77777777" w:rsidR="00740EC2" w:rsidRPr="00740EC2" w:rsidRDefault="00740EC2" w:rsidP="00740EC2">
            <w:pPr>
              <w:spacing w:after="0" w:line="240" w:lineRule="auto"/>
              <w:rPr>
                <w:ins w:id="124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246" w:author="Author" w:date="2026-09-29T17:41:00Z" w16du:dateUtc="2026-09-29T22:41:00Z">
              <w:tcPr>
                <w:tcW w:w="960" w:type="dxa"/>
                <w:gridSpan w:val="2"/>
                <w:tcBorders>
                  <w:top w:val="nil"/>
                  <w:left w:val="nil"/>
                  <w:bottom w:val="nil"/>
                  <w:right w:val="nil"/>
                </w:tcBorders>
                <w:noWrap/>
                <w:vAlign w:val="center"/>
                <w:hideMark/>
              </w:tcPr>
            </w:tcPrChange>
          </w:tcPr>
          <w:p w14:paraId="5820E812" w14:textId="77777777" w:rsidR="00740EC2" w:rsidRPr="00740EC2" w:rsidRDefault="00740EC2" w:rsidP="00740EC2">
            <w:pPr>
              <w:spacing w:after="0" w:line="240" w:lineRule="auto"/>
              <w:rPr>
                <w:ins w:id="124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248" w:author="Author" w:date="2026-09-29T17:41:00Z" w16du:dateUtc="2026-09-29T22:41:00Z">
              <w:tcPr>
                <w:tcW w:w="1060" w:type="dxa"/>
                <w:gridSpan w:val="2"/>
                <w:tcBorders>
                  <w:top w:val="nil"/>
                  <w:left w:val="nil"/>
                  <w:bottom w:val="nil"/>
                  <w:right w:val="nil"/>
                </w:tcBorders>
                <w:noWrap/>
                <w:vAlign w:val="center"/>
                <w:hideMark/>
              </w:tcPr>
            </w:tcPrChange>
          </w:tcPr>
          <w:p w14:paraId="0173D74E" w14:textId="77777777" w:rsidR="00740EC2" w:rsidRPr="00740EC2" w:rsidRDefault="00740EC2" w:rsidP="00740EC2">
            <w:pPr>
              <w:spacing w:after="0" w:line="240" w:lineRule="auto"/>
              <w:rPr>
                <w:ins w:id="124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250" w:author="Author" w:date="2026-09-29T17:41:00Z" w16du:dateUtc="2026-09-29T22:41:00Z">
              <w:tcPr>
                <w:tcW w:w="960" w:type="dxa"/>
                <w:gridSpan w:val="2"/>
                <w:tcBorders>
                  <w:top w:val="nil"/>
                  <w:left w:val="nil"/>
                  <w:bottom w:val="nil"/>
                  <w:right w:val="nil"/>
                </w:tcBorders>
                <w:noWrap/>
                <w:vAlign w:val="center"/>
                <w:hideMark/>
              </w:tcPr>
            </w:tcPrChange>
          </w:tcPr>
          <w:p w14:paraId="541779DE" w14:textId="77777777" w:rsidR="00740EC2" w:rsidRPr="00740EC2" w:rsidRDefault="00740EC2" w:rsidP="00740EC2">
            <w:pPr>
              <w:spacing w:after="0" w:line="240" w:lineRule="auto"/>
              <w:rPr>
                <w:ins w:id="125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252" w:author="Author" w:date="2026-09-29T17:41:00Z" w16du:dateUtc="2026-09-29T22:41:00Z">
              <w:tcPr>
                <w:tcW w:w="1020" w:type="dxa"/>
                <w:gridSpan w:val="2"/>
                <w:tcBorders>
                  <w:top w:val="nil"/>
                  <w:left w:val="nil"/>
                  <w:bottom w:val="nil"/>
                  <w:right w:val="nil"/>
                </w:tcBorders>
                <w:noWrap/>
                <w:vAlign w:val="center"/>
                <w:hideMark/>
              </w:tcPr>
            </w:tcPrChange>
          </w:tcPr>
          <w:p w14:paraId="23AB0BC6" w14:textId="77777777" w:rsidR="00740EC2" w:rsidRPr="00740EC2" w:rsidRDefault="00740EC2" w:rsidP="00740EC2">
            <w:pPr>
              <w:spacing w:after="0" w:line="240" w:lineRule="auto"/>
              <w:rPr>
                <w:ins w:id="1253"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38AB74FB" w14:textId="77777777" w:rsidTr="00740EC2">
        <w:trPr>
          <w:trHeight w:val="292"/>
          <w:ins w:id="1254" w:author="Author" w:date="2026-09-29T17:41:00Z"/>
          <w:trPrChange w:id="1255"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256" w:author="Author" w:date="2026-09-29T17:41:00Z" w16du:dateUtc="2026-09-29T22:41:00Z">
              <w:tcPr>
                <w:tcW w:w="2720" w:type="dxa"/>
                <w:tcBorders>
                  <w:top w:val="nil"/>
                  <w:left w:val="nil"/>
                  <w:bottom w:val="nil"/>
                  <w:right w:val="nil"/>
                </w:tcBorders>
                <w:vAlign w:val="center"/>
                <w:hideMark/>
              </w:tcPr>
            </w:tcPrChange>
          </w:tcPr>
          <w:p w14:paraId="4330547E" w14:textId="77777777" w:rsidR="00740EC2" w:rsidRPr="00740EC2" w:rsidRDefault="00740EC2" w:rsidP="00740EC2">
            <w:pPr>
              <w:spacing w:after="0" w:line="240" w:lineRule="auto"/>
              <w:rPr>
                <w:ins w:id="125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5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Seed </w:t>
              </w:r>
              <w:proofErr w:type="spellStart"/>
              <w:r w:rsidRPr="00740EC2">
                <w:rPr>
                  <w:rFonts w:ascii="Times New Roman" w:eastAsia="Times New Roman" w:hAnsi="Times New Roman" w:cs="Times New Roman"/>
                  <w:color w:val="000000"/>
                  <w:kern w:val="0"/>
                  <w:sz w:val="20"/>
                  <w:szCs w:val="20"/>
                  <w:lang w:val="es-PE" w:eastAsia="es-PE"/>
                  <w14:ligatures w14:val="none"/>
                </w:rPr>
                <w:t>shape</w:t>
              </w:r>
              <w:proofErr w:type="spellEnd"/>
            </w:ins>
          </w:p>
        </w:tc>
        <w:tc>
          <w:tcPr>
            <w:tcW w:w="941" w:type="pct"/>
            <w:tcBorders>
              <w:top w:val="nil"/>
              <w:left w:val="nil"/>
              <w:bottom w:val="nil"/>
              <w:right w:val="nil"/>
            </w:tcBorders>
            <w:vAlign w:val="center"/>
            <w:hideMark/>
            <w:tcPrChange w:id="1259" w:author="Author" w:date="2026-09-29T17:41:00Z" w16du:dateUtc="2026-09-29T22:41:00Z">
              <w:tcPr>
                <w:tcW w:w="2240" w:type="dxa"/>
                <w:gridSpan w:val="2"/>
                <w:tcBorders>
                  <w:top w:val="nil"/>
                  <w:left w:val="nil"/>
                  <w:bottom w:val="nil"/>
                  <w:right w:val="nil"/>
                </w:tcBorders>
                <w:vAlign w:val="center"/>
                <w:hideMark/>
              </w:tcPr>
            </w:tcPrChange>
          </w:tcPr>
          <w:p w14:paraId="30264981" w14:textId="77777777" w:rsidR="00740EC2" w:rsidRPr="00740EC2" w:rsidRDefault="00740EC2" w:rsidP="00740EC2">
            <w:pPr>
              <w:spacing w:after="0" w:line="240" w:lineRule="auto"/>
              <w:rPr>
                <w:ins w:id="126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26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Reniform</w:t>
              </w:r>
              <w:proofErr w:type="spellEnd"/>
            </w:ins>
          </w:p>
        </w:tc>
        <w:tc>
          <w:tcPr>
            <w:tcW w:w="166" w:type="pct"/>
            <w:tcBorders>
              <w:top w:val="nil"/>
              <w:left w:val="nil"/>
              <w:bottom w:val="nil"/>
              <w:right w:val="nil"/>
            </w:tcBorders>
            <w:noWrap/>
            <w:vAlign w:val="center"/>
            <w:hideMark/>
            <w:tcPrChange w:id="1262" w:author="Author" w:date="2026-09-29T17:41:00Z" w16du:dateUtc="2026-09-29T22:41:00Z">
              <w:tcPr>
                <w:tcW w:w="320" w:type="dxa"/>
                <w:tcBorders>
                  <w:top w:val="nil"/>
                  <w:left w:val="nil"/>
                  <w:bottom w:val="nil"/>
                  <w:right w:val="nil"/>
                </w:tcBorders>
                <w:noWrap/>
                <w:vAlign w:val="center"/>
                <w:hideMark/>
              </w:tcPr>
            </w:tcPrChange>
          </w:tcPr>
          <w:p w14:paraId="47DEAAA3" w14:textId="77777777" w:rsidR="00740EC2" w:rsidRPr="00740EC2" w:rsidRDefault="00740EC2" w:rsidP="00740EC2">
            <w:pPr>
              <w:spacing w:after="0" w:line="240" w:lineRule="auto"/>
              <w:rPr>
                <w:ins w:id="126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6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18</w:t>
              </w:r>
            </w:ins>
          </w:p>
        </w:tc>
        <w:tc>
          <w:tcPr>
            <w:tcW w:w="211" w:type="pct"/>
            <w:tcBorders>
              <w:top w:val="nil"/>
              <w:left w:val="nil"/>
              <w:bottom w:val="nil"/>
              <w:right w:val="nil"/>
            </w:tcBorders>
            <w:noWrap/>
            <w:vAlign w:val="center"/>
            <w:hideMark/>
            <w:tcPrChange w:id="1265" w:author="Author" w:date="2026-09-29T17:41:00Z" w16du:dateUtc="2026-09-29T22:41:00Z">
              <w:tcPr>
                <w:tcW w:w="420" w:type="dxa"/>
                <w:tcBorders>
                  <w:top w:val="nil"/>
                  <w:left w:val="nil"/>
                  <w:bottom w:val="nil"/>
                  <w:right w:val="nil"/>
                </w:tcBorders>
                <w:noWrap/>
                <w:vAlign w:val="center"/>
                <w:hideMark/>
              </w:tcPr>
            </w:tcPrChange>
          </w:tcPr>
          <w:p w14:paraId="444501B6" w14:textId="77777777" w:rsidR="00740EC2" w:rsidRPr="00740EC2" w:rsidRDefault="00740EC2" w:rsidP="00740EC2">
            <w:pPr>
              <w:spacing w:after="0" w:line="240" w:lineRule="auto"/>
              <w:rPr>
                <w:ins w:id="126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6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0.23</w:t>
              </w:r>
            </w:ins>
          </w:p>
        </w:tc>
        <w:tc>
          <w:tcPr>
            <w:tcW w:w="413" w:type="pct"/>
            <w:tcBorders>
              <w:top w:val="nil"/>
              <w:left w:val="nil"/>
              <w:bottom w:val="nil"/>
              <w:right w:val="nil"/>
            </w:tcBorders>
            <w:noWrap/>
            <w:vAlign w:val="center"/>
            <w:hideMark/>
            <w:tcPrChange w:id="1268" w:author="Author" w:date="2026-09-29T17:41:00Z" w16du:dateUtc="2026-09-29T22:41:00Z">
              <w:tcPr>
                <w:tcW w:w="960" w:type="dxa"/>
                <w:gridSpan w:val="3"/>
                <w:tcBorders>
                  <w:top w:val="nil"/>
                  <w:left w:val="nil"/>
                  <w:bottom w:val="nil"/>
                  <w:right w:val="nil"/>
                </w:tcBorders>
                <w:noWrap/>
                <w:vAlign w:val="center"/>
                <w:hideMark/>
              </w:tcPr>
            </w:tcPrChange>
          </w:tcPr>
          <w:p w14:paraId="265F7C6F" w14:textId="77777777" w:rsidR="00740EC2" w:rsidRPr="00740EC2" w:rsidRDefault="00740EC2" w:rsidP="00740EC2">
            <w:pPr>
              <w:spacing w:after="0" w:line="240" w:lineRule="auto"/>
              <w:rPr>
                <w:ins w:id="126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7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5</w:t>
              </w:r>
            </w:ins>
          </w:p>
        </w:tc>
        <w:tc>
          <w:tcPr>
            <w:tcW w:w="413" w:type="pct"/>
            <w:tcBorders>
              <w:top w:val="nil"/>
              <w:left w:val="nil"/>
              <w:bottom w:val="nil"/>
              <w:right w:val="nil"/>
            </w:tcBorders>
            <w:noWrap/>
            <w:vAlign w:val="center"/>
            <w:hideMark/>
            <w:tcPrChange w:id="1271" w:author="Author" w:date="2026-09-29T17:41:00Z" w16du:dateUtc="2026-09-29T22:41:00Z">
              <w:tcPr>
                <w:tcW w:w="960" w:type="dxa"/>
                <w:gridSpan w:val="2"/>
                <w:tcBorders>
                  <w:top w:val="nil"/>
                  <w:left w:val="nil"/>
                  <w:bottom w:val="nil"/>
                  <w:right w:val="nil"/>
                </w:tcBorders>
                <w:noWrap/>
                <w:vAlign w:val="center"/>
                <w:hideMark/>
              </w:tcPr>
            </w:tcPrChange>
          </w:tcPr>
          <w:p w14:paraId="38357595" w14:textId="77777777" w:rsidR="00740EC2" w:rsidRPr="00740EC2" w:rsidRDefault="00740EC2" w:rsidP="00740EC2">
            <w:pPr>
              <w:spacing w:after="0" w:line="240" w:lineRule="auto"/>
              <w:rPr>
                <w:ins w:id="127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7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4.09</w:t>
              </w:r>
            </w:ins>
          </w:p>
        </w:tc>
        <w:tc>
          <w:tcPr>
            <w:tcW w:w="413" w:type="pct"/>
            <w:tcBorders>
              <w:top w:val="nil"/>
              <w:left w:val="nil"/>
              <w:bottom w:val="nil"/>
              <w:right w:val="nil"/>
            </w:tcBorders>
            <w:noWrap/>
            <w:vAlign w:val="center"/>
            <w:hideMark/>
            <w:tcPrChange w:id="1274" w:author="Author" w:date="2026-09-29T17:41:00Z" w16du:dateUtc="2026-09-29T22:41:00Z">
              <w:tcPr>
                <w:tcW w:w="960" w:type="dxa"/>
                <w:gridSpan w:val="2"/>
                <w:tcBorders>
                  <w:top w:val="nil"/>
                  <w:left w:val="nil"/>
                  <w:bottom w:val="nil"/>
                  <w:right w:val="nil"/>
                </w:tcBorders>
                <w:noWrap/>
                <w:vAlign w:val="center"/>
                <w:hideMark/>
              </w:tcPr>
            </w:tcPrChange>
          </w:tcPr>
          <w:p w14:paraId="75ECA500" w14:textId="77777777" w:rsidR="00740EC2" w:rsidRPr="00740EC2" w:rsidRDefault="00740EC2" w:rsidP="00740EC2">
            <w:pPr>
              <w:spacing w:after="0" w:line="240" w:lineRule="auto"/>
              <w:rPr>
                <w:ins w:id="127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7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0.76 ± 0.02</w:t>
              </w:r>
            </w:ins>
          </w:p>
        </w:tc>
        <w:tc>
          <w:tcPr>
            <w:tcW w:w="456" w:type="pct"/>
            <w:tcBorders>
              <w:top w:val="nil"/>
              <w:left w:val="nil"/>
              <w:bottom w:val="nil"/>
              <w:right w:val="nil"/>
            </w:tcBorders>
            <w:noWrap/>
            <w:vAlign w:val="center"/>
            <w:hideMark/>
            <w:tcPrChange w:id="1277" w:author="Author" w:date="2026-09-29T17:41:00Z" w16du:dateUtc="2026-09-29T22:41:00Z">
              <w:tcPr>
                <w:tcW w:w="1060" w:type="dxa"/>
                <w:gridSpan w:val="2"/>
                <w:tcBorders>
                  <w:top w:val="nil"/>
                  <w:left w:val="nil"/>
                  <w:bottom w:val="nil"/>
                  <w:right w:val="nil"/>
                </w:tcBorders>
                <w:noWrap/>
                <w:vAlign w:val="center"/>
                <w:hideMark/>
              </w:tcPr>
            </w:tcPrChange>
          </w:tcPr>
          <w:p w14:paraId="1282E2F8" w14:textId="77777777" w:rsidR="00740EC2" w:rsidRPr="00740EC2" w:rsidRDefault="00740EC2" w:rsidP="00740EC2">
            <w:pPr>
              <w:spacing w:after="0" w:line="240" w:lineRule="auto"/>
              <w:rPr>
                <w:ins w:id="127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7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0.70–0.78</w:t>
              </w:r>
            </w:ins>
          </w:p>
        </w:tc>
        <w:tc>
          <w:tcPr>
            <w:tcW w:w="413" w:type="pct"/>
            <w:tcBorders>
              <w:top w:val="nil"/>
              <w:left w:val="nil"/>
              <w:bottom w:val="nil"/>
              <w:right w:val="nil"/>
            </w:tcBorders>
            <w:noWrap/>
            <w:vAlign w:val="center"/>
            <w:hideMark/>
            <w:tcPrChange w:id="1280" w:author="Author" w:date="2026-09-29T17:41:00Z" w16du:dateUtc="2026-09-29T22:41:00Z">
              <w:tcPr>
                <w:tcW w:w="960" w:type="dxa"/>
                <w:gridSpan w:val="2"/>
                <w:tcBorders>
                  <w:top w:val="nil"/>
                  <w:left w:val="nil"/>
                  <w:bottom w:val="nil"/>
                  <w:right w:val="nil"/>
                </w:tcBorders>
                <w:noWrap/>
                <w:vAlign w:val="center"/>
                <w:hideMark/>
              </w:tcPr>
            </w:tcPrChange>
          </w:tcPr>
          <w:p w14:paraId="424A0236" w14:textId="77777777" w:rsidR="00740EC2" w:rsidRPr="00740EC2" w:rsidRDefault="00740EC2" w:rsidP="00740EC2">
            <w:pPr>
              <w:spacing w:after="0" w:line="240" w:lineRule="auto"/>
              <w:rPr>
                <w:ins w:id="128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8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1.48 ± 0.05</w:t>
              </w:r>
            </w:ins>
          </w:p>
        </w:tc>
        <w:tc>
          <w:tcPr>
            <w:tcW w:w="439" w:type="pct"/>
            <w:tcBorders>
              <w:top w:val="nil"/>
              <w:left w:val="nil"/>
              <w:bottom w:val="nil"/>
              <w:right w:val="nil"/>
            </w:tcBorders>
            <w:noWrap/>
            <w:vAlign w:val="center"/>
            <w:hideMark/>
            <w:tcPrChange w:id="1283" w:author="Author" w:date="2026-09-29T17:41:00Z" w16du:dateUtc="2026-09-29T22:41:00Z">
              <w:tcPr>
                <w:tcW w:w="1020" w:type="dxa"/>
                <w:gridSpan w:val="2"/>
                <w:tcBorders>
                  <w:top w:val="nil"/>
                  <w:left w:val="nil"/>
                  <w:bottom w:val="nil"/>
                  <w:right w:val="nil"/>
                </w:tcBorders>
                <w:noWrap/>
                <w:vAlign w:val="center"/>
                <w:hideMark/>
              </w:tcPr>
            </w:tcPrChange>
          </w:tcPr>
          <w:p w14:paraId="2C439B59" w14:textId="77777777" w:rsidR="00740EC2" w:rsidRPr="00740EC2" w:rsidRDefault="00740EC2" w:rsidP="00740EC2">
            <w:pPr>
              <w:spacing w:after="0" w:line="240" w:lineRule="auto"/>
              <w:rPr>
                <w:ins w:id="128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8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1.33–1.54</w:t>
              </w:r>
            </w:ins>
          </w:p>
        </w:tc>
      </w:tr>
      <w:tr w:rsidR="00740EC2" w:rsidRPr="00740EC2" w14:paraId="6911E2BE" w14:textId="77777777" w:rsidTr="00740EC2">
        <w:trPr>
          <w:trHeight w:val="292"/>
          <w:ins w:id="1286" w:author="Author" w:date="2026-09-29T17:41:00Z"/>
          <w:trPrChange w:id="128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288" w:author="Author" w:date="2026-09-29T17:41:00Z" w16du:dateUtc="2026-09-29T22:41:00Z">
              <w:tcPr>
                <w:tcW w:w="2720" w:type="dxa"/>
                <w:tcBorders>
                  <w:top w:val="nil"/>
                  <w:left w:val="nil"/>
                  <w:bottom w:val="nil"/>
                  <w:right w:val="nil"/>
                </w:tcBorders>
                <w:vAlign w:val="center"/>
                <w:hideMark/>
              </w:tcPr>
            </w:tcPrChange>
          </w:tcPr>
          <w:p w14:paraId="24B39E3F" w14:textId="77777777" w:rsidR="00740EC2" w:rsidRPr="00740EC2" w:rsidRDefault="00740EC2" w:rsidP="00740EC2">
            <w:pPr>
              <w:spacing w:after="0" w:line="240" w:lineRule="auto"/>
              <w:rPr>
                <w:ins w:id="128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1290" w:author="Author" w:date="2026-09-29T17:41:00Z" w16du:dateUtc="2026-09-29T22:41:00Z">
              <w:tcPr>
                <w:tcW w:w="2240" w:type="dxa"/>
                <w:gridSpan w:val="2"/>
                <w:tcBorders>
                  <w:top w:val="nil"/>
                  <w:left w:val="nil"/>
                  <w:bottom w:val="nil"/>
                  <w:right w:val="nil"/>
                </w:tcBorders>
                <w:vAlign w:val="center"/>
                <w:hideMark/>
              </w:tcPr>
            </w:tcPrChange>
          </w:tcPr>
          <w:p w14:paraId="19CAA14B" w14:textId="77777777" w:rsidR="00740EC2" w:rsidRPr="00740EC2" w:rsidRDefault="00740EC2" w:rsidP="00740EC2">
            <w:pPr>
              <w:spacing w:after="0" w:line="240" w:lineRule="auto"/>
              <w:rPr>
                <w:ins w:id="129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29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Cuboid</w:t>
              </w:r>
              <w:proofErr w:type="spellEnd"/>
            </w:ins>
          </w:p>
        </w:tc>
        <w:tc>
          <w:tcPr>
            <w:tcW w:w="166" w:type="pct"/>
            <w:tcBorders>
              <w:top w:val="nil"/>
              <w:left w:val="nil"/>
              <w:bottom w:val="nil"/>
              <w:right w:val="nil"/>
            </w:tcBorders>
            <w:noWrap/>
            <w:vAlign w:val="center"/>
            <w:hideMark/>
            <w:tcPrChange w:id="1293" w:author="Author" w:date="2026-09-29T17:41:00Z" w16du:dateUtc="2026-09-29T22:41:00Z">
              <w:tcPr>
                <w:tcW w:w="320" w:type="dxa"/>
                <w:tcBorders>
                  <w:top w:val="nil"/>
                  <w:left w:val="nil"/>
                  <w:bottom w:val="nil"/>
                  <w:right w:val="nil"/>
                </w:tcBorders>
                <w:noWrap/>
                <w:vAlign w:val="center"/>
                <w:hideMark/>
              </w:tcPr>
            </w:tcPrChange>
          </w:tcPr>
          <w:p w14:paraId="0D9A7BE3" w14:textId="77777777" w:rsidR="00740EC2" w:rsidRPr="00740EC2" w:rsidRDefault="00740EC2" w:rsidP="00740EC2">
            <w:pPr>
              <w:spacing w:after="0" w:line="240" w:lineRule="auto"/>
              <w:rPr>
                <w:ins w:id="129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9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11</w:t>
              </w:r>
            </w:ins>
          </w:p>
        </w:tc>
        <w:tc>
          <w:tcPr>
            <w:tcW w:w="211" w:type="pct"/>
            <w:tcBorders>
              <w:top w:val="nil"/>
              <w:left w:val="nil"/>
              <w:bottom w:val="nil"/>
              <w:right w:val="nil"/>
            </w:tcBorders>
            <w:noWrap/>
            <w:vAlign w:val="center"/>
            <w:hideMark/>
            <w:tcPrChange w:id="1296" w:author="Author" w:date="2026-09-29T17:41:00Z" w16du:dateUtc="2026-09-29T22:41:00Z">
              <w:tcPr>
                <w:tcW w:w="420" w:type="dxa"/>
                <w:tcBorders>
                  <w:top w:val="nil"/>
                  <w:left w:val="nil"/>
                  <w:bottom w:val="nil"/>
                  <w:right w:val="nil"/>
                </w:tcBorders>
                <w:noWrap/>
                <w:vAlign w:val="center"/>
                <w:hideMark/>
              </w:tcPr>
            </w:tcPrChange>
          </w:tcPr>
          <w:p w14:paraId="7A8F6B6F" w14:textId="77777777" w:rsidR="00740EC2" w:rsidRPr="00740EC2" w:rsidRDefault="00740EC2" w:rsidP="00740EC2">
            <w:pPr>
              <w:spacing w:after="0" w:line="240" w:lineRule="auto"/>
              <w:rPr>
                <w:ins w:id="129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29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0.14</w:t>
              </w:r>
            </w:ins>
          </w:p>
        </w:tc>
        <w:tc>
          <w:tcPr>
            <w:tcW w:w="413" w:type="pct"/>
            <w:tcBorders>
              <w:top w:val="nil"/>
              <w:left w:val="nil"/>
              <w:bottom w:val="nil"/>
              <w:right w:val="nil"/>
            </w:tcBorders>
            <w:noWrap/>
            <w:vAlign w:val="center"/>
            <w:hideMark/>
            <w:tcPrChange w:id="1299" w:author="Author" w:date="2026-09-29T17:41:00Z" w16du:dateUtc="2026-09-29T22:41:00Z">
              <w:tcPr>
                <w:tcW w:w="960" w:type="dxa"/>
                <w:gridSpan w:val="3"/>
                <w:tcBorders>
                  <w:top w:val="nil"/>
                  <w:left w:val="nil"/>
                  <w:bottom w:val="nil"/>
                  <w:right w:val="nil"/>
                </w:tcBorders>
                <w:noWrap/>
                <w:vAlign w:val="center"/>
                <w:hideMark/>
              </w:tcPr>
            </w:tcPrChange>
          </w:tcPr>
          <w:p w14:paraId="6B197576" w14:textId="77777777" w:rsidR="00740EC2" w:rsidRPr="00740EC2" w:rsidRDefault="00740EC2" w:rsidP="00740EC2">
            <w:pPr>
              <w:spacing w:after="0" w:line="240" w:lineRule="auto"/>
              <w:rPr>
                <w:ins w:id="130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301" w:author="Author" w:date="2026-09-29T17:41:00Z" w16du:dateUtc="2026-09-29T22:41:00Z">
              <w:tcPr>
                <w:tcW w:w="960" w:type="dxa"/>
                <w:gridSpan w:val="2"/>
                <w:tcBorders>
                  <w:top w:val="nil"/>
                  <w:left w:val="nil"/>
                  <w:bottom w:val="nil"/>
                  <w:right w:val="nil"/>
                </w:tcBorders>
                <w:noWrap/>
                <w:vAlign w:val="center"/>
                <w:hideMark/>
              </w:tcPr>
            </w:tcPrChange>
          </w:tcPr>
          <w:p w14:paraId="4ABC1EB0" w14:textId="77777777" w:rsidR="00740EC2" w:rsidRPr="00740EC2" w:rsidRDefault="00740EC2" w:rsidP="00740EC2">
            <w:pPr>
              <w:spacing w:after="0" w:line="240" w:lineRule="auto"/>
              <w:rPr>
                <w:ins w:id="130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303" w:author="Author" w:date="2026-09-29T17:41:00Z" w16du:dateUtc="2026-09-29T22:41:00Z">
              <w:tcPr>
                <w:tcW w:w="960" w:type="dxa"/>
                <w:gridSpan w:val="2"/>
                <w:tcBorders>
                  <w:top w:val="nil"/>
                  <w:left w:val="nil"/>
                  <w:bottom w:val="nil"/>
                  <w:right w:val="nil"/>
                </w:tcBorders>
                <w:noWrap/>
                <w:vAlign w:val="center"/>
                <w:hideMark/>
              </w:tcPr>
            </w:tcPrChange>
          </w:tcPr>
          <w:p w14:paraId="2DF2124A" w14:textId="77777777" w:rsidR="00740EC2" w:rsidRPr="00740EC2" w:rsidRDefault="00740EC2" w:rsidP="00740EC2">
            <w:pPr>
              <w:spacing w:after="0" w:line="240" w:lineRule="auto"/>
              <w:rPr>
                <w:ins w:id="130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305" w:author="Author" w:date="2026-09-29T17:41:00Z" w16du:dateUtc="2026-09-29T22:41:00Z">
              <w:tcPr>
                <w:tcW w:w="1060" w:type="dxa"/>
                <w:gridSpan w:val="2"/>
                <w:tcBorders>
                  <w:top w:val="nil"/>
                  <w:left w:val="nil"/>
                  <w:bottom w:val="nil"/>
                  <w:right w:val="nil"/>
                </w:tcBorders>
                <w:noWrap/>
                <w:vAlign w:val="center"/>
                <w:hideMark/>
              </w:tcPr>
            </w:tcPrChange>
          </w:tcPr>
          <w:p w14:paraId="3AB47E3E" w14:textId="77777777" w:rsidR="00740EC2" w:rsidRPr="00740EC2" w:rsidRDefault="00740EC2" w:rsidP="00740EC2">
            <w:pPr>
              <w:spacing w:after="0" w:line="240" w:lineRule="auto"/>
              <w:rPr>
                <w:ins w:id="130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307" w:author="Author" w:date="2026-09-29T17:41:00Z" w16du:dateUtc="2026-09-29T22:41:00Z">
              <w:tcPr>
                <w:tcW w:w="960" w:type="dxa"/>
                <w:gridSpan w:val="2"/>
                <w:tcBorders>
                  <w:top w:val="nil"/>
                  <w:left w:val="nil"/>
                  <w:bottom w:val="nil"/>
                  <w:right w:val="nil"/>
                </w:tcBorders>
                <w:noWrap/>
                <w:vAlign w:val="center"/>
                <w:hideMark/>
              </w:tcPr>
            </w:tcPrChange>
          </w:tcPr>
          <w:p w14:paraId="395BF6CD" w14:textId="77777777" w:rsidR="00740EC2" w:rsidRPr="00740EC2" w:rsidRDefault="00740EC2" w:rsidP="00740EC2">
            <w:pPr>
              <w:spacing w:after="0" w:line="240" w:lineRule="auto"/>
              <w:rPr>
                <w:ins w:id="130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309" w:author="Author" w:date="2026-09-29T17:41:00Z" w16du:dateUtc="2026-09-29T22:41:00Z">
              <w:tcPr>
                <w:tcW w:w="1020" w:type="dxa"/>
                <w:gridSpan w:val="2"/>
                <w:tcBorders>
                  <w:top w:val="nil"/>
                  <w:left w:val="nil"/>
                  <w:bottom w:val="nil"/>
                  <w:right w:val="nil"/>
                </w:tcBorders>
                <w:noWrap/>
                <w:vAlign w:val="center"/>
                <w:hideMark/>
              </w:tcPr>
            </w:tcPrChange>
          </w:tcPr>
          <w:p w14:paraId="1817EDFE" w14:textId="77777777" w:rsidR="00740EC2" w:rsidRPr="00740EC2" w:rsidRDefault="00740EC2" w:rsidP="00740EC2">
            <w:pPr>
              <w:spacing w:after="0" w:line="240" w:lineRule="auto"/>
              <w:rPr>
                <w:ins w:id="131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4ACFF734" w14:textId="77777777" w:rsidTr="00740EC2">
        <w:trPr>
          <w:trHeight w:val="292"/>
          <w:ins w:id="1311" w:author="Author" w:date="2026-09-29T17:41:00Z"/>
          <w:trPrChange w:id="131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313" w:author="Author" w:date="2026-09-29T17:41:00Z" w16du:dateUtc="2026-09-29T22:41:00Z">
              <w:tcPr>
                <w:tcW w:w="2720" w:type="dxa"/>
                <w:tcBorders>
                  <w:top w:val="nil"/>
                  <w:left w:val="nil"/>
                  <w:bottom w:val="nil"/>
                  <w:right w:val="nil"/>
                </w:tcBorders>
                <w:vAlign w:val="center"/>
                <w:hideMark/>
              </w:tcPr>
            </w:tcPrChange>
          </w:tcPr>
          <w:p w14:paraId="6E347913" w14:textId="77777777" w:rsidR="00740EC2" w:rsidRPr="00740EC2" w:rsidRDefault="00740EC2" w:rsidP="00740EC2">
            <w:pPr>
              <w:spacing w:after="0" w:line="240" w:lineRule="auto"/>
              <w:rPr>
                <w:ins w:id="131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315" w:author="Author" w:date="2026-09-29T17:41:00Z" w16du:dateUtc="2026-09-29T22:41:00Z">
              <w:tcPr>
                <w:tcW w:w="2240" w:type="dxa"/>
                <w:gridSpan w:val="2"/>
                <w:tcBorders>
                  <w:top w:val="nil"/>
                  <w:left w:val="nil"/>
                  <w:bottom w:val="nil"/>
                  <w:right w:val="nil"/>
                </w:tcBorders>
                <w:vAlign w:val="center"/>
                <w:hideMark/>
              </w:tcPr>
            </w:tcPrChange>
          </w:tcPr>
          <w:p w14:paraId="6E15B6E0" w14:textId="77777777" w:rsidR="00740EC2" w:rsidRPr="00740EC2" w:rsidRDefault="00740EC2" w:rsidP="00740EC2">
            <w:pPr>
              <w:spacing w:after="0" w:line="240" w:lineRule="auto"/>
              <w:rPr>
                <w:ins w:id="131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31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Oval</w:t>
              </w:r>
            </w:ins>
          </w:p>
        </w:tc>
        <w:tc>
          <w:tcPr>
            <w:tcW w:w="166" w:type="pct"/>
            <w:tcBorders>
              <w:top w:val="nil"/>
              <w:left w:val="nil"/>
              <w:bottom w:val="nil"/>
              <w:right w:val="nil"/>
            </w:tcBorders>
            <w:noWrap/>
            <w:vAlign w:val="center"/>
            <w:hideMark/>
            <w:tcPrChange w:id="1318" w:author="Author" w:date="2026-09-29T17:41:00Z" w16du:dateUtc="2026-09-29T22:41:00Z">
              <w:tcPr>
                <w:tcW w:w="320" w:type="dxa"/>
                <w:tcBorders>
                  <w:top w:val="nil"/>
                  <w:left w:val="nil"/>
                  <w:bottom w:val="nil"/>
                  <w:right w:val="nil"/>
                </w:tcBorders>
                <w:noWrap/>
                <w:vAlign w:val="center"/>
                <w:hideMark/>
              </w:tcPr>
            </w:tcPrChange>
          </w:tcPr>
          <w:p w14:paraId="52159BA5" w14:textId="77777777" w:rsidR="00740EC2" w:rsidRPr="00740EC2" w:rsidRDefault="00740EC2" w:rsidP="00740EC2">
            <w:pPr>
              <w:spacing w:after="0" w:line="240" w:lineRule="auto"/>
              <w:rPr>
                <w:ins w:id="131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32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25</w:t>
              </w:r>
            </w:ins>
          </w:p>
        </w:tc>
        <w:tc>
          <w:tcPr>
            <w:tcW w:w="211" w:type="pct"/>
            <w:tcBorders>
              <w:top w:val="nil"/>
              <w:left w:val="nil"/>
              <w:bottom w:val="nil"/>
              <w:right w:val="nil"/>
            </w:tcBorders>
            <w:noWrap/>
            <w:vAlign w:val="center"/>
            <w:hideMark/>
            <w:tcPrChange w:id="1321" w:author="Author" w:date="2026-09-29T17:41:00Z" w16du:dateUtc="2026-09-29T22:41:00Z">
              <w:tcPr>
                <w:tcW w:w="420" w:type="dxa"/>
                <w:tcBorders>
                  <w:top w:val="nil"/>
                  <w:left w:val="nil"/>
                  <w:bottom w:val="nil"/>
                  <w:right w:val="nil"/>
                </w:tcBorders>
                <w:noWrap/>
                <w:vAlign w:val="center"/>
                <w:hideMark/>
              </w:tcPr>
            </w:tcPrChange>
          </w:tcPr>
          <w:p w14:paraId="2200F4EA" w14:textId="77777777" w:rsidR="00740EC2" w:rsidRPr="00740EC2" w:rsidRDefault="00740EC2" w:rsidP="00740EC2">
            <w:pPr>
              <w:spacing w:after="0" w:line="240" w:lineRule="auto"/>
              <w:rPr>
                <w:ins w:id="132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32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0.32</w:t>
              </w:r>
            </w:ins>
          </w:p>
        </w:tc>
        <w:tc>
          <w:tcPr>
            <w:tcW w:w="413" w:type="pct"/>
            <w:tcBorders>
              <w:top w:val="nil"/>
              <w:left w:val="nil"/>
              <w:bottom w:val="nil"/>
              <w:right w:val="nil"/>
            </w:tcBorders>
            <w:noWrap/>
            <w:vAlign w:val="center"/>
            <w:hideMark/>
            <w:tcPrChange w:id="1324" w:author="Author" w:date="2026-09-29T17:41:00Z" w16du:dateUtc="2026-09-29T22:41:00Z">
              <w:tcPr>
                <w:tcW w:w="960" w:type="dxa"/>
                <w:gridSpan w:val="3"/>
                <w:tcBorders>
                  <w:top w:val="nil"/>
                  <w:left w:val="nil"/>
                  <w:bottom w:val="nil"/>
                  <w:right w:val="nil"/>
                </w:tcBorders>
                <w:noWrap/>
                <w:vAlign w:val="center"/>
                <w:hideMark/>
              </w:tcPr>
            </w:tcPrChange>
          </w:tcPr>
          <w:p w14:paraId="19C08509" w14:textId="77777777" w:rsidR="00740EC2" w:rsidRPr="00740EC2" w:rsidRDefault="00740EC2" w:rsidP="00740EC2">
            <w:pPr>
              <w:spacing w:after="0" w:line="240" w:lineRule="auto"/>
              <w:rPr>
                <w:ins w:id="132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326" w:author="Author" w:date="2026-09-29T17:41:00Z" w16du:dateUtc="2026-09-29T22:41:00Z">
              <w:tcPr>
                <w:tcW w:w="960" w:type="dxa"/>
                <w:gridSpan w:val="2"/>
                <w:tcBorders>
                  <w:top w:val="nil"/>
                  <w:left w:val="nil"/>
                  <w:bottom w:val="nil"/>
                  <w:right w:val="nil"/>
                </w:tcBorders>
                <w:noWrap/>
                <w:vAlign w:val="center"/>
                <w:hideMark/>
              </w:tcPr>
            </w:tcPrChange>
          </w:tcPr>
          <w:p w14:paraId="09BC5D73" w14:textId="77777777" w:rsidR="00740EC2" w:rsidRPr="00740EC2" w:rsidRDefault="00740EC2" w:rsidP="00740EC2">
            <w:pPr>
              <w:spacing w:after="0" w:line="240" w:lineRule="auto"/>
              <w:rPr>
                <w:ins w:id="132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328" w:author="Author" w:date="2026-09-29T17:41:00Z" w16du:dateUtc="2026-09-29T22:41:00Z">
              <w:tcPr>
                <w:tcW w:w="960" w:type="dxa"/>
                <w:gridSpan w:val="2"/>
                <w:tcBorders>
                  <w:top w:val="nil"/>
                  <w:left w:val="nil"/>
                  <w:bottom w:val="nil"/>
                  <w:right w:val="nil"/>
                </w:tcBorders>
                <w:noWrap/>
                <w:vAlign w:val="center"/>
                <w:hideMark/>
              </w:tcPr>
            </w:tcPrChange>
          </w:tcPr>
          <w:p w14:paraId="1A59BA94" w14:textId="77777777" w:rsidR="00740EC2" w:rsidRPr="00740EC2" w:rsidRDefault="00740EC2" w:rsidP="00740EC2">
            <w:pPr>
              <w:spacing w:after="0" w:line="240" w:lineRule="auto"/>
              <w:rPr>
                <w:ins w:id="132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330" w:author="Author" w:date="2026-09-29T17:41:00Z" w16du:dateUtc="2026-09-29T22:41:00Z">
              <w:tcPr>
                <w:tcW w:w="1060" w:type="dxa"/>
                <w:gridSpan w:val="2"/>
                <w:tcBorders>
                  <w:top w:val="nil"/>
                  <w:left w:val="nil"/>
                  <w:bottom w:val="nil"/>
                  <w:right w:val="nil"/>
                </w:tcBorders>
                <w:noWrap/>
                <w:vAlign w:val="center"/>
                <w:hideMark/>
              </w:tcPr>
            </w:tcPrChange>
          </w:tcPr>
          <w:p w14:paraId="7F578346" w14:textId="77777777" w:rsidR="00740EC2" w:rsidRPr="00740EC2" w:rsidRDefault="00740EC2" w:rsidP="00740EC2">
            <w:pPr>
              <w:spacing w:after="0" w:line="240" w:lineRule="auto"/>
              <w:rPr>
                <w:ins w:id="133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332" w:author="Author" w:date="2026-09-29T17:41:00Z" w16du:dateUtc="2026-09-29T22:41:00Z">
              <w:tcPr>
                <w:tcW w:w="960" w:type="dxa"/>
                <w:gridSpan w:val="2"/>
                <w:tcBorders>
                  <w:top w:val="nil"/>
                  <w:left w:val="nil"/>
                  <w:bottom w:val="nil"/>
                  <w:right w:val="nil"/>
                </w:tcBorders>
                <w:noWrap/>
                <w:vAlign w:val="center"/>
                <w:hideMark/>
              </w:tcPr>
            </w:tcPrChange>
          </w:tcPr>
          <w:p w14:paraId="5B540785" w14:textId="77777777" w:rsidR="00740EC2" w:rsidRPr="00740EC2" w:rsidRDefault="00740EC2" w:rsidP="00740EC2">
            <w:pPr>
              <w:spacing w:after="0" w:line="240" w:lineRule="auto"/>
              <w:rPr>
                <w:ins w:id="133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334" w:author="Author" w:date="2026-09-29T17:41:00Z" w16du:dateUtc="2026-09-29T22:41:00Z">
              <w:tcPr>
                <w:tcW w:w="1020" w:type="dxa"/>
                <w:gridSpan w:val="2"/>
                <w:tcBorders>
                  <w:top w:val="nil"/>
                  <w:left w:val="nil"/>
                  <w:bottom w:val="nil"/>
                  <w:right w:val="nil"/>
                </w:tcBorders>
                <w:noWrap/>
                <w:vAlign w:val="center"/>
                <w:hideMark/>
              </w:tcPr>
            </w:tcPrChange>
          </w:tcPr>
          <w:p w14:paraId="41B15328" w14:textId="77777777" w:rsidR="00740EC2" w:rsidRPr="00740EC2" w:rsidRDefault="00740EC2" w:rsidP="00740EC2">
            <w:pPr>
              <w:spacing w:after="0" w:line="240" w:lineRule="auto"/>
              <w:rPr>
                <w:ins w:id="133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228C49B4" w14:textId="77777777" w:rsidTr="00740EC2">
        <w:trPr>
          <w:trHeight w:val="292"/>
          <w:ins w:id="1336" w:author="Author" w:date="2026-09-29T17:41:00Z"/>
          <w:trPrChange w:id="133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338" w:author="Author" w:date="2026-09-29T17:41:00Z" w16du:dateUtc="2026-09-29T22:41:00Z">
              <w:tcPr>
                <w:tcW w:w="2720" w:type="dxa"/>
                <w:tcBorders>
                  <w:top w:val="nil"/>
                  <w:left w:val="nil"/>
                  <w:bottom w:val="nil"/>
                  <w:right w:val="nil"/>
                </w:tcBorders>
                <w:vAlign w:val="center"/>
                <w:hideMark/>
              </w:tcPr>
            </w:tcPrChange>
          </w:tcPr>
          <w:p w14:paraId="274B5F48" w14:textId="77777777" w:rsidR="00740EC2" w:rsidRPr="00740EC2" w:rsidRDefault="00740EC2" w:rsidP="00740EC2">
            <w:pPr>
              <w:spacing w:after="0" w:line="240" w:lineRule="auto"/>
              <w:rPr>
                <w:ins w:id="133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340" w:author="Author" w:date="2026-09-29T17:41:00Z" w16du:dateUtc="2026-09-29T22:41:00Z">
              <w:tcPr>
                <w:tcW w:w="2240" w:type="dxa"/>
                <w:gridSpan w:val="2"/>
                <w:tcBorders>
                  <w:top w:val="nil"/>
                  <w:left w:val="nil"/>
                  <w:bottom w:val="nil"/>
                  <w:right w:val="nil"/>
                </w:tcBorders>
                <w:vAlign w:val="center"/>
                <w:hideMark/>
              </w:tcPr>
            </w:tcPrChange>
          </w:tcPr>
          <w:p w14:paraId="11931B62" w14:textId="77777777" w:rsidR="00740EC2" w:rsidRPr="00740EC2" w:rsidRDefault="00740EC2" w:rsidP="00740EC2">
            <w:pPr>
              <w:spacing w:after="0" w:line="240" w:lineRule="auto"/>
              <w:rPr>
                <w:ins w:id="134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34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Round</w:t>
              </w:r>
            </w:ins>
          </w:p>
        </w:tc>
        <w:tc>
          <w:tcPr>
            <w:tcW w:w="166" w:type="pct"/>
            <w:tcBorders>
              <w:top w:val="nil"/>
              <w:left w:val="nil"/>
              <w:bottom w:val="nil"/>
              <w:right w:val="nil"/>
            </w:tcBorders>
            <w:noWrap/>
            <w:vAlign w:val="center"/>
            <w:hideMark/>
            <w:tcPrChange w:id="1343" w:author="Author" w:date="2026-09-29T17:41:00Z" w16du:dateUtc="2026-09-29T22:41:00Z">
              <w:tcPr>
                <w:tcW w:w="320" w:type="dxa"/>
                <w:tcBorders>
                  <w:top w:val="nil"/>
                  <w:left w:val="nil"/>
                  <w:bottom w:val="nil"/>
                  <w:right w:val="nil"/>
                </w:tcBorders>
                <w:noWrap/>
                <w:vAlign w:val="center"/>
                <w:hideMark/>
              </w:tcPr>
            </w:tcPrChange>
          </w:tcPr>
          <w:p w14:paraId="538E4A5A" w14:textId="77777777" w:rsidR="00740EC2" w:rsidRPr="00740EC2" w:rsidRDefault="00740EC2" w:rsidP="00740EC2">
            <w:pPr>
              <w:spacing w:after="0" w:line="240" w:lineRule="auto"/>
              <w:rPr>
                <w:ins w:id="134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34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20</w:t>
              </w:r>
            </w:ins>
          </w:p>
        </w:tc>
        <w:tc>
          <w:tcPr>
            <w:tcW w:w="211" w:type="pct"/>
            <w:tcBorders>
              <w:top w:val="nil"/>
              <w:left w:val="nil"/>
              <w:bottom w:val="nil"/>
              <w:right w:val="nil"/>
            </w:tcBorders>
            <w:noWrap/>
            <w:vAlign w:val="center"/>
            <w:hideMark/>
            <w:tcPrChange w:id="1346" w:author="Author" w:date="2026-09-29T17:41:00Z" w16du:dateUtc="2026-09-29T22:41:00Z">
              <w:tcPr>
                <w:tcW w:w="420" w:type="dxa"/>
                <w:tcBorders>
                  <w:top w:val="nil"/>
                  <w:left w:val="nil"/>
                  <w:bottom w:val="nil"/>
                  <w:right w:val="nil"/>
                </w:tcBorders>
                <w:noWrap/>
                <w:vAlign w:val="center"/>
                <w:hideMark/>
              </w:tcPr>
            </w:tcPrChange>
          </w:tcPr>
          <w:p w14:paraId="14C7510A" w14:textId="77777777" w:rsidR="00740EC2" w:rsidRPr="00740EC2" w:rsidRDefault="00740EC2" w:rsidP="00740EC2">
            <w:pPr>
              <w:spacing w:after="0" w:line="240" w:lineRule="auto"/>
              <w:rPr>
                <w:ins w:id="134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34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0.26</w:t>
              </w:r>
            </w:ins>
          </w:p>
        </w:tc>
        <w:tc>
          <w:tcPr>
            <w:tcW w:w="413" w:type="pct"/>
            <w:tcBorders>
              <w:top w:val="nil"/>
              <w:left w:val="nil"/>
              <w:bottom w:val="nil"/>
              <w:right w:val="nil"/>
            </w:tcBorders>
            <w:noWrap/>
            <w:vAlign w:val="center"/>
            <w:hideMark/>
            <w:tcPrChange w:id="1349" w:author="Author" w:date="2026-09-29T17:41:00Z" w16du:dateUtc="2026-09-29T22:41:00Z">
              <w:tcPr>
                <w:tcW w:w="960" w:type="dxa"/>
                <w:gridSpan w:val="3"/>
                <w:tcBorders>
                  <w:top w:val="nil"/>
                  <w:left w:val="nil"/>
                  <w:bottom w:val="nil"/>
                  <w:right w:val="nil"/>
                </w:tcBorders>
                <w:noWrap/>
                <w:vAlign w:val="center"/>
                <w:hideMark/>
              </w:tcPr>
            </w:tcPrChange>
          </w:tcPr>
          <w:p w14:paraId="3D7CA727" w14:textId="77777777" w:rsidR="00740EC2" w:rsidRPr="00740EC2" w:rsidRDefault="00740EC2" w:rsidP="00740EC2">
            <w:pPr>
              <w:spacing w:after="0" w:line="240" w:lineRule="auto"/>
              <w:rPr>
                <w:ins w:id="135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351" w:author="Author" w:date="2026-09-29T17:41:00Z" w16du:dateUtc="2026-09-29T22:41:00Z">
              <w:tcPr>
                <w:tcW w:w="960" w:type="dxa"/>
                <w:gridSpan w:val="2"/>
                <w:tcBorders>
                  <w:top w:val="nil"/>
                  <w:left w:val="nil"/>
                  <w:bottom w:val="nil"/>
                  <w:right w:val="nil"/>
                </w:tcBorders>
                <w:noWrap/>
                <w:vAlign w:val="center"/>
                <w:hideMark/>
              </w:tcPr>
            </w:tcPrChange>
          </w:tcPr>
          <w:p w14:paraId="722557AF" w14:textId="77777777" w:rsidR="00740EC2" w:rsidRPr="00740EC2" w:rsidRDefault="00740EC2" w:rsidP="00740EC2">
            <w:pPr>
              <w:spacing w:after="0" w:line="240" w:lineRule="auto"/>
              <w:rPr>
                <w:ins w:id="135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353" w:author="Author" w:date="2026-09-29T17:41:00Z" w16du:dateUtc="2026-09-29T22:41:00Z">
              <w:tcPr>
                <w:tcW w:w="960" w:type="dxa"/>
                <w:gridSpan w:val="2"/>
                <w:tcBorders>
                  <w:top w:val="nil"/>
                  <w:left w:val="nil"/>
                  <w:bottom w:val="nil"/>
                  <w:right w:val="nil"/>
                </w:tcBorders>
                <w:noWrap/>
                <w:vAlign w:val="center"/>
                <w:hideMark/>
              </w:tcPr>
            </w:tcPrChange>
          </w:tcPr>
          <w:p w14:paraId="1DA1D095" w14:textId="77777777" w:rsidR="00740EC2" w:rsidRPr="00740EC2" w:rsidRDefault="00740EC2" w:rsidP="00740EC2">
            <w:pPr>
              <w:spacing w:after="0" w:line="240" w:lineRule="auto"/>
              <w:rPr>
                <w:ins w:id="135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355" w:author="Author" w:date="2026-09-29T17:41:00Z" w16du:dateUtc="2026-09-29T22:41:00Z">
              <w:tcPr>
                <w:tcW w:w="1060" w:type="dxa"/>
                <w:gridSpan w:val="2"/>
                <w:tcBorders>
                  <w:top w:val="nil"/>
                  <w:left w:val="nil"/>
                  <w:bottom w:val="nil"/>
                  <w:right w:val="nil"/>
                </w:tcBorders>
                <w:noWrap/>
                <w:vAlign w:val="center"/>
                <w:hideMark/>
              </w:tcPr>
            </w:tcPrChange>
          </w:tcPr>
          <w:p w14:paraId="63CBAF48" w14:textId="77777777" w:rsidR="00740EC2" w:rsidRPr="00740EC2" w:rsidRDefault="00740EC2" w:rsidP="00740EC2">
            <w:pPr>
              <w:spacing w:after="0" w:line="240" w:lineRule="auto"/>
              <w:rPr>
                <w:ins w:id="135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357" w:author="Author" w:date="2026-09-29T17:41:00Z" w16du:dateUtc="2026-09-29T22:41:00Z">
              <w:tcPr>
                <w:tcW w:w="960" w:type="dxa"/>
                <w:gridSpan w:val="2"/>
                <w:tcBorders>
                  <w:top w:val="nil"/>
                  <w:left w:val="nil"/>
                  <w:bottom w:val="nil"/>
                  <w:right w:val="nil"/>
                </w:tcBorders>
                <w:noWrap/>
                <w:vAlign w:val="center"/>
                <w:hideMark/>
              </w:tcPr>
            </w:tcPrChange>
          </w:tcPr>
          <w:p w14:paraId="18103E1E" w14:textId="77777777" w:rsidR="00740EC2" w:rsidRPr="00740EC2" w:rsidRDefault="00740EC2" w:rsidP="00740EC2">
            <w:pPr>
              <w:spacing w:after="0" w:line="240" w:lineRule="auto"/>
              <w:rPr>
                <w:ins w:id="135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359" w:author="Author" w:date="2026-09-29T17:41:00Z" w16du:dateUtc="2026-09-29T22:41:00Z">
              <w:tcPr>
                <w:tcW w:w="1020" w:type="dxa"/>
                <w:gridSpan w:val="2"/>
                <w:tcBorders>
                  <w:top w:val="nil"/>
                  <w:left w:val="nil"/>
                  <w:bottom w:val="nil"/>
                  <w:right w:val="nil"/>
                </w:tcBorders>
                <w:noWrap/>
                <w:vAlign w:val="center"/>
                <w:hideMark/>
              </w:tcPr>
            </w:tcPrChange>
          </w:tcPr>
          <w:p w14:paraId="422BBA06" w14:textId="77777777" w:rsidR="00740EC2" w:rsidRPr="00740EC2" w:rsidRDefault="00740EC2" w:rsidP="00740EC2">
            <w:pPr>
              <w:spacing w:after="0" w:line="240" w:lineRule="auto"/>
              <w:rPr>
                <w:ins w:id="136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14DA8675" w14:textId="77777777" w:rsidTr="00740EC2">
        <w:trPr>
          <w:trHeight w:val="292"/>
          <w:ins w:id="1361" w:author="Author" w:date="2026-09-29T17:41:00Z"/>
          <w:trPrChange w:id="136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363" w:author="Author" w:date="2026-09-29T17:41:00Z" w16du:dateUtc="2026-09-29T22:41:00Z">
              <w:tcPr>
                <w:tcW w:w="2720" w:type="dxa"/>
                <w:tcBorders>
                  <w:top w:val="nil"/>
                  <w:left w:val="nil"/>
                  <w:bottom w:val="nil"/>
                  <w:right w:val="nil"/>
                </w:tcBorders>
                <w:vAlign w:val="center"/>
                <w:hideMark/>
              </w:tcPr>
            </w:tcPrChange>
          </w:tcPr>
          <w:p w14:paraId="7AF449D7" w14:textId="77777777" w:rsidR="00740EC2" w:rsidRPr="00740EC2" w:rsidRDefault="00740EC2" w:rsidP="00740EC2">
            <w:pPr>
              <w:spacing w:after="0" w:line="240" w:lineRule="auto"/>
              <w:rPr>
                <w:ins w:id="136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365" w:author="Author" w:date="2026-09-29T17:41:00Z" w16du:dateUtc="2026-09-29T22:41:00Z">
              <w:tcPr>
                <w:tcW w:w="2240" w:type="dxa"/>
                <w:gridSpan w:val="2"/>
                <w:tcBorders>
                  <w:top w:val="nil"/>
                  <w:left w:val="nil"/>
                  <w:bottom w:val="nil"/>
                  <w:right w:val="nil"/>
                </w:tcBorders>
                <w:vAlign w:val="center"/>
                <w:hideMark/>
              </w:tcPr>
            </w:tcPrChange>
          </w:tcPr>
          <w:p w14:paraId="08C1B9F1" w14:textId="77777777" w:rsidR="00740EC2" w:rsidRPr="00740EC2" w:rsidRDefault="00740EC2" w:rsidP="00740EC2">
            <w:pPr>
              <w:spacing w:after="0" w:line="240" w:lineRule="auto"/>
              <w:rPr>
                <w:ins w:id="136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36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Truncate</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fastigiate</w:t>
              </w:r>
              <w:proofErr w:type="spellEnd"/>
            </w:ins>
          </w:p>
        </w:tc>
        <w:tc>
          <w:tcPr>
            <w:tcW w:w="166" w:type="pct"/>
            <w:tcBorders>
              <w:top w:val="nil"/>
              <w:left w:val="nil"/>
              <w:bottom w:val="nil"/>
              <w:right w:val="nil"/>
            </w:tcBorders>
            <w:noWrap/>
            <w:vAlign w:val="center"/>
            <w:hideMark/>
            <w:tcPrChange w:id="1368" w:author="Author" w:date="2026-09-29T17:41:00Z" w16du:dateUtc="2026-09-29T22:41:00Z">
              <w:tcPr>
                <w:tcW w:w="320" w:type="dxa"/>
                <w:tcBorders>
                  <w:top w:val="nil"/>
                  <w:left w:val="nil"/>
                  <w:bottom w:val="nil"/>
                  <w:right w:val="nil"/>
                </w:tcBorders>
                <w:noWrap/>
                <w:vAlign w:val="center"/>
                <w:hideMark/>
              </w:tcPr>
            </w:tcPrChange>
          </w:tcPr>
          <w:p w14:paraId="0B06F758" w14:textId="77777777" w:rsidR="00740EC2" w:rsidRPr="00740EC2" w:rsidRDefault="00740EC2" w:rsidP="00740EC2">
            <w:pPr>
              <w:spacing w:after="0" w:line="240" w:lineRule="auto"/>
              <w:rPr>
                <w:ins w:id="136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37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w:t>
              </w:r>
            </w:ins>
          </w:p>
        </w:tc>
        <w:tc>
          <w:tcPr>
            <w:tcW w:w="211" w:type="pct"/>
            <w:tcBorders>
              <w:top w:val="nil"/>
              <w:left w:val="nil"/>
              <w:bottom w:val="nil"/>
              <w:right w:val="nil"/>
            </w:tcBorders>
            <w:noWrap/>
            <w:vAlign w:val="center"/>
            <w:hideMark/>
            <w:tcPrChange w:id="1371" w:author="Author" w:date="2026-09-29T17:41:00Z" w16du:dateUtc="2026-09-29T22:41:00Z">
              <w:tcPr>
                <w:tcW w:w="420" w:type="dxa"/>
                <w:tcBorders>
                  <w:top w:val="nil"/>
                  <w:left w:val="nil"/>
                  <w:bottom w:val="nil"/>
                  <w:right w:val="nil"/>
                </w:tcBorders>
                <w:noWrap/>
                <w:vAlign w:val="center"/>
                <w:hideMark/>
              </w:tcPr>
            </w:tcPrChange>
          </w:tcPr>
          <w:p w14:paraId="254BA591" w14:textId="77777777" w:rsidR="00740EC2" w:rsidRPr="00740EC2" w:rsidRDefault="00740EC2" w:rsidP="00740EC2">
            <w:pPr>
              <w:spacing w:after="0" w:line="240" w:lineRule="auto"/>
              <w:rPr>
                <w:ins w:id="137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37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0.05</w:t>
              </w:r>
            </w:ins>
          </w:p>
        </w:tc>
        <w:tc>
          <w:tcPr>
            <w:tcW w:w="413" w:type="pct"/>
            <w:tcBorders>
              <w:top w:val="nil"/>
              <w:left w:val="nil"/>
              <w:bottom w:val="nil"/>
              <w:right w:val="nil"/>
            </w:tcBorders>
            <w:noWrap/>
            <w:vAlign w:val="center"/>
            <w:hideMark/>
            <w:tcPrChange w:id="1374" w:author="Author" w:date="2026-09-29T17:41:00Z" w16du:dateUtc="2026-09-29T22:41:00Z">
              <w:tcPr>
                <w:tcW w:w="960" w:type="dxa"/>
                <w:gridSpan w:val="3"/>
                <w:tcBorders>
                  <w:top w:val="nil"/>
                  <w:left w:val="nil"/>
                  <w:bottom w:val="nil"/>
                  <w:right w:val="nil"/>
                </w:tcBorders>
                <w:noWrap/>
                <w:vAlign w:val="center"/>
                <w:hideMark/>
              </w:tcPr>
            </w:tcPrChange>
          </w:tcPr>
          <w:p w14:paraId="621B60CC" w14:textId="77777777" w:rsidR="00740EC2" w:rsidRPr="00740EC2" w:rsidRDefault="00740EC2" w:rsidP="00740EC2">
            <w:pPr>
              <w:spacing w:after="0" w:line="240" w:lineRule="auto"/>
              <w:rPr>
                <w:ins w:id="137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376" w:author="Author" w:date="2026-09-29T17:41:00Z" w16du:dateUtc="2026-09-29T22:41:00Z">
              <w:tcPr>
                <w:tcW w:w="960" w:type="dxa"/>
                <w:gridSpan w:val="2"/>
                <w:tcBorders>
                  <w:top w:val="nil"/>
                  <w:left w:val="nil"/>
                  <w:bottom w:val="nil"/>
                  <w:right w:val="nil"/>
                </w:tcBorders>
                <w:noWrap/>
                <w:vAlign w:val="center"/>
                <w:hideMark/>
              </w:tcPr>
            </w:tcPrChange>
          </w:tcPr>
          <w:p w14:paraId="4F5D69FE" w14:textId="77777777" w:rsidR="00740EC2" w:rsidRPr="00740EC2" w:rsidRDefault="00740EC2" w:rsidP="00740EC2">
            <w:pPr>
              <w:spacing w:after="0" w:line="240" w:lineRule="auto"/>
              <w:rPr>
                <w:ins w:id="137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378" w:author="Author" w:date="2026-09-29T17:41:00Z" w16du:dateUtc="2026-09-29T22:41:00Z">
              <w:tcPr>
                <w:tcW w:w="960" w:type="dxa"/>
                <w:gridSpan w:val="2"/>
                <w:tcBorders>
                  <w:top w:val="nil"/>
                  <w:left w:val="nil"/>
                  <w:bottom w:val="nil"/>
                  <w:right w:val="nil"/>
                </w:tcBorders>
                <w:noWrap/>
                <w:vAlign w:val="center"/>
                <w:hideMark/>
              </w:tcPr>
            </w:tcPrChange>
          </w:tcPr>
          <w:p w14:paraId="4DB82717" w14:textId="77777777" w:rsidR="00740EC2" w:rsidRPr="00740EC2" w:rsidRDefault="00740EC2" w:rsidP="00740EC2">
            <w:pPr>
              <w:spacing w:after="0" w:line="240" w:lineRule="auto"/>
              <w:rPr>
                <w:ins w:id="137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380" w:author="Author" w:date="2026-09-29T17:41:00Z" w16du:dateUtc="2026-09-29T22:41:00Z">
              <w:tcPr>
                <w:tcW w:w="1060" w:type="dxa"/>
                <w:gridSpan w:val="2"/>
                <w:tcBorders>
                  <w:top w:val="nil"/>
                  <w:left w:val="nil"/>
                  <w:bottom w:val="nil"/>
                  <w:right w:val="nil"/>
                </w:tcBorders>
                <w:noWrap/>
                <w:vAlign w:val="center"/>
                <w:hideMark/>
              </w:tcPr>
            </w:tcPrChange>
          </w:tcPr>
          <w:p w14:paraId="2CC073D3" w14:textId="77777777" w:rsidR="00740EC2" w:rsidRPr="00740EC2" w:rsidRDefault="00740EC2" w:rsidP="00740EC2">
            <w:pPr>
              <w:spacing w:after="0" w:line="240" w:lineRule="auto"/>
              <w:rPr>
                <w:ins w:id="138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382" w:author="Author" w:date="2026-09-29T17:41:00Z" w16du:dateUtc="2026-09-29T22:41:00Z">
              <w:tcPr>
                <w:tcW w:w="960" w:type="dxa"/>
                <w:gridSpan w:val="2"/>
                <w:tcBorders>
                  <w:top w:val="nil"/>
                  <w:left w:val="nil"/>
                  <w:bottom w:val="nil"/>
                  <w:right w:val="nil"/>
                </w:tcBorders>
                <w:noWrap/>
                <w:vAlign w:val="center"/>
                <w:hideMark/>
              </w:tcPr>
            </w:tcPrChange>
          </w:tcPr>
          <w:p w14:paraId="6E2830A7" w14:textId="77777777" w:rsidR="00740EC2" w:rsidRPr="00740EC2" w:rsidRDefault="00740EC2" w:rsidP="00740EC2">
            <w:pPr>
              <w:spacing w:after="0" w:line="240" w:lineRule="auto"/>
              <w:rPr>
                <w:ins w:id="138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384" w:author="Author" w:date="2026-09-29T17:41:00Z" w16du:dateUtc="2026-09-29T22:41:00Z">
              <w:tcPr>
                <w:tcW w:w="1020" w:type="dxa"/>
                <w:gridSpan w:val="2"/>
                <w:tcBorders>
                  <w:top w:val="nil"/>
                  <w:left w:val="nil"/>
                  <w:bottom w:val="nil"/>
                  <w:right w:val="nil"/>
                </w:tcBorders>
                <w:noWrap/>
                <w:vAlign w:val="center"/>
                <w:hideMark/>
              </w:tcPr>
            </w:tcPrChange>
          </w:tcPr>
          <w:p w14:paraId="16DF700E" w14:textId="77777777" w:rsidR="00740EC2" w:rsidRPr="00740EC2" w:rsidRDefault="00740EC2" w:rsidP="00740EC2">
            <w:pPr>
              <w:spacing w:after="0" w:line="240" w:lineRule="auto"/>
              <w:rPr>
                <w:ins w:id="138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70E3720A" w14:textId="77777777" w:rsidTr="00740EC2">
        <w:trPr>
          <w:trHeight w:val="292"/>
          <w:ins w:id="1386" w:author="Author" w:date="2026-09-29T17:41:00Z"/>
          <w:trPrChange w:id="138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388" w:author="Author" w:date="2026-09-29T17:41:00Z" w16du:dateUtc="2026-09-29T22:41:00Z">
              <w:tcPr>
                <w:tcW w:w="2720" w:type="dxa"/>
                <w:tcBorders>
                  <w:top w:val="nil"/>
                  <w:left w:val="nil"/>
                  <w:bottom w:val="nil"/>
                  <w:right w:val="nil"/>
                </w:tcBorders>
                <w:vAlign w:val="center"/>
                <w:hideMark/>
              </w:tcPr>
            </w:tcPrChange>
          </w:tcPr>
          <w:p w14:paraId="1E64E0EA" w14:textId="77777777" w:rsidR="00740EC2" w:rsidRPr="00740EC2" w:rsidRDefault="00740EC2" w:rsidP="00740EC2">
            <w:pPr>
              <w:spacing w:after="0" w:line="240" w:lineRule="auto"/>
              <w:rPr>
                <w:ins w:id="1389" w:author="Author" w:date="2026-09-29T17:41:00Z" w16du:dateUtc="2026-09-29T22:41:00Z"/>
                <w:rFonts w:ascii="Times New Roman" w:eastAsia="Times New Roman" w:hAnsi="Times New Roman" w:cs="Times New Roman"/>
                <w:color w:val="000000"/>
                <w:kern w:val="0"/>
                <w:sz w:val="20"/>
                <w:szCs w:val="20"/>
                <w:lang w:val="en-US" w:eastAsia="es-PE"/>
                <w14:ligatures w14:val="none"/>
                <w:rPrChange w:id="1390" w:author="Author" w:date="2026-09-29T17:42:00Z" w16du:dateUtc="2026-09-29T22:42:00Z">
                  <w:rPr>
                    <w:ins w:id="1391" w:author="Author" w:date="2026-09-29T17:41:00Z" w16du:dateUtc="2026-09-29T22:41:00Z"/>
                    <w:rFonts w:ascii="Times New Roman" w:eastAsia="Times New Roman" w:hAnsi="Times New Roman" w:cs="Times New Roman"/>
                    <w:color w:val="000000"/>
                    <w:kern w:val="0"/>
                    <w:sz w:val="20"/>
                    <w:szCs w:val="20"/>
                    <w:lang w:val="es-PE" w:eastAsia="es-PE"/>
                    <w14:ligatures w14:val="none"/>
                  </w:rPr>
                </w:rPrChange>
              </w:rPr>
            </w:pPr>
            <w:ins w:id="1392" w:author="Author" w:date="2026-09-29T17:41:00Z" w16du:dateUtc="2026-09-29T22:41:00Z">
              <w:r w:rsidRPr="00740EC2">
                <w:rPr>
                  <w:rFonts w:ascii="Times New Roman" w:eastAsia="Times New Roman" w:hAnsi="Times New Roman" w:cs="Times New Roman"/>
                  <w:color w:val="000000"/>
                  <w:kern w:val="0"/>
                  <w:sz w:val="20"/>
                  <w:szCs w:val="20"/>
                  <w:lang w:val="en-US" w:eastAsia="es-PE"/>
                  <w14:ligatures w14:val="none"/>
                  <w:rPrChange w:id="1393" w:author="Author" w:date="2026-09-29T17:42:00Z" w16du:dateUtc="2026-09-29T22:42:00Z">
                    <w:rPr>
                      <w:rFonts w:ascii="Times New Roman" w:eastAsia="Times New Roman" w:hAnsi="Times New Roman" w:cs="Times New Roman"/>
                      <w:color w:val="000000"/>
                      <w:kern w:val="0"/>
                      <w:sz w:val="20"/>
                      <w:szCs w:val="20"/>
                      <w:lang w:val="es-PE" w:eastAsia="es-PE"/>
                      <w14:ligatures w14:val="none"/>
                    </w:rPr>
                  </w:rPrChange>
                </w:rPr>
                <w:t>Wing petal color at 90% flowering</w:t>
              </w:r>
            </w:ins>
          </w:p>
        </w:tc>
        <w:tc>
          <w:tcPr>
            <w:tcW w:w="941" w:type="pct"/>
            <w:tcBorders>
              <w:top w:val="nil"/>
              <w:left w:val="nil"/>
              <w:bottom w:val="nil"/>
              <w:right w:val="nil"/>
            </w:tcBorders>
            <w:vAlign w:val="center"/>
            <w:hideMark/>
            <w:tcPrChange w:id="1394" w:author="Author" w:date="2026-09-29T17:41:00Z" w16du:dateUtc="2026-09-29T22:41:00Z">
              <w:tcPr>
                <w:tcW w:w="2240" w:type="dxa"/>
                <w:gridSpan w:val="2"/>
                <w:tcBorders>
                  <w:top w:val="nil"/>
                  <w:left w:val="nil"/>
                  <w:bottom w:val="nil"/>
                  <w:right w:val="nil"/>
                </w:tcBorders>
                <w:vAlign w:val="center"/>
                <w:hideMark/>
              </w:tcPr>
            </w:tcPrChange>
          </w:tcPr>
          <w:p w14:paraId="1F154382" w14:textId="77777777" w:rsidR="00740EC2" w:rsidRPr="00740EC2" w:rsidRDefault="00740EC2" w:rsidP="00740EC2">
            <w:pPr>
              <w:spacing w:after="0" w:line="240" w:lineRule="auto"/>
              <w:rPr>
                <w:ins w:id="139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39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White</w:t>
              </w:r>
            </w:ins>
          </w:p>
        </w:tc>
        <w:tc>
          <w:tcPr>
            <w:tcW w:w="166" w:type="pct"/>
            <w:tcBorders>
              <w:top w:val="nil"/>
              <w:left w:val="nil"/>
              <w:bottom w:val="nil"/>
              <w:right w:val="nil"/>
            </w:tcBorders>
            <w:noWrap/>
            <w:vAlign w:val="center"/>
            <w:hideMark/>
            <w:tcPrChange w:id="1397" w:author="Author" w:date="2026-09-29T17:41:00Z" w16du:dateUtc="2026-09-29T22:41:00Z">
              <w:tcPr>
                <w:tcW w:w="320" w:type="dxa"/>
                <w:tcBorders>
                  <w:top w:val="nil"/>
                  <w:left w:val="nil"/>
                  <w:bottom w:val="nil"/>
                  <w:right w:val="nil"/>
                </w:tcBorders>
                <w:noWrap/>
                <w:vAlign w:val="center"/>
                <w:hideMark/>
              </w:tcPr>
            </w:tcPrChange>
          </w:tcPr>
          <w:p w14:paraId="0DCB852E" w14:textId="77777777" w:rsidR="00740EC2" w:rsidRPr="00740EC2" w:rsidRDefault="00740EC2" w:rsidP="00740EC2">
            <w:pPr>
              <w:spacing w:after="0" w:line="240" w:lineRule="auto"/>
              <w:rPr>
                <w:ins w:id="139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39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14</w:t>
              </w:r>
            </w:ins>
          </w:p>
        </w:tc>
        <w:tc>
          <w:tcPr>
            <w:tcW w:w="211" w:type="pct"/>
            <w:tcBorders>
              <w:top w:val="nil"/>
              <w:left w:val="nil"/>
              <w:bottom w:val="nil"/>
              <w:right w:val="nil"/>
            </w:tcBorders>
            <w:noWrap/>
            <w:vAlign w:val="center"/>
            <w:hideMark/>
            <w:tcPrChange w:id="1400" w:author="Author" w:date="2026-09-29T17:41:00Z" w16du:dateUtc="2026-09-29T22:41:00Z">
              <w:tcPr>
                <w:tcW w:w="420" w:type="dxa"/>
                <w:tcBorders>
                  <w:top w:val="nil"/>
                  <w:left w:val="nil"/>
                  <w:bottom w:val="nil"/>
                  <w:right w:val="nil"/>
                </w:tcBorders>
                <w:noWrap/>
                <w:vAlign w:val="center"/>
                <w:hideMark/>
              </w:tcPr>
            </w:tcPrChange>
          </w:tcPr>
          <w:p w14:paraId="53C0FCF8" w14:textId="77777777" w:rsidR="00740EC2" w:rsidRPr="00740EC2" w:rsidRDefault="00740EC2" w:rsidP="00740EC2">
            <w:pPr>
              <w:spacing w:after="0" w:line="240" w:lineRule="auto"/>
              <w:rPr>
                <w:ins w:id="140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0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0.18</w:t>
              </w:r>
            </w:ins>
          </w:p>
        </w:tc>
        <w:tc>
          <w:tcPr>
            <w:tcW w:w="413" w:type="pct"/>
            <w:tcBorders>
              <w:top w:val="nil"/>
              <w:left w:val="nil"/>
              <w:bottom w:val="nil"/>
              <w:right w:val="nil"/>
            </w:tcBorders>
            <w:noWrap/>
            <w:vAlign w:val="center"/>
            <w:hideMark/>
            <w:tcPrChange w:id="1403" w:author="Author" w:date="2026-09-29T17:41:00Z" w16du:dateUtc="2026-09-29T22:41:00Z">
              <w:tcPr>
                <w:tcW w:w="960" w:type="dxa"/>
                <w:gridSpan w:val="3"/>
                <w:tcBorders>
                  <w:top w:val="nil"/>
                  <w:left w:val="nil"/>
                  <w:bottom w:val="nil"/>
                  <w:right w:val="nil"/>
                </w:tcBorders>
                <w:noWrap/>
                <w:vAlign w:val="center"/>
                <w:hideMark/>
              </w:tcPr>
            </w:tcPrChange>
          </w:tcPr>
          <w:p w14:paraId="2DB585F8" w14:textId="77777777" w:rsidR="00740EC2" w:rsidRPr="00740EC2" w:rsidRDefault="00740EC2" w:rsidP="00740EC2">
            <w:pPr>
              <w:spacing w:after="0" w:line="240" w:lineRule="auto"/>
              <w:rPr>
                <w:ins w:id="140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0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5</w:t>
              </w:r>
            </w:ins>
          </w:p>
        </w:tc>
        <w:tc>
          <w:tcPr>
            <w:tcW w:w="413" w:type="pct"/>
            <w:tcBorders>
              <w:top w:val="nil"/>
              <w:left w:val="nil"/>
              <w:bottom w:val="nil"/>
              <w:right w:val="nil"/>
            </w:tcBorders>
            <w:noWrap/>
            <w:vAlign w:val="center"/>
            <w:hideMark/>
            <w:tcPrChange w:id="1406" w:author="Author" w:date="2026-09-29T17:41:00Z" w16du:dateUtc="2026-09-29T22:41:00Z">
              <w:tcPr>
                <w:tcW w:w="960" w:type="dxa"/>
                <w:gridSpan w:val="2"/>
                <w:tcBorders>
                  <w:top w:val="nil"/>
                  <w:left w:val="nil"/>
                  <w:bottom w:val="nil"/>
                  <w:right w:val="nil"/>
                </w:tcBorders>
                <w:noWrap/>
                <w:vAlign w:val="center"/>
                <w:hideMark/>
              </w:tcPr>
            </w:tcPrChange>
          </w:tcPr>
          <w:p w14:paraId="27E146B3" w14:textId="77777777" w:rsidR="00740EC2" w:rsidRPr="00740EC2" w:rsidRDefault="00740EC2" w:rsidP="00740EC2">
            <w:pPr>
              <w:spacing w:after="0" w:line="240" w:lineRule="auto"/>
              <w:rPr>
                <w:ins w:id="140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0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2.87</w:t>
              </w:r>
            </w:ins>
          </w:p>
        </w:tc>
        <w:tc>
          <w:tcPr>
            <w:tcW w:w="413" w:type="pct"/>
            <w:tcBorders>
              <w:top w:val="nil"/>
              <w:left w:val="nil"/>
              <w:bottom w:val="nil"/>
              <w:right w:val="nil"/>
            </w:tcBorders>
            <w:noWrap/>
            <w:vAlign w:val="center"/>
            <w:hideMark/>
            <w:tcPrChange w:id="1409" w:author="Author" w:date="2026-09-29T17:41:00Z" w16du:dateUtc="2026-09-29T22:41:00Z">
              <w:tcPr>
                <w:tcW w:w="960" w:type="dxa"/>
                <w:gridSpan w:val="2"/>
                <w:tcBorders>
                  <w:top w:val="nil"/>
                  <w:left w:val="nil"/>
                  <w:bottom w:val="nil"/>
                  <w:right w:val="nil"/>
                </w:tcBorders>
                <w:noWrap/>
                <w:vAlign w:val="center"/>
                <w:hideMark/>
              </w:tcPr>
            </w:tcPrChange>
          </w:tcPr>
          <w:p w14:paraId="0861FF12" w14:textId="77777777" w:rsidR="00740EC2" w:rsidRPr="00740EC2" w:rsidRDefault="00740EC2" w:rsidP="00740EC2">
            <w:pPr>
              <w:spacing w:after="0" w:line="240" w:lineRule="auto"/>
              <w:rPr>
                <w:ins w:id="141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1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0.65 ± 0.03</w:t>
              </w:r>
            </w:ins>
          </w:p>
        </w:tc>
        <w:tc>
          <w:tcPr>
            <w:tcW w:w="456" w:type="pct"/>
            <w:tcBorders>
              <w:top w:val="nil"/>
              <w:left w:val="nil"/>
              <w:bottom w:val="nil"/>
              <w:right w:val="nil"/>
            </w:tcBorders>
            <w:noWrap/>
            <w:vAlign w:val="center"/>
            <w:hideMark/>
            <w:tcPrChange w:id="1412" w:author="Author" w:date="2026-09-29T17:41:00Z" w16du:dateUtc="2026-09-29T22:41:00Z">
              <w:tcPr>
                <w:tcW w:w="1060" w:type="dxa"/>
                <w:gridSpan w:val="2"/>
                <w:tcBorders>
                  <w:top w:val="nil"/>
                  <w:left w:val="nil"/>
                  <w:bottom w:val="nil"/>
                  <w:right w:val="nil"/>
                </w:tcBorders>
                <w:noWrap/>
                <w:vAlign w:val="center"/>
                <w:hideMark/>
              </w:tcPr>
            </w:tcPrChange>
          </w:tcPr>
          <w:p w14:paraId="3283184D" w14:textId="77777777" w:rsidR="00740EC2" w:rsidRPr="00740EC2" w:rsidRDefault="00740EC2" w:rsidP="00740EC2">
            <w:pPr>
              <w:spacing w:after="0" w:line="240" w:lineRule="auto"/>
              <w:rPr>
                <w:ins w:id="141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1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0.58–0.69</w:t>
              </w:r>
            </w:ins>
          </w:p>
        </w:tc>
        <w:tc>
          <w:tcPr>
            <w:tcW w:w="413" w:type="pct"/>
            <w:tcBorders>
              <w:top w:val="nil"/>
              <w:left w:val="nil"/>
              <w:bottom w:val="nil"/>
              <w:right w:val="nil"/>
            </w:tcBorders>
            <w:noWrap/>
            <w:vAlign w:val="center"/>
            <w:hideMark/>
            <w:tcPrChange w:id="1415" w:author="Author" w:date="2026-09-29T17:41:00Z" w16du:dateUtc="2026-09-29T22:41:00Z">
              <w:tcPr>
                <w:tcW w:w="960" w:type="dxa"/>
                <w:gridSpan w:val="2"/>
                <w:tcBorders>
                  <w:top w:val="nil"/>
                  <w:left w:val="nil"/>
                  <w:bottom w:val="nil"/>
                  <w:right w:val="nil"/>
                </w:tcBorders>
                <w:noWrap/>
                <w:vAlign w:val="center"/>
                <w:hideMark/>
              </w:tcPr>
            </w:tcPrChange>
          </w:tcPr>
          <w:p w14:paraId="6A4815BD" w14:textId="77777777" w:rsidR="00740EC2" w:rsidRPr="00740EC2" w:rsidRDefault="00740EC2" w:rsidP="00740EC2">
            <w:pPr>
              <w:spacing w:after="0" w:line="240" w:lineRule="auto"/>
              <w:rPr>
                <w:ins w:id="141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1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1.18 ± 0.07</w:t>
              </w:r>
            </w:ins>
          </w:p>
        </w:tc>
        <w:tc>
          <w:tcPr>
            <w:tcW w:w="439" w:type="pct"/>
            <w:tcBorders>
              <w:top w:val="nil"/>
              <w:left w:val="nil"/>
              <w:bottom w:val="nil"/>
              <w:right w:val="nil"/>
            </w:tcBorders>
            <w:noWrap/>
            <w:vAlign w:val="center"/>
            <w:hideMark/>
            <w:tcPrChange w:id="1418" w:author="Author" w:date="2026-09-29T17:41:00Z" w16du:dateUtc="2026-09-29T22:41:00Z">
              <w:tcPr>
                <w:tcW w:w="1020" w:type="dxa"/>
                <w:gridSpan w:val="2"/>
                <w:tcBorders>
                  <w:top w:val="nil"/>
                  <w:left w:val="nil"/>
                  <w:bottom w:val="nil"/>
                  <w:right w:val="nil"/>
                </w:tcBorders>
                <w:noWrap/>
                <w:vAlign w:val="center"/>
                <w:hideMark/>
              </w:tcPr>
            </w:tcPrChange>
          </w:tcPr>
          <w:p w14:paraId="6A76F6B5" w14:textId="77777777" w:rsidR="00740EC2" w:rsidRPr="00740EC2" w:rsidRDefault="00740EC2" w:rsidP="00740EC2">
            <w:pPr>
              <w:spacing w:after="0" w:line="240" w:lineRule="auto"/>
              <w:rPr>
                <w:ins w:id="141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2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1.00–1.29</w:t>
              </w:r>
            </w:ins>
          </w:p>
        </w:tc>
      </w:tr>
      <w:tr w:rsidR="00740EC2" w:rsidRPr="00740EC2" w14:paraId="236E71CB" w14:textId="77777777" w:rsidTr="00740EC2">
        <w:trPr>
          <w:trHeight w:val="292"/>
          <w:ins w:id="1421" w:author="Author" w:date="2026-09-29T17:41:00Z"/>
          <w:trPrChange w:id="142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423" w:author="Author" w:date="2026-09-29T17:41:00Z" w16du:dateUtc="2026-09-29T22:41:00Z">
              <w:tcPr>
                <w:tcW w:w="2720" w:type="dxa"/>
                <w:tcBorders>
                  <w:top w:val="nil"/>
                  <w:left w:val="nil"/>
                  <w:bottom w:val="nil"/>
                  <w:right w:val="nil"/>
                </w:tcBorders>
                <w:vAlign w:val="center"/>
                <w:hideMark/>
              </w:tcPr>
            </w:tcPrChange>
          </w:tcPr>
          <w:p w14:paraId="609AE63D" w14:textId="77777777" w:rsidR="00740EC2" w:rsidRPr="00740EC2" w:rsidRDefault="00740EC2" w:rsidP="00740EC2">
            <w:pPr>
              <w:spacing w:after="0" w:line="240" w:lineRule="auto"/>
              <w:rPr>
                <w:ins w:id="142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1425" w:author="Author" w:date="2026-09-29T17:41:00Z" w16du:dateUtc="2026-09-29T22:41:00Z">
              <w:tcPr>
                <w:tcW w:w="2240" w:type="dxa"/>
                <w:gridSpan w:val="2"/>
                <w:tcBorders>
                  <w:top w:val="nil"/>
                  <w:left w:val="nil"/>
                  <w:bottom w:val="nil"/>
                  <w:right w:val="nil"/>
                </w:tcBorders>
                <w:vAlign w:val="center"/>
                <w:hideMark/>
              </w:tcPr>
            </w:tcPrChange>
          </w:tcPr>
          <w:p w14:paraId="317F8EB3" w14:textId="77777777" w:rsidR="00740EC2" w:rsidRPr="00740EC2" w:rsidRDefault="00740EC2" w:rsidP="00740EC2">
            <w:pPr>
              <w:spacing w:after="0" w:line="240" w:lineRule="auto"/>
              <w:rPr>
                <w:ins w:id="142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2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Lilac</w:t>
              </w:r>
            </w:ins>
          </w:p>
        </w:tc>
        <w:tc>
          <w:tcPr>
            <w:tcW w:w="166" w:type="pct"/>
            <w:tcBorders>
              <w:top w:val="nil"/>
              <w:left w:val="nil"/>
              <w:bottom w:val="nil"/>
              <w:right w:val="nil"/>
            </w:tcBorders>
            <w:noWrap/>
            <w:vAlign w:val="center"/>
            <w:hideMark/>
            <w:tcPrChange w:id="1428" w:author="Author" w:date="2026-09-29T17:41:00Z" w16du:dateUtc="2026-09-29T22:41:00Z">
              <w:tcPr>
                <w:tcW w:w="320" w:type="dxa"/>
                <w:tcBorders>
                  <w:top w:val="nil"/>
                  <w:left w:val="nil"/>
                  <w:bottom w:val="nil"/>
                  <w:right w:val="nil"/>
                </w:tcBorders>
                <w:noWrap/>
                <w:vAlign w:val="center"/>
                <w:hideMark/>
              </w:tcPr>
            </w:tcPrChange>
          </w:tcPr>
          <w:p w14:paraId="05922905" w14:textId="77777777" w:rsidR="00740EC2" w:rsidRPr="00740EC2" w:rsidRDefault="00740EC2" w:rsidP="00740EC2">
            <w:pPr>
              <w:spacing w:after="0" w:line="240" w:lineRule="auto"/>
              <w:rPr>
                <w:ins w:id="142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3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36</w:t>
              </w:r>
            </w:ins>
          </w:p>
        </w:tc>
        <w:tc>
          <w:tcPr>
            <w:tcW w:w="211" w:type="pct"/>
            <w:tcBorders>
              <w:top w:val="nil"/>
              <w:left w:val="nil"/>
              <w:bottom w:val="nil"/>
              <w:right w:val="nil"/>
            </w:tcBorders>
            <w:noWrap/>
            <w:vAlign w:val="center"/>
            <w:hideMark/>
            <w:tcPrChange w:id="1431" w:author="Author" w:date="2026-09-29T17:41:00Z" w16du:dateUtc="2026-09-29T22:41:00Z">
              <w:tcPr>
                <w:tcW w:w="420" w:type="dxa"/>
                <w:tcBorders>
                  <w:top w:val="nil"/>
                  <w:left w:val="nil"/>
                  <w:bottom w:val="nil"/>
                  <w:right w:val="nil"/>
                </w:tcBorders>
                <w:noWrap/>
                <w:vAlign w:val="center"/>
                <w:hideMark/>
              </w:tcPr>
            </w:tcPrChange>
          </w:tcPr>
          <w:p w14:paraId="533C5CF0" w14:textId="77777777" w:rsidR="00740EC2" w:rsidRPr="00740EC2" w:rsidRDefault="00740EC2" w:rsidP="00740EC2">
            <w:pPr>
              <w:spacing w:after="0" w:line="240" w:lineRule="auto"/>
              <w:rPr>
                <w:ins w:id="143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3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0.46</w:t>
              </w:r>
            </w:ins>
          </w:p>
        </w:tc>
        <w:tc>
          <w:tcPr>
            <w:tcW w:w="413" w:type="pct"/>
            <w:tcBorders>
              <w:top w:val="nil"/>
              <w:left w:val="nil"/>
              <w:bottom w:val="nil"/>
              <w:right w:val="nil"/>
            </w:tcBorders>
            <w:noWrap/>
            <w:vAlign w:val="center"/>
            <w:hideMark/>
            <w:tcPrChange w:id="1434" w:author="Author" w:date="2026-09-29T17:41:00Z" w16du:dateUtc="2026-09-29T22:41:00Z">
              <w:tcPr>
                <w:tcW w:w="960" w:type="dxa"/>
                <w:gridSpan w:val="3"/>
                <w:tcBorders>
                  <w:top w:val="nil"/>
                  <w:left w:val="nil"/>
                  <w:bottom w:val="nil"/>
                  <w:right w:val="nil"/>
                </w:tcBorders>
                <w:noWrap/>
                <w:vAlign w:val="center"/>
                <w:hideMark/>
              </w:tcPr>
            </w:tcPrChange>
          </w:tcPr>
          <w:p w14:paraId="4DC63EE6" w14:textId="77777777" w:rsidR="00740EC2" w:rsidRPr="00740EC2" w:rsidRDefault="00740EC2" w:rsidP="00740EC2">
            <w:pPr>
              <w:spacing w:after="0" w:line="240" w:lineRule="auto"/>
              <w:rPr>
                <w:ins w:id="143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436" w:author="Author" w:date="2026-09-29T17:41:00Z" w16du:dateUtc="2026-09-29T22:41:00Z">
              <w:tcPr>
                <w:tcW w:w="960" w:type="dxa"/>
                <w:gridSpan w:val="2"/>
                <w:tcBorders>
                  <w:top w:val="nil"/>
                  <w:left w:val="nil"/>
                  <w:bottom w:val="nil"/>
                  <w:right w:val="nil"/>
                </w:tcBorders>
                <w:noWrap/>
                <w:vAlign w:val="center"/>
                <w:hideMark/>
              </w:tcPr>
            </w:tcPrChange>
          </w:tcPr>
          <w:p w14:paraId="4967E3FB" w14:textId="77777777" w:rsidR="00740EC2" w:rsidRPr="00740EC2" w:rsidRDefault="00740EC2" w:rsidP="00740EC2">
            <w:pPr>
              <w:spacing w:after="0" w:line="240" w:lineRule="auto"/>
              <w:rPr>
                <w:ins w:id="143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438" w:author="Author" w:date="2026-09-29T17:41:00Z" w16du:dateUtc="2026-09-29T22:41:00Z">
              <w:tcPr>
                <w:tcW w:w="960" w:type="dxa"/>
                <w:gridSpan w:val="2"/>
                <w:tcBorders>
                  <w:top w:val="nil"/>
                  <w:left w:val="nil"/>
                  <w:bottom w:val="nil"/>
                  <w:right w:val="nil"/>
                </w:tcBorders>
                <w:noWrap/>
                <w:vAlign w:val="center"/>
                <w:hideMark/>
              </w:tcPr>
            </w:tcPrChange>
          </w:tcPr>
          <w:p w14:paraId="31A1F9A3" w14:textId="77777777" w:rsidR="00740EC2" w:rsidRPr="00740EC2" w:rsidRDefault="00740EC2" w:rsidP="00740EC2">
            <w:pPr>
              <w:spacing w:after="0" w:line="240" w:lineRule="auto"/>
              <w:rPr>
                <w:ins w:id="143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440" w:author="Author" w:date="2026-09-29T17:41:00Z" w16du:dateUtc="2026-09-29T22:41:00Z">
              <w:tcPr>
                <w:tcW w:w="1060" w:type="dxa"/>
                <w:gridSpan w:val="2"/>
                <w:tcBorders>
                  <w:top w:val="nil"/>
                  <w:left w:val="nil"/>
                  <w:bottom w:val="nil"/>
                  <w:right w:val="nil"/>
                </w:tcBorders>
                <w:noWrap/>
                <w:vAlign w:val="center"/>
                <w:hideMark/>
              </w:tcPr>
            </w:tcPrChange>
          </w:tcPr>
          <w:p w14:paraId="2DF2B9CF" w14:textId="77777777" w:rsidR="00740EC2" w:rsidRPr="00740EC2" w:rsidRDefault="00740EC2" w:rsidP="00740EC2">
            <w:pPr>
              <w:spacing w:after="0" w:line="240" w:lineRule="auto"/>
              <w:rPr>
                <w:ins w:id="144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442" w:author="Author" w:date="2026-09-29T17:41:00Z" w16du:dateUtc="2026-09-29T22:41:00Z">
              <w:tcPr>
                <w:tcW w:w="960" w:type="dxa"/>
                <w:gridSpan w:val="2"/>
                <w:tcBorders>
                  <w:top w:val="nil"/>
                  <w:left w:val="nil"/>
                  <w:bottom w:val="nil"/>
                  <w:right w:val="nil"/>
                </w:tcBorders>
                <w:noWrap/>
                <w:vAlign w:val="center"/>
                <w:hideMark/>
              </w:tcPr>
            </w:tcPrChange>
          </w:tcPr>
          <w:p w14:paraId="53CEFAA3" w14:textId="77777777" w:rsidR="00740EC2" w:rsidRPr="00740EC2" w:rsidRDefault="00740EC2" w:rsidP="00740EC2">
            <w:pPr>
              <w:spacing w:after="0" w:line="240" w:lineRule="auto"/>
              <w:rPr>
                <w:ins w:id="144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444" w:author="Author" w:date="2026-09-29T17:41:00Z" w16du:dateUtc="2026-09-29T22:41:00Z">
              <w:tcPr>
                <w:tcW w:w="1020" w:type="dxa"/>
                <w:gridSpan w:val="2"/>
                <w:tcBorders>
                  <w:top w:val="nil"/>
                  <w:left w:val="nil"/>
                  <w:bottom w:val="nil"/>
                  <w:right w:val="nil"/>
                </w:tcBorders>
                <w:noWrap/>
                <w:vAlign w:val="center"/>
                <w:hideMark/>
              </w:tcPr>
            </w:tcPrChange>
          </w:tcPr>
          <w:p w14:paraId="46722125" w14:textId="77777777" w:rsidR="00740EC2" w:rsidRPr="00740EC2" w:rsidRDefault="00740EC2" w:rsidP="00740EC2">
            <w:pPr>
              <w:spacing w:after="0" w:line="240" w:lineRule="auto"/>
              <w:rPr>
                <w:ins w:id="144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3D2A5D76" w14:textId="77777777" w:rsidTr="00740EC2">
        <w:trPr>
          <w:trHeight w:val="292"/>
          <w:ins w:id="1446" w:author="Author" w:date="2026-09-29T17:41:00Z"/>
          <w:trPrChange w:id="144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448" w:author="Author" w:date="2026-09-29T17:41:00Z" w16du:dateUtc="2026-09-29T22:41:00Z">
              <w:tcPr>
                <w:tcW w:w="2720" w:type="dxa"/>
                <w:tcBorders>
                  <w:top w:val="nil"/>
                  <w:left w:val="nil"/>
                  <w:bottom w:val="nil"/>
                  <w:right w:val="nil"/>
                </w:tcBorders>
                <w:vAlign w:val="center"/>
                <w:hideMark/>
              </w:tcPr>
            </w:tcPrChange>
          </w:tcPr>
          <w:p w14:paraId="5F103B0E" w14:textId="77777777" w:rsidR="00740EC2" w:rsidRPr="00740EC2" w:rsidRDefault="00740EC2" w:rsidP="00740EC2">
            <w:pPr>
              <w:spacing w:after="0" w:line="240" w:lineRule="auto"/>
              <w:rPr>
                <w:ins w:id="144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450" w:author="Author" w:date="2026-09-29T17:41:00Z" w16du:dateUtc="2026-09-29T22:41:00Z">
              <w:tcPr>
                <w:tcW w:w="2240" w:type="dxa"/>
                <w:gridSpan w:val="2"/>
                <w:tcBorders>
                  <w:top w:val="nil"/>
                  <w:left w:val="nil"/>
                  <w:bottom w:val="nil"/>
                  <w:right w:val="nil"/>
                </w:tcBorders>
                <w:vAlign w:val="center"/>
                <w:hideMark/>
              </w:tcPr>
            </w:tcPrChange>
          </w:tcPr>
          <w:p w14:paraId="0CB67EC7" w14:textId="77777777" w:rsidR="00740EC2" w:rsidRPr="00740EC2" w:rsidRDefault="00740EC2" w:rsidP="00740EC2">
            <w:pPr>
              <w:spacing w:after="0" w:line="240" w:lineRule="auto"/>
              <w:rPr>
                <w:ins w:id="145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5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Light lilac</w:t>
              </w:r>
            </w:ins>
          </w:p>
        </w:tc>
        <w:tc>
          <w:tcPr>
            <w:tcW w:w="166" w:type="pct"/>
            <w:tcBorders>
              <w:top w:val="nil"/>
              <w:left w:val="nil"/>
              <w:bottom w:val="nil"/>
              <w:right w:val="nil"/>
            </w:tcBorders>
            <w:noWrap/>
            <w:vAlign w:val="center"/>
            <w:hideMark/>
            <w:tcPrChange w:id="1453" w:author="Author" w:date="2026-09-29T17:41:00Z" w16du:dateUtc="2026-09-29T22:41:00Z">
              <w:tcPr>
                <w:tcW w:w="320" w:type="dxa"/>
                <w:tcBorders>
                  <w:top w:val="nil"/>
                  <w:left w:val="nil"/>
                  <w:bottom w:val="nil"/>
                  <w:right w:val="nil"/>
                </w:tcBorders>
                <w:noWrap/>
                <w:vAlign w:val="center"/>
                <w:hideMark/>
              </w:tcPr>
            </w:tcPrChange>
          </w:tcPr>
          <w:p w14:paraId="502A40FA" w14:textId="77777777" w:rsidR="00740EC2" w:rsidRPr="00740EC2" w:rsidRDefault="00740EC2" w:rsidP="00740EC2">
            <w:pPr>
              <w:spacing w:after="0" w:line="240" w:lineRule="auto"/>
              <w:rPr>
                <w:ins w:id="145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5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25</w:t>
              </w:r>
            </w:ins>
          </w:p>
        </w:tc>
        <w:tc>
          <w:tcPr>
            <w:tcW w:w="211" w:type="pct"/>
            <w:tcBorders>
              <w:top w:val="nil"/>
              <w:left w:val="nil"/>
              <w:bottom w:val="nil"/>
              <w:right w:val="nil"/>
            </w:tcBorders>
            <w:noWrap/>
            <w:vAlign w:val="center"/>
            <w:hideMark/>
            <w:tcPrChange w:id="1456" w:author="Author" w:date="2026-09-29T17:41:00Z" w16du:dateUtc="2026-09-29T22:41:00Z">
              <w:tcPr>
                <w:tcW w:w="420" w:type="dxa"/>
                <w:tcBorders>
                  <w:top w:val="nil"/>
                  <w:left w:val="nil"/>
                  <w:bottom w:val="nil"/>
                  <w:right w:val="nil"/>
                </w:tcBorders>
                <w:noWrap/>
                <w:vAlign w:val="center"/>
                <w:hideMark/>
              </w:tcPr>
            </w:tcPrChange>
          </w:tcPr>
          <w:p w14:paraId="000BA8DE" w14:textId="77777777" w:rsidR="00740EC2" w:rsidRPr="00740EC2" w:rsidRDefault="00740EC2" w:rsidP="00740EC2">
            <w:pPr>
              <w:spacing w:after="0" w:line="240" w:lineRule="auto"/>
              <w:rPr>
                <w:ins w:id="145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5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0.32</w:t>
              </w:r>
            </w:ins>
          </w:p>
        </w:tc>
        <w:tc>
          <w:tcPr>
            <w:tcW w:w="413" w:type="pct"/>
            <w:tcBorders>
              <w:top w:val="nil"/>
              <w:left w:val="nil"/>
              <w:bottom w:val="nil"/>
              <w:right w:val="nil"/>
            </w:tcBorders>
            <w:noWrap/>
            <w:vAlign w:val="center"/>
            <w:hideMark/>
            <w:tcPrChange w:id="1459" w:author="Author" w:date="2026-09-29T17:41:00Z" w16du:dateUtc="2026-09-29T22:41:00Z">
              <w:tcPr>
                <w:tcW w:w="960" w:type="dxa"/>
                <w:gridSpan w:val="3"/>
                <w:tcBorders>
                  <w:top w:val="nil"/>
                  <w:left w:val="nil"/>
                  <w:bottom w:val="nil"/>
                  <w:right w:val="nil"/>
                </w:tcBorders>
                <w:noWrap/>
                <w:vAlign w:val="center"/>
                <w:hideMark/>
              </w:tcPr>
            </w:tcPrChange>
          </w:tcPr>
          <w:p w14:paraId="5A59EB4B" w14:textId="77777777" w:rsidR="00740EC2" w:rsidRPr="00740EC2" w:rsidRDefault="00740EC2" w:rsidP="00740EC2">
            <w:pPr>
              <w:spacing w:after="0" w:line="240" w:lineRule="auto"/>
              <w:rPr>
                <w:ins w:id="146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461" w:author="Author" w:date="2026-09-29T17:41:00Z" w16du:dateUtc="2026-09-29T22:41:00Z">
              <w:tcPr>
                <w:tcW w:w="960" w:type="dxa"/>
                <w:gridSpan w:val="2"/>
                <w:tcBorders>
                  <w:top w:val="nil"/>
                  <w:left w:val="nil"/>
                  <w:bottom w:val="nil"/>
                  <w:right w:val="nil"/>
                </w:tcBorders>
                <w:noWrap/>
                <w:vAlign w:val="center"/>
                <w:hideMark/>
              </w:tcPr>
            </w:tcPrChange>
          </w:tcPr>
          <w:p w14:paraId="46A48140" w14:textId="77777777" w:rsidR="00740EC2" w:rsidRPr="00740EC2" w:rsidRDefault="00740EC2" w:rsidP="00740EC2">
            <w:pPr>
              <w:spacing w:after="0" w:line="240" w:lineRule="auto"/>
              <w:rPr>
                <w:ins w:id="146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463" w:author="Author" w:date="2026-09-29T17:41:00Z" w16du:dateUtc="2026-09-29T22:41:00Z">
              <w:tcPr>
                <w:tcW w:w="960" w:type="dxa"/>
                <w:gridSpan w:val="2"/>
                <w:tcBorders>
                  <w:top w:val="nil"/>
                  <w:left w:val="nil"/>
                  <w:bottom w:val="nil"/>
                  <w:right w:val="nil"/>
                </w:tcBorders>
                <w:noWrap/>
                <w:vAlign w:val="center"/>
                <w:hideMark/>
              </w:tcPr>
            </w:tcPrChange>
          </w:tcPr>
          <w:p w14:paraId="2FFF5608" w14:textId="77777777" w:rsidR="00740EC2" w:rsidRPr="00740EC2" w:rsidRDefault="00740EC2" w:rsidP="00740EC2">
            <w:pPr>
              <w:spacing w:after="0" w:line="240" w:lineRule="auto"/>
              <w:rPr>
                <w:ins w:id="146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465" w:author="Author" w:date="2026-09-29T17:41:00Z" w16du:dateUtc="2026-09-29T22:41:00Z">
              <w:tcPr>
                <w:tcW w:w="1060" w:type="dxa"/>
                <w:gridSpan w:val="2"/>
                <w:tcBorders>
                  <w:top w:val="nil"/>
                  <w:left w:val="nil"/>
                  <w:bottom w:val="nil"/>
                  <w:right w:val="nil"/>
                </w:tcBorders>
                <w:noWrap/>
                <w:vAlign w:val="center"/>
                <w:hideMark/>
              </w:tcPr>
            </w:tcPrChange>
          </w:tcPr>
          <w:p w14:paraId="71944C51" w14:textId="77777777" w:rsidR="00740EC2" w:rsidRPr="00740EC2" w:rsidRDefault="00740EC2" w:rsidP="00740EC2">
            <w:pPr>
              <w:spacing w:after="0" w:line="240" w:lineRule="auto"/>
              <w:rPr>
                <w:ins w:id="146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467" w:author="Author" w:date="2026-09-29T17:41:00Z" w16du:dateUtc="2026-09-29T22:41:00Z">
              <w:tcPr>
                <w:tcW w:w="960" w:type="dxa"/>
                <w:gridSpan w:val="2"/>
                <w:tcBorders>
                  <w:top w:val="nil"/>
                  <w:left w:val="nil"/>
                  <w:bottom w:val="nil"/>
                  <w:right w:val="nil"/>
                </w:tcBorders>
                <w:noWrap/>
                <w:vAlign w:val="center"/>
                <w:hideMark/>
              </w:tcPr>
            </w:tcPrChange>
          </w:tcPr>
          <w:p w14:paraId="6140B057" w14:textId="77777777" w:rsidR="00740EC2" w:rsidRPr="00740EC2" w:rsidRDefault="00740EC2" w:rsidP="00740EC2">
            <w:pPr>
              <w:spacing w:after="0" w:line="240" w:lineRule="auto"/>
              <w:rPr>
                <w:ins w:id="146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469" w:author="Author" w:date="2026-09-29T17:41:00Z" w16du:dateUtc="2026-09-29T22:41:00Z">
              <w:tcPr>
                <w:tcW w:w="1020" w:type="dxa"/>
                <w:gridSpan w:val="2"/>
                <w:tcBorders>
                  <w:top w:val="nil"/>
                  <w:left w:val="nil"/>
                  <w:bottom w:val="nil"/>
                  <w:right w:val="nil"/>
                </w:tcBorders>
                <w:noWrap/>
                <w:vAlign w:val="center"/>
                <w:hideMark/>
              </w:tcPr>
            </w:tcPrChange>
          </w:tcPr>
          <w:p w14:paraId="09B9EF9F" w14:textId="77777777" w:rsidR="00740EC2" w:rsidRPr="00740EC2" w:rsidRDefault="00740EC2" w:rsidP="00740EC2">
            <w:pPr>
              <w:spacing w:after="0" w:line="240" w:lineRule="auto"/>
              <w:rPr>
                <w:ins w:id="147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7D9B176" w14:textId="77777777" w:rsidTr="00740EC2">
        <w:trPr>
          <w:trHeight w:val="292"/>
          <w:ins w:id="1471" w:author="Author" w:date="2026-09-29T17:41:00Z"/>
          <w:trPrChange w:id="147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473" w:author="Author" w:date="2026-09-29T17:41:00Z" w16du:dateUtc="2026-09-29T22:41:00Z">
              <w:tcPr>
                <w:tcW w:w="2720" w:type="dxa"/>
                <w:tcBorders>
                  <w:top w:val="nil"/>
                  <w:left w:val="nil"/>
                  <w:bottom w:val="nil"/>
                  <w:right w:val="nil"/>
                </w:tcBorders>
                <w:vAlign w:val="center"/>
                <w:hideMark/>
              </w:tcPr>
            </w:tcPrChange>
          </w:tcPr>
          <w:p w14:paraId="1D504246" w14:textId="77777777" w:rsidR="00740EC2" w:rsidRPr="00740EC2" w:rsidRDefault="00740EC2" w:rsidP="00740EC2">
            <w:pPr>
              <w:spacing w:after="0" w:line="240" w:lineRule="auto"/>
              <w:rPr>
                <w:ins w:id="147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475" w:author="Author" w:date="2026-09-29T17:41:00Z" w16du:dateUtc="2026-09-29T22:41:00Z">
              <w:tcPr>
                <w:tcW w:w="2240" w:type="dxa"/>
                <w:gridSpan w:val="2"/>
                <w:tcBorders>
                  <w:top w:val="nil"/>
                  <w:left w:val="nil"/>
                  <w:bottom w:val="nil"/>
                  <w:right w:val="nil"/>
                </w:tcBorders>
                <w:vAlign w:val="center"/>
                <w:hideMark/>
              </w:tcPr>
            </w:tcPrChange>
          </w:tcPr>
          <w:p w14:paraId="2B0B3912" w14:textId="77777777" w:rsidR="00740EC2" w:rsidRPr="00740EC2" w:rsidRDefault="00740EC2" w:rsidP="00740EC2">
            <w:pPr>
              <w:spacing w:after="0" w:line="240" w:lineRule="auto"/>
              <w:rPr>
                <w:ins w:id="147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7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Purple</w:t>
              </w:r>
            </w:ins>
          </w:p>
        </w:tc>
        <w:tc>
          <w:tcPr>
            <w:tcW w:w="166" w:type="pct"/>
            <w:tcBorders>
              <w:top w:val="nil"/>
              <w:left w:val="nil"/>
              <w:bottom w:val="nil"/>
              <w:right w:val="nil"/>
            </w:tcBorders>
            <w:noWrap/>
            <w:vAlign w:val="center"/>
            <w:hideMark/>
            <w:tcPrChange w:id="1478" w:author="Author" w:date="2026-09-29T17:41:00Z" w16du:dateUtc="2026-09-29T22:41:00Z">
              <w:tcPr>
                <w:tcW w:w="320" w:type="dxa"/>
                <w:tcBorders>
                  <w:top w:val="nil"/>
                  <w:left w:val="nil"/>
                  <w:bottom w:val="nil"/>
                  <w:right w:val="nil"/>
                </w:tcBorders>
                <w:noWrap/>
                <w:vAlign w:val="center"/>
                <w:hideMark/>
              </w:tcPr>
            </w:tcPrChange>
          </w:tcPr>
          <w:p w14:paraId="68991F82" w14:textId="77777777" w:rsidR="00740EC2" w:rsidRPr="00740EC2" w:rsidRDefault="00740EC2" w:rsidP="00740EC2">
            <w:pPr>
              <w:spacing w:after="0" w:line="240" w:lineRule="auto"/>
              <w:rPr>
                <w:ins w:id="147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8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w:t>
              </w:r>
            </w:ins>
          </w:p>
        </w:tc>
        <w:tc>
          <w:tcPr>
            <w:tcW w:w="211" w:type="pct"/>
            <w:tcBorders>
              <w:top w:val="nil"/>
              <w:left w:val="nil"/>
              <w:bottom w:val="nil"/>
              <w:right w:val="nil"/>
            </w:tcBorders>
            <w:noWrap/>
            <w:vAlign w:val="center"/>
            <w:hideMark/>
            <w:tcPrChange w:id="1481" w:author="Author" w:date="2026-09-29T17:41:00Z" w16du:dateUtc="2026-09-29T22:41:00Z">
              <w:tcPr>
                <w:tcW w:w="420" w:type="dxa"/>
                <w:tcBorders>
                  <w:top w:val="nil"/>
                  <w:left w:val="nil"/>
                  <w:bottom w:val="nil"/>
                  <w:right w:val="nil"/>
                </w:tcBorders>
                <w:noWrap/>
                <w:vAlign w:val="center"/>
                <w:hideMark/>
              </w:tcPr>
            </w:tcPrChange>
          </w:tcPr>
          <w:p w14:paraId="555AB25D" w14:textId="77777777" w:rsidR="00740EC2" w:rsidRPr="00740EC2" w:rsidRDefault="00740EC2" w:rsidP="00740EC2">
            <w:pPr>
              <w:spacing w:after="0" w:line="240" w:lineRule="auto"/>
              <w:rPr>
                <w:ins w:id="148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48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0.01</w:t>
              </w:r>
            </w:ins>
          </w:p>
        </w:tc>
        <w:tc>
          <w:tcPr>
            <w:tcW w:w="413" w:type="pct"/>
            <w:tcBorders>
              <w:top w:val="nil"/>
              <w:left w:val="nil"/>
              <w:bottom w:val="nil"/>
              <w:right w:val="nil"/>
            </w:tcBorders>
            <w:noWrap/>
            <w:vAlign w:val="center"/>
            <w:hideMark/>
            <w:tcPrChange w:id="1484" w:author="Author" w:date="2026-09-29T17:41:00Z" w16du:dateUtc="2026-09-29T22:41:00Z">
              <w:tcPr>
                <w:tcW w:w="960" w:type="dxa"/>
                <w:gridSpan w:val="3"/>
                <w:tcBorders>
                  <w:top w:val="nil"/>
                  <w:left w:val="nil"/>
                  <w:bottom w:val="nil"/>
                  <w:right w:val="nil"/>
                </w:tcBorders>
                <w:noWrap/>
                <w:vAlign w:val="center"/>
                <w:hideMark/>
              </w:tcPr>
            </w:tcPrChange>
          </w:tcPr>
          <w:p w14:paraId="13798875" w14:textId="77777777" w:rsidR="00740EC2" w:rsidRPr="00740EC2" w:rsidRDefault="00740EC2" w:rsidP="00740EC2">
            <w:pPr>
              <w:spacing w:after="0" w:line="240" w:lineRule="auto"/>
              <w:rPr>
                <w:ins w:id="148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486" w:author="Author" w:date="2026-09-29T17:41:00Z" w16du:dateUtc="2026-09-29T22:41:00Z">
              <w:tcPr>
                <w:tcW w:w="960" w:type="dxa"/>
                <w:gridSpan w:val="2"/>
                <w:tcBorders>
                  <w:top w:val="nil"/>
                  <w:left w:val="nil"/>
                  <w:bottom w:val="nil"/>
                  <w:right w:val="nil"/>
                </w:tcBorders>
                <w:noWrap/>
                <w:vAlign w:val="center"/>
                <w:hideMark/>
              </w:tcPr>
            </w:tcPrChange>
          </w:tcPr>
          <w:p w14:paraId="3874AED8" w14:textId="77777777" w:rsidR="00740EC2" w:rsidRPr="00740EC2" w:rsidRDefault="00740EC2" w:rsidP="00740EC2">
            <w:pPr>
              <w:spacing w:after="0" w:line="240" w:lineRule="auto"/>
              <w:rPr>
                <w:ins w:id="148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488" w:author="Author" w:date="2026-09-29T17:41:00Z" w16du:dateUtc="2026-09-29T22:41:00Z">
              <w:tcPr>
                <w:tcW w:w="960" w:type="dxa"/>
                <w:gridSpan w:val="2"/>
                <w:tcBorders>
                  <w:top w:val="nil"/>
                  <w:left w:val="nil"/>
                  <w:bottom w:val="nil"/>
                  <w:right w:val="nil"/>
                </w:tcBorders>
                <w:noWrap/>
                <w:vAlign w:val="center"/>
                <w:hideMark/>
              </w:tcPr>
            </w:tcPrChange>
          </w:tcPr>
          <w:p w14:paraId="6F64731A" w14:textId="77777777" w:rsidR="00740EC2" w:rsidRPr="00740EC2" w:rsidRDefault="00740EC2" w:rsidP="00740EC2">
            <w:pPr>
              <w:spacing w:after="0" w:line="240" w:lineRule="auto"/>
              <w:rPr>
                <w:ins w:id="148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490" w:author="Author" w:date="2026-09-29T17:41:00Z" w16du:dateUtc="2026-09-29T22:41:00Z">
              <w:tcPr>
                <w:tcW w:w="1060" w:type="dxa"/>
                <w:gridSpan w:val="2"/>
                <w:tcBorders>
                  <w:top w:val="nil"/>
                  <w:left w:val="nil"/>
                  <w:bottom w:val="nil"/>
                  <w:right w:val="nil"/>
                </w:tcBorders>
                <w:noWrap/>
                <w:vAlign w:val="center"/>
                <w:hideMark/>
              </w:tcPr>
            </w:tcPrChange>
          </w:tcPr>
          <w:p w14:paraId="7BA09617" w14:textId="77777777" w:rsidR="00740EC2" w:rsidRPr="00740EC2" w:rsidRDefault="00740EC2" w:rsidP="00740EC2">
            <w:pPr>
              <w:spacing w:after="0" w:line="240" w:lineRule="auto"/>
              <w:rPr>
                <w:ins w:id="149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492" w:author="Author" w:date="2026-09-29T17:41:00Z" w16du:dateUtc="2026-09-29T22:41:00Z">
              <w:tcPr>
                <w:tcW w:w="960" w:type="dxa"/>
                <w:gridSpan w:val="2"/>
                <w:tcBorders>
                  <w:top w:val="nil"/>
                  <w:left w:val="nil"/>
                  <w:bottom w:val="nil"/>
                  <w:right w:val="nil"/>
                </w:tcBorders>
                <w:noWrap/>
                <w:vAlign w:val="center"/>
                <w:hideMark/>
              </w:tcPr>
            </w:tcPrChange>
          </w:tcPr>
          <w:p w14:paraId="5AAAF50D" w14:textId="77777777" w:rsidR="00740EC2" w:rsidRPr="00740EC2" w:rsidRDefault="00740EC2" w:rsidP="00740EC2">
            <w:pPr>
              <w:spacing w:after="0" w:line="240" w:lineRule="auto"/>
              <w:rPr>
                <w:ins w:id="149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494" w:author="Author" w:date="2026-09-29T17:41:00Z" w16du:dateUtc="2026-09-29T22:41:00Z">
              <w:tcPr>
                <w:tcW w:w="1020" w:type="dxa"/>
                <w:gridSpan w:val="2"/>
                <w:tcBorders>
                  <w:top w:val="nil"/>
                  <w:left w:val="nil"/>
                  <w:bottom w:val="nil"/>
                  <w:right w:val="nil"/>
                </w:tcBorders>
                <w:noWrap/>
                <w:vAlign w:val="center"/>
                <w:hideMark/>
              </w:tcPr>
            </w:tcPrChange>
          </w:tcPr>
          <w:p w14:paraId="6B87E7EF" w14:textId="77777777" w:rsidR="00740EC2" w:rsidRPr="00740EC2" w:rsidRDefault="00740EC2" w:rsidP="00740EC2">
            <w:pPr>
              <w:spacing w:after="0" w:line="240" w:lineRule="auto"/>
              <w:rPr>
                <w:ins w:id="149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6774717F" w14:textId="77777777" w:rsidTr="00740EC2">
        <w:trPr>
          <w:trHeight w:val="292"/>
          <w:ins w:id="1496" w:author="Author" w:date="2026-09-29T17:41:00Z"/>
          <w:trPrChange w:id="149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498" w:author="Author" w:date="2026-09-29T17:41:00Z" w16du:dateUtc="2026-09-29T22:41:00Z">
              <w:tcPr>
                <w:tcW w:w="2720" w:type="dxa"/>
                <w:tcBorders>
                  <w:top w:val="nil"/>
                  <w:left w:val="nil"/>
                  <w:bottom w:val="nil"/>
                  <w:right w:val="nil"/>
                </w:tcBorders>
                <w:vAlign w:val="center"/>
                <w:hideMark/>
              </w:tcPr>
            </w:tcPrChange>
          </w:tcPr>
          <w:p w14:paraId="5579DC99" w14:textId="77777777" w:rsidR="00740EC2" w:rsidRPr="00740EC2" w:rsidRDefault="00740EC2" w:rsidP="00740EC2">
            <w:pPr>
              <w:spacing w:after="0" w:line="240" w:lineRule="auto"/>
              <w:rPr>
                <w:ins w:id="149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500" w:author="Author" w:date="2026-09-29T17:41:00Z" w16du:dateUtc="2026-09-29T22:41:00Z">
              <w:tcPr>
                <w:tcW w:w="2240" w:type="dxa"/>
                <w:gridSpan w:val="2"/>
                <w:tcBorders>
                  <w:top w:val="nil"/>
                  <w:left w:val="nil"/>
                  <w:bottom w:val="nil"/>
                  <w:right w:val="nil"/>
                </w:tcBorders>
                <w:vAlign w:val="center"/>
                <w:hideMark/>
              </w:tcPr>
            </w:tcPrChange>
          </w:tcPr>
          <w:p w14:paraId="3F10C687" w14:textId="77777777" w:rsidR="00740EC2" w:rsidRPr="00740EC2" w:rsidRDefault="00740EC2" w:rsidP="00740EC2">
            <w:pPr>
              <w:spacing w:after="0" w:line="240" w:lineRule="auto"/>
              <w:rPr>
                <w:ins w:id="150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0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Red</w:t>
              </w:r>
            </w:ins>
          </w:p>
        </w:tc>
        <w:tc>
          <w:tcPr>
            <w:tcW w:w="166" w:type="pct"/>
            <w:tcBorders>
              <w:top w:val="nil"/>
              <w:left w:val="nil"/>
              <w:bottom w:val="nil"/>
              <w:right w:val="nil"/>
            </w:tcBorders>
            <w:noWrap/>
            <w:vAlign w:val="center"/>
            <w:hideMark/>
            <w:tcPrChange w:id="1503" w:author="Author" w:date="2026-09-29T17:41:00Z" w16du:dateUtc="2026-09-29T22:41:00Z">
              <w:tcPr>
                <w:tcW w:w="320" w:type="dxa"/>
                <w:tcBorders>
                  <w:top w:val="nil"/>
                  <w:left w:val="nil"/>
                  <w:bottom w:val="nil"/>
                  <w:right w:val="nil"/>
                </w:tcBorders>
                <w:noWrap/>
                <w:vAlign w:val="center"/>
                <w:hideMark/>
              </w:tcPr>
            </w:tcPrChange>
          </w:tcPr>
          <w:p w14:paraId="019D06EF" w14:textId="77777777" w:rsidR="00740EC2" w:rsidRPr="00740EC2" w:rsidRDefault="00740EC2" w:rsidP="00740EC2">
            <w:pPr>
              <w:spacing w:after="0" w:line="240" w:lineRule="auto"/>
              <w:rPr>
                <w:ins w:id="150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0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w:t>
              </w:r>
            </w:ins>
          </w:p>
        </w:tc>
        <w:tc>
          <w:tcPr>
            <w:tcW w:w="211" w:type="pct"/>
            <w:tcBorders>
              <w:top w:val="nil"/>
              <w:left w:val="nil"/>
              <w:bottom w:val="nil"/>
              <w:right w:val="nil"/>
            </w:tcBorders>
            <w:noWrap/>
            <w:vAlign w:val="center"/>
            <w:hideMark/>
            <w:tcPrChange w:id="1506" w:author="Author" w:date="2026-09-29T17:41:00Z" w16du:dateUtc="2026-09-29T22:41:00Z">
              <w:tcPr>
                <w:tcW w:w="420" w:type="dxa"/>
                <w:tcBorders>
                  <w:top w:val="nil"/>
                  <w:left w:val="nil"/>
                  <w:bottom w:val="nil"/>
                  <w:right w:val="nil"/>
                </w:tcBorders>
                <w:noWrap/>
                <w:vAlign w:val="center"/>
                <w:hideMark/>
              </w:tcPr>
            </w:tcPrChange>
          </w:tcPr>
          <w:p w14:paraId="001FA2CB" w14:textId="77777777" w:rsidR="00740EC2" w:rsidRPr="00740EC2" w:rsidRDefault="00740EC2" w:rsidP="00740EC2">
            <w:pPr>
              <w:spacing w:after="0" w:line="240" w:lineRule="auto"/>
              <w:rPr>
                <w:ins w:id="150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0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0.03</w:t>
              </w:r>
            </w:ins>
          </w:p>
        </w:tc>
        <w:tc>
          <w:tcPr>
            <w:tcW w:w="413" w:type="pct"/>
            <w:tcBorders>
              <w:top w:val="nil"/>
              <w:left w:val="nil"/>
              <w:bottom w:val="nil"/>
              <w:right w:val="nil"/>
            </w:tcBorders>
            <w:noWrap/>
            <w:vAlign w:val="center"/>
            <w:hideMark/>
            <w:tcPrChange w:id="1509" w:author="Author" w:date="2026-09-29T17:41:00Z" w16du:dateUtc="2026-09-29T22:41:00Z">
              <w:tcPr>
                <w:tcW w:w="960" w:type="dxa"/>
                <w:gridSpan w:val="3"/>
                <w:tcBorders>
                  <w:top w:val="nil"/>
                  <w:left w:val="nil"/>
                  <w:bottom w:val="nil"/>
                  <w:right w:val="nil"/>
                </w:tcBorders>
                <w:noWrap/>
                <w:vAlign w:val="center"/>
                <w:hideMark/>
              </w:tcPr>
            </w:tcPrChange>
          </w:tcPr>
          <w:p w14:paraId="58B5006A" w14:textId="77777777" w:rsidR="00740EC2" w:rsidRPr="00740EC2" w:rsidRDefault="00740EC2" w:rsidP="00740EC2">
            <w:pPr>
              <w:spacing w:after="0" w:line="240" w:lineRule="auto"/>
              <w:rPr>
                <w:ins w:id="151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511" w:author="Author" w:date="2026-09-29T17:41:00Z" w16du:dateUtc="2026-09-29T22:41:00Z">
              <w:tcPr>
                <w:tcW w:w="960" w:type="dxa"/>
                <w:gridSpan w:val="2"/>
                <w:tcBorders>
                  <w:top w:val="nil"/>
                  <w:left w:val="nil"/>
                  <w:bottom w:val="nil"/>
                  <w:right w:val="nil"/>
                </w:tcBorders>
                <w:noWrap/>
                <w:vAlign w:val="center"/>
                <w:hideMark/>
              </w:tcPr>
            </w:tcPrChange>
          </w:tcPr>
          <w:p w14:paraId="32DDD077" w14:textId="77777777" w:rsidR="00740EC2" w:rsidRPr="00740EC2" w:rsidRDefault="00740EC2" w:rsidP="00740EC2">
            <w:pPr>
              <w:spacing w:after="0" w:line="240" w:lineRule="auto"/>
              <w:rPr>
                <w:ins w:id="151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513" w:author="Author" w:date="2026-09-29T17:41:00Z" w16du:dateUtc="2026-09-29T22:41:00Z">
              <w:tcPr>
                <w:tcW w:w="960" w:type="dxa"/>
                <w:gridSpan w:val="2"/>
                <w:tcBorders>
                  <w:top w:val="nil"/>
                  <w:left w:val="nil"/>
                  <w:bottom w:val="nil"/>
                  <w:right w:val="nil"/>
                </w:tcBorders>
                <w:noWrap/>
                <w:vAlign w:val="center"/>
                <w:hideMark/>
              </w:tcPr>
            </w:tcPrChange>
          </w:tcPr>
          <w:p w14:paraId="02932D2A" w14:textId="77777777" w:rsidR="00740EC2" w:rsidRPr="00740EC2" w:rsidRDefault="00740EC2" w:rsidP="00740EC2">
            <w:pPr>
              <w:spacing w:after="0" w:line="240" w:lineRule="auto"/>
              <w:rPr>
                <w:ins w:id="151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515" w:author="Author" w:date="2026-09-29T17:41:00Z" w16du:dateUtc="2026-09-29T22:41:00Z">
              <w:tcPr>
                <w:tcW w:w="1060" w:type="dxa"/>
                <w:gridSpan w:val="2"/>
                <w:tcBorders>
                  <w:top w:val="nil"/>
                  <w:left w:val="nil"/>
                  <w:bottom w:val="nil"/>
                  <w:right w:val="nil"/>
                </w:tcBorders>
                <w:noWrap/>
                <w:vAlign w:val="center"/>
                <w:hideMark/>
              </w:tcPr>
            </w:tcPrChange>
          </w:tcPr>
          <w:p w14:paraId="6338661E" w14:textId="77777777" w:rsidR="00740EC2" w:rsidRPr="00740EC2" w:rsidRDefault="00740EC2" w:rsidP="00740EC2">
            <w:pPr>
              <w:spacing w:after="0" w:line="240" w:lineRule="auto"/>
              <w:rPr>
                <w:ins w:id="151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517" w:author="Author" w:date="2026-09-29T17:41:00Z" w16du:dateUtc="2026-09-29T22:41:00Z">
              <w:tcPr>
                <w:tcW w:w="960" w:type="dxa"/>
                <w:gridSpan w:val="2"/>
                <w:tcBorders>
                  <w:top w:val="nil"/>
                  <w:left w:val="nil"/>
                  <w:bottom w:val="nil"/>
                  <w:right w:val="nil"/>
                </w:tcBorders>
                <w:noWrap/>
                <w:vAlign w:val="center"/>
                <w:hideMark/>
              </w:tcPr>
            </w:tcPrChange>
          </w:tcPr>
          <w:p w14:paraId="05B28025" w14:textId="77777777" w:rsidR="00740EC2" w:rsidRPr="00740EC2" w:rsidRDefault="00740EC2" w:rsidP="00740EC2">
            <w:pPr>
              <w:spacing w:after="0" w:line="240" w:lineRule="auto"/>
              <w:rPr>
                <w:ins w:id="151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519" w:author="Author" w:date="2026-09-29T17:41:00Z" w16du:dateUtc="2026-09-29T22:41:00Z">
              <w:tcPr>
                <w:tcW w:w="1020" w:type="dxa"/>
                <w:gridSpan w:val="2"/>
                <w:tcBorders>
                  <w:top w:val="nil"/>
                  <w:left w:val="nil"/>
                  <w:bottom w:val="nil"/>
                  <w:right w:val="nil"/>
                </w:tcBorders>
                <w:noWrap/>
                <w:vAlign w:val="center"/>
                <w:hideMark/>
              </w:tcPr>
            </w:tcPrChange>
          </w:tcPr>
          <w:p w14:paraId="2BEABD7F" w14:textId="77777777" w:rsidR="00740EC2" w:rsidRPr="00740EC2" w:rsidRDefault="00740EC2" w:rsidP="00740EC2">
            <w:pPr>
              <w:spacing w:after="0" w:line="240" w:lineRule="auto"/>
              <w:rPr>
                <w:ins w:id="152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233327E4" w14:textId="77777777" w:rsidTr="00740EC2">
        <w:trPr>
          <w:trHeight w:val="292"/>
          <w:ins w:id="1521" w:author="Author" w:date="2026-09-29T17:41:00Z"/>
          <w:trPrChange w:id="152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523" w:author="Author" w:date="2026-09-29T17:41:00Z" w16du:dateUtc="2026-09-29T22:41:00Z">
              <w:tcPr>
                <w:tcW w:w="2720" w:type="dxa"/>
                <w:tcBorders>
                  <w:top w:val="nil"/>
                  <w:left w:val="nil"/>
                  <w:bottom w:val="nil"/>
                  <w:right w:val="nil"/>
                </w:tcBorders>
                <w:vAlign w:val="center"/>
                <w:hideMark/>
              </w:tcPr>
            </w:tcPrChange>
          </w:tcPr>
          <w:p w14:paraId="79331676" w14:textId="77777777" w:rsidR="00740EC2" w:rsidRPr="00740EC2" w:rsidRDefault="00740EC2" w:rsidP="00740EC2">
            <w:pPr>
              <w:spacing w:after="0" w:line="240" w:lineRule="auto"/>
              <w:rPr>
                <w:ins w:id="1524" w:author="Author" w:date="2026-09-29T17:41:00Z" w16du:dateUtc="2026-09-29T22:41:00Z"/>
                <w:rFonts w:ascii="Times New Roman" w:eastAsia="Times New Roman" w:hAnsi="Times New Roman" w:cs="Times New Roman"/>
                <w:color w:val="000000"/>
                <w:kern w:val="0"/>
                <w:sz w:val="20"/>
                <w:szCs w:val="20"/>
                <w:lang w:val="en-US" w:eastAsia="es-PE"/>
                <w14:ligatures w14:val="none"/>
                <w:rPrChange w:id="1525" w:author="Author" w:date="2026-09-29T17:42:00Z" w16du:dateUtc="2026-09-29T22:42:00Z">
                  <w:rPr>
                    <w:ins w:id="1526" w:author="Author" w:date="2026-09-29T17:41:00Z" w16du:dateUtc="2026-09-29T22:41:00Z"/>
                    <w:rFonts w:ascii="Times New Roman" w:eastAsia="Times New Roman" w:hAnsi="Times New Roman" w:cs="Times New Roman"/>
                    <w:color w:val="000000"/>
                    <w:kern w:val="0"/>
                    <w:sz w:val="20"/>
                    <w:szCs w:val="20"/>
                    <w:lang w:val="es-PE" w:eastAsia="es-PE"/>
                    <w14:ligatures w14:val="none"/>
                  </w:rPr>
                </w:rPrChange>
              </w:rPr>
            </w:pPr>
            <w:ins w:id="1527" w:author="Author" w:date="2026-09-29T17:41:00Z" w16du:dateUtc="2026-09-29T22:41:00Z">
              <w:r w:rsidRPr="00740EC2">
                <w:rPr>
                  <w:rFonts w:ascii="Times New Roman" w:eastAsia="Times New Roman" w:hAnsi="Times New Roman" w:cs="Times New Roman"/>
                  <w:color w:val="000000"/>
                  <w:kern w:val="0"/>
                  <w:sz w:val="20"/>
                  <w:szCs w:val="20"/>
                  <w:lang w:val="en-US" w:eastAsia="es-PE"/>
                  <w14:ligatures w14:val="none"/>
                  <w:rPrChange w:id="1528" w:author="Author" w:date="2026-09-29T17:42:00Z" w16du:dateUtc="2026-09-29T22:42:00Z">
                    <w:rPr>
                      <w:rFonts w:ascii="Times New Roman" w:eastAsia="Times New Roman" w:hAnsi="Times New Roman" w:cs="Times New Roman"/>
                      <w:color w:val="000000"/>
                      <w:kern w:val="0"/>
                      <w:sz w:val="20"/>
                      <w:szCs w:val="20"/>
                      <w:lang w:val="es-PE" w:eastAsia="es-PE"/>
                      <w14:ligatures w14:val="none"/>
                    </w:rPr>
                  </w:rPrChange>
                </w:rPr>
                <w:t>Standard petal color at 90% flowering</w:t>
              </w:r>
            </w:ins>
          </w:p>
        </w:tc>
        <w:tc>
          <w:tcPr>
            <w:tcW w:w="941" w:type="pct"/>
            <w:tcBorders>
              <w:top w:val="nil"/>
              <w:left w:val="nil"/>
              <w:bottom w:val="nil"/>
              <w:right w:val="nil"/>
            </w:tcBorders>
            <w:vAlign w:val="center"/>
            <w:hideMark/>
            <w:tcPrChange w:id="1529" w:author="Author" w:date="2026-09-29T17:41:00Z" w16du:dateUtc="2026-09-29T22:41:00Z">
              <w:tcPr>
                <w:tcW w:w="2240" w:type="dxa"/>
                <w:gridSpan w:val="2"/>
                <w:tcBorders>
                  <w:top w:val="nil"/>
                  <w:left w:val="nil"/>
                  <w:bottom w:val="nil"/>
                  <w:right w:val="nil"/>
                </w:tcBorders>
                <w:vAlign w:val="center"/>
                <w:hideMark/>
              </w:tcPr>
            </w:tcPrChange>
          </w:tcPr>
          <w:p w14:paraId="37F19A57" w14:textId="77777777" w:rsidR="00740EC2" w:rsidRPr="00740EC2" w:rsidRDefault="00740EC2" w:rsidP="00740EC2">
            <w:pPr>
              <w:spacing w:after="0" w:line="240" w:lineRule="auto"/>
              <w:rPr>
                <w:ins w:id="153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3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White</w:t>
              </w:r>
            </w:ins>
          </w:p>
        </w:tc>
        <w:tc>
          <w:tcPr>
            <w:tcW w:w="166" w:type="pct"/>
            <w:tcBorders>
              <w:top w:val="nil"/>
              <w:left w:val="nil"/>
              <w:bottom w:val="nil"/>
              <w:right w:val="nil"/>
            </w:tcBorders>
            <w:noWrap/>
            <w:vAlign w:val="center"/>
            <w:hideMark/>
            <w:tcPrChange w:id="1532" w:author="Author" w:date="2026-09-29T17:41:00Z" w16du:dateUtc="2026-09-29T22:41:00Z">
              <w:tcPr>
                <w:tcW w:w="320" w:type="dxa"/>
                <w:tcBorders>
                  <w:top w:val="nil"/>
                  <w:left w:val="nil"/>
                  <w:bottom w:val="nil"/>
                  <w:right w:val="nil"/>
                </w:tcBorders>
                <w:noWrap/>
                <w:vAlign w:val="center"/>
                <w:hideMark/>
              </w:tcPr>
            </w:tcPrChange>
          </w:tcPr>
          <w:p w14:paraId="4ABABD9E" w14:textId="77777777" w:rsidR="00740EC2" w:rsidRPr="00740EC2" w:rsidRDefault="00740EC2" w:rsidP="00740EC2">
            <w:pPr>
              <w:spacing w:after="0" w:line="240" w:lineRule="auto"/>
              <w:rPr>
                <w:ins w:id="153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3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10</w:t>
              </w:r>
            </w:ins>
          </w:p>
        </w:tc>
        <w:tc>
          <w:tcPr>
            <w:tcW w:w="211" w:type="pct"/>
            <w:tcBorders>
              <w:top w:val="nil"/>
              <w:left w:val="nil"/>
              <w:bottom w:val="nil"/>
              <w:right w:val="nil"/>
            </w:tcBorders>
            <w:noWrap/>
            <w:vAlign w:val="center"/>
            <w:hideMark/>
            <w:tcPrChange w:id="1535" w:author="Author" w:date="2026-09-29T17:41:00Z" w16du:dateUtc="2026-09-29T22:41:00Z">
              <w:tcPr>
                <w:tcW w:w="420" w:type="dxa"/>
                <w:tcBorders>
                  <w:top w:val="nil"/>
                  <w:left w:val="nil"/>
                  <w:bottom w:val="nil"/>
                  <w:right w:val="nil"/>
                </w:tcBorders>
                <w:noWrap/>
                <w:vAlign w:val="center"/>
                <w:hideMark/>
              </w:tcPr>
            </w:tcPrChange>
          </w:tcPr>
          <w:p w14:paraId="79093135" w14:textId="77777777" w:rsidR="00740EC2" w:rsidRPr="00740EC2" w:rsidRDefault="00740EC2" w:rsidP="00740EC2">
            <w:pPr>
              <w:spacing w:after="0" w:line="240" w:lineRule="auto"/>
              <w:rPr>
                <w:ins w:id="153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3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0.13</w:t>
              </w:r>
            </w:ins>
          </w:p>
        </w:tc>
        <w:tc>
          <w:tcPr>
            <w:tcW w:w="413" w:type="pct"/>
            <w:tcBorders>
              <w:top w:val="nil"/>
              <w:left w:val="nil"/>
              <w:bottom w:val="nil"/>
              <w:right w:val="nil"/>
            </w:tcBorders>
            <w:noWrap/>
            <w:vAlign w:val="center"/>
            <w:hideMark/>
            <w:tcPrChange w:id="1538" w:author="Author" w:date="2026-09-29T17:41:00Z" w16du:dateUtc="2026-09-29T22:41:00Z">
              <w:tcPr>
                <w:tcW w:w="960" w:type="dxa"/>
                <w:gridSpan w:val="3"/>
                <w:tcBorders>
                  <w:top w:val="nil"/>
                  <w:left w:val="nil"/>
                  <w:bottom w:val="nil"/>
                  <w:right w:val="nil"/>
                </w:tcBorders>
                <w:noWrap/>
                <w:vAlign w:val="center"/>
                <w:hideMark/>
              </w:tcPr>
            </w:tcPrChange>
          </w:tcPr>
          <w:p w14:paraId="70B1C426" w14:textId="77777777" w:rsidR="00740EC2" w:rsidRPr="00740EC2" w:rsidRDefault="00740EC2" w:rsidP="00740EC2">
            <w:pPr>
              <w:spacing w:after="0" w:line="240" w:lineRule="auto"/>
              <w:rPr>
                <w:ins w:id="153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4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8</w:t>
              </w:r>
            </w:ins>
          </w:p>
        </w:tc>
        <w:tc>
          <w:tcPr>
            <w:tcW w:w="413" w:type="pct"/>
            <w:tcBorders>
              <w:top w:val="nil"/>
              <w:left w:val="nil"/>
              <w:bottom w:val="nil"/>
              <w:right w:val="nil"/>
            </w:tcBorders>
            <w:noWrap/>
            <w:vAlign w:val="center"/>
            <w:hideMark/>
            <w:tcPrChange w:id="1541" w:author="Author" w:date="2026-09-29T17:41:00Z" w16du:dateUtc="2026-09-29T22:41:00Z">
              <w:tcPr>
                <w:tcW w:w="960" w:type="dxa"/>
                <w:gridSpan w:val="2"/>
                <w:tcBorders>
                  <w:top w:val="nil"/>
                  <w:left w:val="nil"/>
                  <w:bottom w:val="nil"/>
                  <w:right w:val="nil"/>
                </w:tcBorders>
                <w:noWrap/>
                <w:vAlign w:val="center"/>
                <w:hideMark/>
              </w:tcPr>
            </w:tcPrChange>
          </w:tcPr>
          <w:p w14:paraId="6EBED66B" w14:textId="77777777" w:rsidR="00740EC2" w:rsidRPr="00740EC2" w:rsidRDefault="00740EC2" w:rsidP="00740EC2">
            <w:pPr>
              <w:spacing w:after="0" w:line="240" w:lineRule="auto"/>
              <w:rPr>
                <w:ins w:id="154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4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2.87</w:t>
              </w:r>
            </w:ins>
          </w:p>
        </w:tc>
        <w:tc>
          <w:tcPr>
            <w:tcW w:w="413" w:type="pct"/>
            <w:tcBorders>
              <w:top w:val="nil"/>
              <w:left w:val="nil"/>
              <w:bottom w:val="nil"/>
              <w:right w:val="nil"/>
            </w:tcBorders>
            <w:noWrap/>
            <w:vAlign w:val="center"/>
            <w:hideMark/>
            <w:tcPrChange w:id="1544" w:author="Author" w:date="2026-09-29T17:41:00Z" w16du:dateUtc="2026-09-29T22:41:00Z">
              <w:tcPr>
                <w:tcW w:w="960" w:type="dxa"/>
                <w:gridSpan w:val="2"/>
                <w:tcBorders>
                  <w:top w:val="nil"/>
                  <w:left w:val="nil"/>
                  <w:bottom w:val="nil"/>
                  <w:right w:val="nil"/>
                </w:tcBorders>
                <w:noWrap/>
                <w:vAlign w:val="center"/>
                <w:hideMark/>
              </w:tcPr>
            </w:tcPrChange>
          </w:tcPr>
          <w:p w14:paraId="2A34C760" w14:textId="77777777" w:rsidR="00740EC2" w:rsidRPr="00740EC2" w:rsidRDefault="00740EC2" w:rsidP="00740EC2">
            <w:pPr>
              <w:spacing w:after="0" w:line="240" w:lineRule="auto"/>
              <w:rPr>
                <w:ins w:id="154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4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0.65 ± 0.05</w:t>
              </w:r>
            </w:ins>
          </w:p>
        </w:tc>
        <w:tc>
          <w:tcPr>
            <w:tcW w:w="456" w:type="pct"/>
            <w:tcBorders>
              <w:top w:val="nil"/>
              <w:left w:val="nil"/>
              <w:bottom w:val="nil"/>
              <w:right w:val="nil"/>
            </w:tcBorders>
            <w:noWrap/>
            <w:vAlign w:val="center"/>
            <w:hideMark/>
            <w:tcPrChange w:id="1547" w:author="Author" w:date="2026-09-29T17:41:00Z" w16du:dateUtc="2026-09-29T22:41:00Z">
              <w:tcPr>
                <w:tcW w:w="1060" w:type="dxa"/>
                <w:gridSpan w:val="2"/>
                <w:tcBorders>
                  <w:top w:val="nil"/>
                  <w:left w:val="nil"/>
                  <w:bottom w:val="nil"/>
                  <w:right w:val="nil"/>
                </w:tcBorders>
                <w:noWrap/>
                <w:vAlign w:val="center"/>
                <w:hideMark/>
              </w:tcPr>
            </w:tcPrChange>
          </w:tcPr>
          <w:p w14:paraId="45D17522" w14:textId="77777777" w:rsidR="00740EC2" w:rsidRPr="00740EC2" w:rsidRDefault="00740EC2" w:rsidP="00740EC2">
            <w:pPr>
              <w:spacing w:after="0" w:line="240" w:lineRule="auto"/>
              <w:rPr>
                <w:ins w:id="154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4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0.54–0.72</w:t>
              </w:r>
            </w:ins>
          </w:p>
        </w:tc>
        <w:tc>
          <w:tcPr>
            <w:tcW w:w="413" w:type="pct"/>
            <w:tcBorders>
              <w:top w:val="nil"/>
              <w:left w:val="nil"/>
              <w:bottom w:val="nil"/>
              <w:right w:val="nil"/>
            </w:tcBorders>
            <w:noWrap/>
            <w:vAlign w:val="center"/>
            <w:hideMark/>
            <w:tcPrChange w:id="1550" w:author="Author" w:date="2026-09-29T17:41:00Z" w16du:dateUtc="2026-09-29T22:41:00Z">
              <w:tcPr>
                <w:tcW w:w="960" w:type="dxa"/>
                <w:gridSpan w:val="2"/>
                <w:tcBorders>
                  <w:top w:val="nil"/>
                  <w:left w:val="nil"/>
                  <w:bottom w:val="nil"/>
                  <w:right w:val="nil"/>
                </w:tcBorders>
                <w:noWrap/>
                <w:vAlign w:val="center"/>
                <w:hideMark/>
              </w:tcPr>
            </w:tcPrChange>
          </w:tcPr>
          <w:p w14:paraId="0F87693A" w14:textId="77777777" w:rsidR="00740EC2" w:rsidRPr="00740EC2" w:rsidRDefault="00740EC2" w:rsidP="00740EC2">
            <w:pPr>
              <w:spacing w:after="0" w:line="240" w:lineRule="auto"/>
              <w:rPr>
                <w:ins w:id="155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5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1.40 ± 0.11</w:t>
              </w:r>
            </w:ins>
          </w:p>
        </w:tc>
        <w:tc>
          <w:tcPr>
            <w:tcW w:w="439" w:type="pct"/>
            <w:tcBorders>
              <w:top w:val="nil"/>
              <w:left w:val="nil"/>
              <w:bottom w:val="nil"/>
              <w:right w:val="nil"/>
            </w:tcBorders>
            <w:noWrap/>
            <w:vAlign w:val="center"/>
            <w:hideMark/>
            <w:tcPrChange w:id="1553" w:author="Author" w:date="2026-09-29T17:41:00Z" w16du:dateUtc="2026-09-29T22:41:00Z">
              <w:tcPr>
                <w:tcW w:w="1020" w:type="dxa"/>
                <w:gridSpan w:val="2"/>
                <w:tcBorders>
                  <w:top w:val="nil"/>
                  <w:left w:val="nil"/>
                  <w:bottom w:val="nil"/>
                  <w:right w:val="nil"/>
                </w:tcBorders>
                <w:noWrap/>
                <w:vAlign w:val="center"/>
                <w:hideMark/>
              </w:tcPr>
            </w:tcPrChange>
          </w:tcPr>
          <w:p w14:paraId="58DCA1AC" w14:textId="77777777" w:rsidR="00740EC2" w:rsidRPr="00740EC2" w:rsidRDefault="00740EC2" w:rsidP="00740EC2">
            <w:pPr>
              <w:spacing w:after="0" w:line="240" w:lineRule="auto"/>
              <w:rPr>
                <w:ins w:id="155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5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1.12–1.56</w:t>
              </w:r>
            </w:ins>
          </w:p>
        </w:tc>
      </w:tr>
      <w:tr w:rsidR="00740EC2" w:rsidRPr="00740EC2" w14:paraId="46C44B6B" w14:textId="77777777" w:rsidTr="00740EC2">
        <w:trPr>
          <w:trHeight w:val="292"/>
          <w:ins w:id="1556" w:author="Author" w:date="2026-09-29T17:41:00Z"/>
          <w:trPrChange w:id="155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558" w:author="Author" w:date="2026-09-29T17:41:00Z" w16du:dateUtc="2026-09-29T22:41:00Z">
              <w:tcPr>
                <w:tcW w:w="2720" w:type="dxa"/>
                <w:tcBorders>
                  <w:top w:val="nil"/>
                  <w:left w:val="nil"/>
                  <w:bottom w:val="nil"/>
                  <w:right w:val="nil"/>
                </w:tcBorders>
                <w:vAlign w:val="center"/>
                <w:hideMark/>
              </w:tcPr>
            </w:tcPrChange>
          </w:tcPr>
          <w:p w14:paraId="7C8E1896" w14:textId="77777777" w:rsidR="00740EC2" w:rsidRPr="00740EC2" w:rsidRDefault="00740EC2" w:rsidP="00740EC2">
            <w:pPr>
              <w:spacing w:after="0" w:line="240" w:lineRule="auto"/>
              <w:rPr>
                <w:ins w:id="155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1560" w:author="Author" w:date="2026-09-29T17:41:00Z" w16du:dateUtc="2026-09-29T22:41:00Z">
              <w:tcPr>
                <w:tcW w:w="2240" w:type="dxa"/>
                <w:gridSpan w:val="2"/>
                <w:tcBorders>
                  <w:top w:val="nil"/>
                  <w:left w:val="nil"/>
                  <w:bottom w:val="nil"/>
                  <w:right w:val="nil"/>
                </w:tcBorders>
                <w:vAlign w:val="center"/>
                <w:hideMark/>
              </w:tcPr>
            </w:tcPrChange>
          </w:tcPr>
          <w:p w14:paraId="72522C9F" w14:textId="77777777" w:rsidR="00740EC2" w:rsidRPr="00740EC2" w:rsidRDefault="00740EC2" w:rsidP="00740EC2">
            <w:pPr>
              <w:spacing w:after="0" w:line="240" w:lineRule="auto"/>
              <w:rPr>
                <w:ins w:id="156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6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White </w:t>
              </w:r>
              <w:proofErr w:type="spellStart"/>
              <w:r w:rsidRPr="00740EC2">
                <w:rPr>
                  <w:rFonts w:ascii="Times New Roman" w:eastAsia="Times New Roman" w:hAnsi="Times New Roman" w:cs="Times New Roman"/>
                  <w:color w:val="000000"/>
                  <w:kern w:val="0"/>
                  <w:sz w:val="20"/>
                  <w:szCs w:val="20"/>
                  <w:lang w:val="es-PE" w:eastAsia="es-PE"/>
                  <w14:ligatures w14:val="none"/>
                </w:rPr>
                <w:t>with</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lilac </w:t>
              </w:r>
              <w:proofErr w:type="spellStart"/>
              <w:r w:rsidRPr="00740EC2">
                <w:rPr>
                  <w:rFonts w:ascii="Times New Roman" w:eastAsia="Times New Roman" w:hAnsi="Times New Roman" w:cs="Times New Roman"/>
                  <w:color w:val="000000"/>
                  <w:kern w:val="0"/>
                  <w:sz w:val="20"/>
                  <w:szCs w:val="20"/>
                  <w:lang w:val="es-PE" w:eastAsia="es-PE"/>
                  <w14:ligatures w14:val="none"/>
                </w:rPr>
                <w:t>margin</w:t>
              </w:r>
              <w:proofErr w:type="spellEnd"/>
            </w:ins>
          </w:p>
        </w:tc>
        <w:tc>
          <w:tcPr>
            <w:tcW w:w="166" w:type="pct"/>
            <w:tcBorders>
              <w:top w:val="nil"/>
              <w:left w:val="nil"/>
              <w:bottom w:val="nil"/>
              <w:right w:val="nil"/>
            </w:tcBorders>
            <w:noWrap/>
            <w:vAlign w:val="center"/>
            <w:hideMark/>
            <w:tcPrChange w:id="1563" w:author="Author" w:date="2026-09-29T17:41:00Z" w16du:dateUtc="2026-09-29T22:41:00Z">
              <w:tcPr>
                <w:tcW w:w="320" w:type="dxa"/>
                <w:tcBorders>
                  <w:top w:val="nil"/>
                  <w:left w:val="nil"/>
                  <w:bottom w:val="nil"/>
                  <w:right w:val="nil"/>
                </w:tcBorders>
                <w:noWrap/>
                <w:vAlign w:val="center"/>
                <w:hideMark/>
              </w:tcPr>
            </w:tcPrChange>
          </w:tcPr>
          <w:p w14:paraId="5586D2F6" w14:textId="77777777" w:rsidR="00740EC2" w:rsidRPr="00740EC2" w:rsidRDefault="00740EC2" w:rsidP="00740EC2">
            <w:pPr>
              <w:spacing w:after="0" w:line="240" w:lineRule="auto"/>
              <w:rPr>
                <w:ins w:id="156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6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w:t>
              </w:r>
            </w:ins>
          </w:p>
        </w:tc>
        <w:tc>
          <w:tcPr>
            <w:tcW w:w="211" w:type="pct"/>
            <w:tcBorders>
              <w:top w:val="nil"/>
              <w:left w:val="nil"/>
              <w:bottom w:val="nil"/>
              <w:right w:val="nil"/>
            </w:tcBorders>
            <w:noWrap/>
            <w:vAlign w:val="center"/>
            <w:hideMark/>
            <w:tcPrChange w:id="1566" w:author="Author" w:date="2026-09-29T17:41:00Z" w16du:dateUtc="2026-09-29T22:41:00Z">
              <w:tcPr>
                <w:tcW w:w="420" w:type="dxa"/>
                <w:tcBorders>
                  <w:top w:val="nil"/>
                  <w:left w:val="nil"/>
                  <w:bottom w:val="nil"/>
                  <w:right w:val="nil"/>
                </w:tcBorders>
                <w:noWrap/>
                <w:vAlign w:val="center"/>
                <w:hideMark/>
              </w:tcPr>
            </w:tcPrChange>
          </w:tcPr>
          <w:p w14:paraId="3058034E" w14:textId="77777777" w:rsidR="00740EC2" w:rsidRPr="00740EC2" w:rsidRDefault="00740EC2" w:rsidP="00740EC2">
            <w:pPr>
              <w:spacing w:after="0" w:line="240" w:lineRule="auto"/>
              <w:rPr>
                <w:ins w:id="156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6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0.05</w:t>
              </w:r>
            </w:ins>
          </w:p>
        </w:tc>
        <w:tc>
          <w:tcPr>
            <w:tcW w:w="413" w:type="pct"/>
            <w:tcBorders>
              <w:top w:val="nil"/>
              <w:left w:val="nil"/>
              <w:bottom w:val="nil"/>
              <w:right w:val="nil"/>
            </w:tcBorders>
            <w:noWrap/>
            <w:vAlign w:val="center"/>
            <w:hideMark/>
            <w:tcPrChange w:id="1569" w:author="Author" w:date="2026-09-29T17:41:00Z" w16du:dateUtc="2026-09-29T22:41:00Z">
              <w:tcPr>
                <w:tcW w:w="960" w:type="dxa"/>
                <w:gridSpan w:val="3"/>
                <w:tcBorders>
                  <w:top w:val="nil"/>
                  <w:left w:val="nil"/>
                  <w:bottom w:val="nil"/>
                  <w:right w:val="nil"/>
                </w:tcBorders>
                <w:noWrap/>
                <w:vAlign w:val="center"/>
                <w:hideMark/>
              </w:tcPr>
            </w:tcPrChange>
          </w:tcPr>
          <w:p w14:paraId="3B839C4E" w14:textId="77777777" w:rsidR="00740EC2" w:rsidRPr="00740EC2" w:rsidRDefault="00740EC2" w:rsidP="00740EC2">
            <w:pPr>
              <w:spacing w:after="0" w:line="240" w:lineRule="auto"/>
              <w:rPr>
                <w:ins w:id="157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571" w:author="Author" w:date="2026-09-29T17:41:00Z" w16du:dateUtc="2026-09-29T22:41:00Z">
              <w:tcPr>
                <w:tcW w:w="960" w:type="dxa"/>
                <w:gridSpan w:val="2"/>
                <w:tcBorders>
                  <w:top w:val="nil"/>
                  <w:left w:val="nil"/>
                  <w:bottom w:val="nil"/>
                  <w:right w:val="nil"/>
                </w:tcBorders>
                <w:noWrap/>
                <w:vAlign w:val="center"/>
                <w:hideMark/>
              </w:tcPr>
            </w:tcPrChange>
          </w:tcPr>
          <w:p w14:paraId="4310356D" w14:textId="77777777" w:rsidR="00740EC2" w:rsidRPr="00740EC2" w:rsidRDefault="00740EC2" w:rsidP="00740EC2">
            <w:pPr>
              <w:spacing w:after="0" w:line="240" w:lineRule="auto"/>
              <w:rPr>
                <w:ins w:id="157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573" w:author="Author" w:date="2026-09-29T17:41:00Z" w16du:dateUtc="2026-09-29T22:41:00Z">
              <w:tcPr>
                <w:tcW w:w="960" w:type="dxa"/>
                <w:gridSpan w:val="2"/>
                <w:tcBorders>
                  <w:top w:val="nil"/>
                  <w:left w:val="nil"/>
                  <w:bottom w:val="nil"/>
                  <w:right w:val="nil"/>
                </w:tcBorders>
                <w:noWrap/>
                <w:vAlign w:val="center"/>
                <w:hideMark/>
              </w:tcPr>
            </w:tcPrChange>
          </w:tcPr>
          <w:p w14:paraId="5FDE6F50" w14:textId="77777777" w:rsidR="00740EC2" w:rsidRPr="00740EC2" w:rsidRDefault="00740EC2" w:rsidP="00740EC2">
            <w:pPr>
              <w:spacing w:after="0" w:line="240" w:lineRule="auto"/>
              <w:rPr>
                <w:ins w:id="157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575" w:author="Author" w:date="2026-09-29T17:41:00Z" w16du:dateUtc="2026-09-29T22:41:00Z">
              <w:tcPr>
                <w:tcW w:w="1060" w:type="dxa"/>
                <w:gridSpan w:val="2"/>
                <w:tcBorders>
                  <w:top w:val="nil"/>
                  <w:left w:val="nil"/>
                  <w:bottom w:val="nil"/>
                  <w:right w:val="nil"/>
                </w:tcBorders>
                <w:noWrap/>
                <w:vAlign w:val="center"/>
                <w:hideMark/>
              </w:tcPr>
            </w:tcPrChange>
          </w:tcPr>
          <w:p w14:paraId="73612C4C" w14:textId="77777777" w:rsidR="00740EC2" w:rsidRPr="00740EC2" w:rsidRDefault="00740EC2" w:rsidP="00740EC2">
            <w:pPr>
              <w:spacing w:after="0" w:line="240" w:lineRule="auto"/>
              <w:rPr>
                <w:ins w:id="157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577" w:author="Author" w:date="2026-09-29T17:41:00Z" w16du:dateUtc="2026-09-29T22:41:00Z">
              <w:tcPr>
                <w:tcW w:w="960" w:type="dxa"/>
                <w:gridSpan w:val="2"/>
                <w:tcBorders>
                  <w:top w:val="nil"/>
                  <w:left w:val="nil"/>
                  <w:bottom w:val="nil"/>
                  <w:right w:val="nil"/>
                </w:tcBorders>
                <w:noWrap/>
                <w:vAlign w:val="center"/>
                <w:hideMark/>
              </w:tcPr>
            </w:tcPrChange>
          </w:tcPr>
          <w:p w14:paraId="71ED5073" w14:textId="77777777" w:rsidR="00740EC2" w:rsidRPr="00740EC2" w:rsidRDefault="00740EC2" w:rsidP="00740EC2">
            <w:pPr>
              <w:spacing w:after="0" w:line="240" w:lineRule="auto"/>
              <w:rPr>
                <w:ins w:id="157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579" w:author="Author" w:date="2026-09-29T17:41:00Z" w16du:dateUtc="2026-09-29T22:41:00Z">
              <w:tcPr>
                <w:tcW w:w="1020" w:type="dxa"/>
                <w:gridSpan w:val="2"/>
                <w:tcBorders>
                  <w:top w:val="nil"/>
                  <w:left w:val="nil"/>
                  <w:bottom w:val="nil"/>
                  <w:right w:val="nil"/>
                </w:tcBorders>
                <w:noWrap/>
                <w:vAlign w:val="center"/>
                <w:hideMark/>
              </w:tcPr>
            </w:tcPrChange>
          </w:tcPr>
          <w:p w14:paraId="38343AE6" w14:textId="77777777" w:rsidR="00740EC2" w:rsidRPr="00740EC2" w:rsidRDefault="00740EC2" w:rsidP="00740EC2">
            <w:pPr>
              <w:spacing w:after="0" w:line="240" w:lineRule="auto"/>
              <w:rPr>
                <w:ins w:id="158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67F4F06C" w14:textId="77777777" w:rsidTr="00740EC2">
        <w:trPr>
          <w:trHeight w:val="292"/>
          <w:ins w:id="1581" w:author="Author" w:date="2026-09-29T17:41:00Z"/>
          <w:trPrChange w:id="158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583" w:author="Author" w:date="2026-09-29T17:41:00Z" w16du:dateUtc="2026-09-29T22:41:00Z">
              <w:tcPr>
                <w:tcW w:w="2720" w:type="dxa"/>
                <w:tcBorders>
                  <w:top w:val="nil"/>
                  <w:left w:val="nil"/>
                  <w:bottom w:val="nil"/>
                  <w:right w:val="nil"/>
                </w:tcBorders>
                <w:vAlign w:val="center"/>
                <w:hideMark/>
              </w:tcPr>
            </w:tcPrChange>
          </w:tcPr>
          <w:p w14:paraId="738E14BF" w14:textId="77777777" w:rsidR="00740EC2" w:rsidRPr="00740EC2" w:rsidRDefault="00740EC2" w:rsidP="00740EC2">
            <w:pPr>
              <w:spacing w:after="0" w:line="240" w:lineRule="auto"/>
              <w:rPr>
                <w:ins w:id="158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585" w:author="Author" w:date="2026-09-29T17:41:00Z" w16du:dateUtc="2026-09-29T22:41:00Z">
              <w:tcPr>
                <w:tcW w:w="2240" w:type="dxa"/>
                <w:gridSpan w:val="2"/>
                <w:tcBorders>
                  <w:top w:val="nil"/>
                  <w:left w:val="nil"/>
                  <w:bottom w:val="nil"/>
                  <w:right w:val="nil"/>
                </w:tcBorders>
                <w:vAlign w:val="center"/>
                <w:hideMark/>
              </w:tcPr>
            </w:tcPrChange>
          </w:tcPr>
          <w:p w14:paraId="2CBECB2A" w14:textId="77777777" w:rsidR="00740EC2" w:rsidRPr="00740EC2" w:rsidRDefault="00740EC2" w:rsidP="00740EC2">
            <w:pPr>
              <w:spacing w:after="0" w:line="240" w:lineRule="auto"/>
              <w:rPr>
                <w:ins w:id="158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8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White </w:t>
              </w:r>
              <w:proofErr w:type="spellStart"/>
              <w:r w:rsidRPr="00740EC2">
                <w:rPr>
                  <w:rFonts w:ascii="Times New Roman" w:eastAsia="Times New Roman" w:hAnsi="Times New Roman" w:cs="Times New Roman"/>
                  <w:color w:val="000000"/>
                  <w:kern w:val="0"/>
                  <w:sz w:val="20"/>
                  <w:szCs w:val="20"/>
                  <w:lang w:val="es-PE" w:eastAsia="es-PE"/>
                  <w14:ligatures w14:val="none"/>
                </w:rPr>
                <w:t>with</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lilac </w:t>
              </w:r>
              <w:proofErr w:type="spellStart"/>
              <w:r w:rsidRPr="00740EC2">
                <w:rPr>
                  <w:rFonts w:ascii="Times New Roman" w:eastAsia="Times New Roman" w:hAnsi="Times New Roman" w:cs="Times New Roman"/>
                  <w:color w:val="000000"/>
                  <w:kern w:val="0"/>
                  <w:sz w:val="20"/>
                  <w:szCs w:val="20"/>
                  <w:lang w:val="es-PE" w:eastAsia="es-PE"/>
                  <w14:ligatures w14:val="none"/>
                </w:rPr>
                <w:t>veins</w:t>
              </w:r>
              <w:proofErr w:type="spellEnd"/>
            </w:ins>
          </w:p>
        </w:tc>
        <w:tc>
          <w:tcPr>
            <w:tcW w:w="166" w:type="pct"/>
            <w:tcBorders>
              <w:top w:val="nil"/>
              <w:left w:val="nil"/>
              <w:bottom w:val="nil"/>
              <w:right w:val="nil"/>
            </w:tcBorders>
            <w:noWrap/>
            <w:vAlign w:val="center"/>
            <w:hideMark/>
            <w:tcPrChange w:id="1588" w:author="Author" w:date="2026-09-29T17:41:00Z" w16du:dateUtc="2026-09-29T22:41:00Z">
              <w:tcPr>
                <w:tcW w:w="320" w:type="dxa"/>
                <w:tcBorders>
                  <w:top w:val="nil"/>
                  <w:left w:val="nil"/>
                  <w:bottom w:val="nil"/>
                  <w:right w:val="nil"/>
                </w:tcBorders>
                <w:noWrap/>
                <w:vAlign w:val="center"/>
                <w:hideMark/>
              </w:tcPr>
            </w:tcPrChange>
          </w:tcPr>
          <w:p w14:paraId="2E84D3C4" w14:textId="77777777" w:rsidR="00740EC2" w:rsidRPr="00740EC2" w:rsidRDefault="00740EC2" w:rsidP="00740EC2">
            <w:pPr>
              <w:spacing w:after="0" w:line="240" w:lineRule="auto"/>
              <w:rPr>
                <w:ins w:id="158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9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w:t>
              </w:r>
            </w:ins>
          </w:p>
        </w:tc>
        <w:tc>
          <w:tcPr>
            <w:tcW w:w="211" w:type="pct"/>
            <w:tcBorders>
              <w:top w:val="nil"/>
              <w:left w:val="nil"/>
              <w:bottom w:val="nil"/>
              <w:right w:val="nil"/>
            </w:tcBorders>
            <w:noWrap/>
            <w:vAlign w:val="center"/>
            <w:hideMark/>
            <w:tcPrChange w:id="1591" w:author="Author" w:date="2026-09-29T17:41:00Z" w16du:dateUtc="2026-09-29T22:41:00Z">
              <w:tcPr>
                <w:tcW w:w="420" w:type="dxa"/>
                <w:tcBorders>
                  <w:top w:val="nil"/>
                  <w:left w:val="nil"/>
                  <w:bottom w:val="nil"/>
                  <w:right w:val="nil"/>
                </w:tcBorders>
                <w:noWrap/>
                <w:vAlign w:val="center"/>
                <w:hideMark/>
              </w:tcPr>
            </w:tcPrChange>
          </w:tcPr>
          <w:p w14:paraId="38BCC0F3" w14:textId="77777777" w:rsidR="00740EC2" w:rsidRPr="00740EC2" w:rsidRDefault="00740EC2" w:rsidP="00740EC2">
            <w:pPr>
              <w:spacing w:after="0" w:line="240" w:lineRule="auto"/>
              <w:rPr>
                <w:ins w:id="159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59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0.01</w:t>
              </w:r>
            </w:ins>
          </w:p>
        </w:tc>
        <w:tc>
          <w:tcPr>
            <w:tcW w:w="413" w:type="pct"/>
            <w:tcBorders>
              <w:top w:val="nil"/>
              <w:left w:val="nil"/>
              <w:bottom w:val="nil"/>
              <w:right w:val="nil"/>
            </w:tcBorders>
            <w:noWrap/>
            <w:vAlign w:val="center"/>
            <w:hideMark/>
            <w:tcPrChange w:id="1594" w:author="Author" w:date="2026-09-29T17:41:00Z" w16du:dateUtc="2026-09-29T22:41:00Z">
              <w:tcPr>
                <w:tcW w:w="960" w:type="dxa"/>
                <w:gridSpan w:val="3"/>
                <w:tcBorders>
                  <w:top w:val="nil"/>
                  <w:left w:val="nil"/>
                  <w:bottom w:val="nil"/>
                  <w:right w:val="nil"/>
                </w:tcBorders>
                <w:noWrap/>
                <w:vAlign w:val="center"/>
                <w:hideMark/>
              </w:tcPr>
            </w:tcPrChange>
          </w:tcPr>
          <w:p w14:paraId="3C42ED57" w14:textId="77777777" w:rsidR="00740EC2" w:rsidRPr="00740EC2" w:rsidRDefault="00740EC2" w:rsidP="00740EC2">
            <w:pPr>
              <w:spacing w:after="0" w:line="240" w:lineRule="auto"/>
              <w:rPr>
                <w:ins w:id="159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596" w:author="Author" w:date="2026-09-29T17:41:00Z" w16du:dateUtc="2026-09-29T22:41:00Z">
              <w:tcPr>
                <w:tcW w:w="960" w:type="dxa"/>
                <w:gridSpan w:val="2"/>
                <w:tcBorders>
                  <w:top w:val="nil"/>
                  <w:left w:val="nil"/>
                  <w:bottom w:val="nil"/>
                  <w:right w:val="nil"/>
                </w:tcBorders>
                <w:noWrap/>
                <w:vAlign w:val="center"/>
                <w:hideMark/>
              </w:tcPr>
            </w:tcPrChange>
          </w:tcPr>
          <w:p w14:paraId="6E97EBE2" w14:textId="77777777" w:rsidR="00740EC2" w:rsidRPr="00740EC2" w:rsidRDefault="00740EC2" w:rsidP="00740EC2">
            <w:pPr>
              <w:spacing w:after="0" w:line="240" w:lineRule="auto"/>
              <w:rPr>
                <w:ins w:id="159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598" w:author="Author" w:date="2026-09-29T17:41:00Z" w16du:dateUtc="2026-09-29T22:41:00Z">
              <w:tcPr>
                <w:tcW w:w="960" w:type="dxa"/>
                <w:gridSpan w:val="2"/>
                <w:tcBorders>
                  <w:top w:val="nil"/>
                  <w:left w:val="nil"/>
                  <w:bottom w:val="nil"/>
                  <w:right w:val="nil"/>
                </w:tcBorders>
                <w:noWrap/>
                <w:vAlign w:val="center"/>
                <w:hideMark/>
              </w:tcPr>
            </w:tcPrChange>
          </w:tcPr>
          <w:p w14:paraId="55412FAA" w14:textId="77777777" w:rsidR="00740EC2" w:rsidRPr="00740EC2" w:rsidRDefault="00740EC2" w:rsidP="00740EC2">
            <w:pPr>
              <w:spacing w:after="0" w:line="240" w:lineRule="auto"/>
              <w:rPr>
                <w:ins w:id="159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600" w:author="Author" w:date="2026-09-29T17:41:00Z" w16du:dateUtc="2026-09-29T22:41:00Z">
              <w:tcPr>
                <w:tcW w:w="1060" w:type="dxa"/>
                <w:gridSpan w:val="2"/>
                <w:tcBorders>
                  <w:top w:val="nil"/>
                  <w:left w:val="nil"/>
                  <w:bottom w:val="nil"/>
                  <w:right w:val="nil"/>
                </w:tcBorders>
                <w:noWrap/>
                <w:vAlign w:val="center"/>
                <w:hideMark/>
              </w:tcPr>
            </w:tcPrChange>
          </w:tcPr>
          <w:p w14:paraId="40CE829F" w14:textId="77777777" w:rsidR="00740EC2" w:rsidRPr="00740EC2" w:rsidRDefault="00740EC2" w:rsidP="00740EC2">
            <w:pPr>
              <w:spacing w:after="0" w:line="240" w:lineRule="auto"/>
              <w:rPr>
                <w:ins w:id="160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602" w:author="Author" w:date="2026-09-29T17:41:00Z" w16du:dateUtc="2026-09-29T22:41:00Z">
              <w:tcPr>
                <w:tcW w:w="960" w:type="dxa"/>
                <w:gridSpan w:val="2"/>
                <w:tcBorders>
                  <w:top w:val="nil"/>
                  <w:left w:val="nil"/>
                  <w:bottom w:val="nil"/>
                  <w:right w:val="nil"/>
                </w:tcBorders>
                <w:noWrap/>
                <w:vAlign w:val="center"/>
                <w:hideMark/>
              </w:tcPr>
            </w:tcPrChange>
          </w:tcPr>
          <w:p w14:paraId="4D75DCE3" w14:textId="77777777" w:rsidR="00740EC2" w:rsidRPr="00740EC2" w:rsidRDefault="00740EC2" w:rsidP="00740EC2">
            <w:pPr>
              <w:spacing w:after="0" w:line="240" w:lineRule="auto"/>
              <w:rPr>
                <w:ins w:id="160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604" w:author="Author" w:date="2026-09-29T17:41:00Z" w16du:dateUtc="2026-09-29T22:41:00Z">
              <w:tcPr>
                <w:tcW w:w="1020" w:type="dxa"/>
                <w:gridSpan w:val="2"/>
                <w:tcBorders>
                  <w:top w:val="nil"/>
                  <w:left w:val="nil"/>
                  <w:bottom w:val="nil"/>
                  <w:right w:val="nil"/>
                </w:tcBorders>
                <w:noWrap/>
                <w:vAlign w:val="center"/>
                <w:hideMark/>
              </w:tcPr>
            </w:tcPrChange>
          </w:tcPr>
          <w:p w14:paraId="3DA7C31C" w14:textId="77777777" w:rsidR="00740EC2" w:rsidRPr="00740EC2" w:rsidRDefault="00740EC2" w:rsidP="00740EC2">
            <w:pPr>
              <w:spacing w:after="0" w:line="240" w:lineRule="auto"/>
              <w:rPr>
                <w:ins w:id="160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3A181B5B" w14:textId="77777777" w:rsidTr="00740EC2">
        <w:trPr>
          <w:trHeight w:val="292"/>
          <w:ins w:id="1606" w:author="Author" w:date="2026-09-29T17:41:00Z"/>
          <w:trPrChange w:id="160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608" w:author="Author" w:date="2026-09-29T17:41:00Z" w16du:dateUtc="2026-09-29T22:41:00Z">
              <w:tcPr>
                <w:tcW w:w="2720" w:type="dxa"/>
                <w:tcBorders>
                  <w:top w:val="nil"/>
                  <w:left w:val="nil"/>
                  <w:bottom w:val="nil"/>
                  <w:right w:val="nil"/>
                </w:tcBorders>
                <w:vAlign w:val="center"/>
                <w:hideMark/>
              </w:tcPr>
            </w:tcPrChange>
          </w:tcPr>
          <w:p w14:paraId="3AB8449D" w14:textId="77777777" w:rsidR="00740EC2" w:rsidRPr="00740EC2" w:rsidRDefault="00740EC2" w:rsidP="00740EC2">
            <w:pPr>
              <w:spacing w:after="0" w:line="240" w:lineRule="auto"/>
              <w:rPr>
                <w:ins w:id="160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610" w:author="Author" w:date="2026-09-29T17:41:00Z" w16du:dateUtc="2026-09-29T22:41:00Z">
              <w:tcPr>
                <w:tcW w:w="2240" w:type="dxa"/>
                <w:gridSpan w:val="2"/>
                <w:tcBorders>
                  <w:top w:val="nil"/>
                  <w:left w:val="nil"/>
                  <w:bottom w:val="nil"/>
                  <w:right w:val="nil"/>
                </w:tcBorders>
                <w:vAlign w:val="center"/>
                <w:hideMark/>
              </w:tcPr>
            </w:tcPrChange>
          </w:tcPr>
          <w:p w14:paraId="4A2D0BA8" w14:textId="77777777" w:rsidR="00740EC2" w:rsidRPr="00740EC2" w:rsidRDefault="00740EC2" w:rsidP="00740EC2">
            <w:pPr>
              <w:spacing w:after="0" w:line="240" w:lineRule="auto"/>
              <w:rPr>
                <w:ins w:id="161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61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Lilac</w:t>
              </w:r>
            </w:ins>
          </w:p>
        </w:tc>
        <w:tc>
          <w:tcPr>
            <w:tcW w:w="166" w:type="pct"/>
            <w:tcBorders>
              <w:top w:val="nil"/>
              <w:left w:val="nil"/>
              <w:bottom w:val="nil"/>
              <w:right w:val="nil"/>
            </w:tcBorders>
            <w:noWrap/>
            <w:vAlign w:val="center"/>
            <w:hideMark/>
            <w:tcPrChange w:id="1613" w:author="Author" w:date="2026-09-29T17:41:00Z" w16du:dateUtc="2026-09-29T22:41:00Z">
              <w:tcPr>
                <w:tcW w:w="320" w:type="dxa"/>
                <w:tcBorders>
                  <w:top w:val="nil"/>
                  <w:left w:val="nil"/>
                  <w:bottom w:val="nil"/>
                  <w:right w:val="nil"/>
                </w:tcBorders>
                <w:noWrap/>
                <w:vAlign w:val="center"/>
                <w:hideMark/>
              </w:tcPr>
            </w:tcPrChange>
          </w:tcPr>
          <w:p w14:paraId="3D2516F4" w14:textId="77777777" w:rsidR="00740EC2" w:rsidRPr="00740EC2" w:rsidRDefault="00740EC2" w:rsidP="00740EC2">
            <w:pPr>
              <w:spacing w:after="0" w:line="240" w:lineRule="auto"/>
              <w:rPr>
                <w:ins w:id="161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61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15</w:t>
              </w:r>
            </w:ins>
          </w:p>
        </w:tc>
        <w:tc>
          <w:tcPr>
            <w:tcW w:w="211" w:type="pct"/>
            <w:tcBorders>
              <w:top w:val="nil"/>
              <w:left w:val="nil"/>
              <w:bottom w:val="nil"/>
              <w:right w:val="nil"/>
            </w:tcBorders>
            <w:noWrap/>
            <w:vAlign w:val="center"/>
            <w:hideMark/>
            <w:tcPrChange w:id="1616" w:author="Author" w:date="2026-09-29T17:41:00Z" w16du:dateUtc="2026-09-29T22:41:00Z">
              <w:tcPr>
                <w:tcW w:w="420" w:type="dxa"/>
                <w:tcBorders>
                  <w:top w:val="nil"/>
                  <w:left w:val="nil"/>
                  <w:bottom w:val="nil"/>
                  <w:right w:val="nil"/>
                </w:tcBorders>
                <w:noWrap/>
                <w:vAlign w:val="center"/>
                <w:hideMark/>
              </w:tcPr>
            </w:tcPrChange>
          </w:tcPr>
          <w:p w14:paraId="52EE7032" w14:textId="77777777" w:rsidR="00740EC2" w:rsidRPr="00740EC2" w:rsidRDefault="00740EC2" w:rsidP="00740EC2">
            <w:pPr>
              <w:spacing w:after="0" w:line="240" w:lineRule="auto"/>
              <w:rPr>
                <w:ins w:id="161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61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0.19</w:t>
              </w:r>
            </w:ins>
          </w:p>
        </w:tc>
        <w:tc>
          <w:tcPr>
            <w:tcW w:w="413" w:type="pct"/>
            <w:tcBorders>
              <w:top w:val="nil"/>
              <w:left w:val="nil"/>
              <w:bottom w:val="nil"/>
              <w:right w:val="nil"/>
            </w:tcBorders>
            <w:noWrap/>
            <w:vAlign w:val="center"/>
            <w:hideMark/>
            <w:tcPrChange w:id="1619" w:author="Author" w:date="2026-09-29T17:41:00Z" w16du:dateUtc="2026-09-29T22:41:00Z">
              <w:tcPr>
                <w:tcW w:w="960" w:type="dxa"/>
                <w:gridSpan w:val="3"/>
                <w:tcBorders>
                  <w:top w:val="nil"/>
                  <w:left w:val="nil"/>
                  <w:bottom w:val="nil"/>
                  <w:right w:val="nil"/>
                </w:tcBorders>
                <w:noWrap/>
                <w:vAlign w:val="center"/>
                <w:hideMark/>
              </w:tcPr>
            </w:tcPrChange>
          </w:tcPr>
          <w:p w14:paraId="20531B0A" w14:textId="77777777" w:rsidR="00740EC2" w:rsidRPr="00740EC2" w:rsidRDefault="00740EC2" w:rsidP="00740EC2">
            <w:pPr>
              <w:spacing w:after="0" w:line="240" w:lineRule="auto"/>
              <w:rPr>
                <w:ins w:id="162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621" w:author="Author" w:date="2026-09-29T17:41:00Z" w16du:dateUtc="2026-09-29T22:41:00Z">
              <w:tcPr>
                <w:tcW w:w="960" w:type="dxa"/>
                <w:gridSpan w:val="2"/>
                <w:tcBorders>
                  <w:top w:val="nil"/>
                  <w:left w:val="nil"/>
                  <w:bottom w:val="nil"/>
                  <w:right w:val="nil"/>
                </w:tcBorders>
                <w:noWrap/>
                <w:vAlign w:val="center"/>
                <w:hideMark/>
              </w:tcPr>
            </w:tcPrChange>
          </w:tcPr>
          <w:p w14:paraId="2F40FF30" w14:textId="77777777" w:rsidR="00740EC2" w:rsidRPr="00740EC2" w:rsidRDefault="00740EC2" w:rsidP="00740EC2">
            <w:pPr>
              <w:spacing w:after="0" w:line="240" w:lineRule="auto"/>
              <w:rPr>
                <w:ins w:id="162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623" w:author="Author" w:date="2026-09-29T17:41:00Z" w16du:dateUtc="2026-09-29T22:41:00Z">
              <w:tcPr>
                <w:tcW w:w="960" w:type="dxa"/>
                <w:gridSpan w:val="2"/>
                <w:tcBorders>
                  <w:top w:val="nil"/>
                  <w:left w:val="nil"/>
                  <w:bottom w:val="nil"/>
                  <w:right w:val="nil"/>
                </w:tcBorders>
                <w:noWrap/>
                <w:vAlign w:val="center"/>
                <w:hideMark/>
              </w:tcPr>
            </w:tcPrChange>
          </w:tcPr>
          <w:p w14:paraId="6B8AA2E3" w14:textId="77777777" w:rsidR="00740EC2" w:rsidRPr="00740EC2" w:rsidRDefault="00740EC2" w:rsidP="00740EC2">
            <w:pPr>
              <w:spacing w:after="0" w:line="240" w:lineRule="auto"/>
              <w:rPr>
                <w:ins w:id="162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625" w:author="Author" w:date="2026-09-29T17:41:00Z" w16du:dateUtc="2026-09-29T22:41:00Z">
              <w:tcPr>
                <w:tcW w:w="1060" w:type="dxa"/>
                <w:gridSpan w:val="2"/>
                <w:tcBorders>
                  <w:top w:val="nil"/>
                  <w:left w:val="nil"/>
                  <w:bottom w:val="nil"/>
                  <w:right w:val="nil"/>
                </w:tcBorders>
                <w:noWrap/>
                <w:vAlign w:val="center"/>
                <w:hideMark/>
              </w:tcPr>
            </w:tcPrChange>
          </w:tcPr>
          <w:p w14:paraId="4097BF1F" w14:textId="77777777" w:rsidR="00740EC2" w:rsidRPr="00740EC2" w:rsidRDefault="00740EC2" w:rsidP="00740EC2">
            <w:pPr>
              <w:spacing w:after="0" w:line="240" w:lineRule="auto"/>
              <w:rPr>
                <w:ins w:id="162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627" w:author="Author" w:date="2026-09-29T17:41:00Z" w16du:dateUtc="2026-09-29T22:41:00Z">
              <w:tcPr>
                <w:tcW w:w="960" w:type="dxa"/>
                <w:gridSpan w:val="2"/>
                <w:tcBorders>
                  <w:top w:val="nil"/>
                  <w:left w:val="nil"/>
                  <w:bottom w:val="nil"/>
                  <w:right w:val="nil"/>
                </w:tcBorders>
                <w:noWrap/>
                <w:vAlign w:val="center"/>
                <w:hideMark/>
              </w:tcPr>
            </w:tcPrChange>
          </w:tcPr>
          <w:p w14:paraId="188BEE64" w14:textId="77777777" w:rsidR="00740EC2" w:rsidRPr="00740EC2" w:rsidRDefault="00740EC2" w:rsidP="00740EC2">
            <w:pPr>
              <w:spacing w:after="0" w:line="240" w:lineRule="auto"/>
              <w:rPr>
                <w:ins w:id="162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629" w:author="Author" w:date="2026-09-29T17:41:00Z" w16du:dateUtc="2026-09-29T22:41:00Z">
              <w:tcPr>
                <w:tcW w:w="1020" w:type="dxa"/>
                <w:gridSpan w:val="2"/>
                <w:tcBorders>
                  <w:top w:val="nil"/>
                  <w:left w:val="nil"/>
                  <w:bottom w:val="nil"/>
                  <w:right w:val="nil"/>
                </w:tcBorders>
                <w:noWrap/>
                <w:vAlign w:val="center"/>
                <w:hideMark/>
              </w:tcPr>
            </w:tcPrChange>
          </w:tcPr>
          <w:p w14:paraId="4B453BE8" w14:textId="77777777" w:rsidR="00740EC2" w:rsidRPr="00740EC2" w:rsidRDefault="00740EC2" w:rsidP="00740EC2">
            <w:pPr>
              <w:spacing w:after="0" w:line="240" w:lineRule="auto"/>
              <w:rPr>
                <w:ins w:id="163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24500A1D" w14:textId="77777777" w:rsidTr="00740EC2">
        <w:trPr>
          <w:trHeight w:val="292"/>
          <w:ins w:id="1631" w:author="Author" w:date="2026-09-29T17:41:00Z"/>
          <w:trPrChange w:id="163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633" w:author="Author" w:date="2026-09-29T17:41:00Z" w16du:dateUtc="2026-09-29T22:41:00Z">
              <w:tcPr>
                <w:tcW w:w="2720" w:type="dxa"/>
                <w:tcBorders>
                  <w:top w:val="nil"/>
                  <w:left w:val="nil"/>
                  <w:bottom w:val="nil"/>
                  <w:right w:val="nil"/>
                </w:tcBorders>
                <w:vAlign w:val="center"/>
                <w:hideMark/>
              </w:tcPr>
            </w:tcPrChange>
          </w:tcPr>
          <w:p w14:paraId="49DE575D" w14:textId="77777777" w:rsidR="00740EC2" w:rsidRPr="00740EC2" w:rsidRDefault="00740EC2" w:rsidP="00740EC2">
            <w:pPr>
              <w:spacing w:after="0" w:line="240" w:lineRule="auto"/>
              <w:rPr>
                <w:ins w:id="163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635" w:author="Author" w:date="2026-09-29T17:41:00Z" w16du:dateUtc="2026-09-29T22:41:00Z">
              <w:tcPr>
                <w:tcW w:w="2240" w:type="dxa"/>
                <w:gridSpan w:val="2"/>
                <w:tcBorders>
                  <w:top w:val="nil"/>
                  <w:left w:val="nil"/>
                  <w:bottom w:val="nil"/>
                  <w:right w:val="nil"/>
                </w:tcBorders>
                <w:vAlign w:val="center"/>
                <w:hideMark/>
              </w:tcPr>
            </w:tcPrChange>
          </w:tcPr>
          <w:p w14:paraId="71CA5470" w14:textId="77777777" w:rsidR="00740EC2" w:rsidRPr="00740EC2" w:rsidRDefault="00740EC2" w:rsidP="00740EC2">
            <w:pPr>
              <w:spacing w:after="0" w:line="240" w:lineRule="auto"/>
              <w:rPr>
                <w:ins w:id="1636" w:author="Author" w:date="2026-09-29T17:41:00Z" w16du:dateUtc="2026-09-29T22:41:00Z"/>
                <w:rFonts w:ascii="Times New Roman" w:eastAsia="Times New Roman" w:hAnsi="Times New Roman" w:cs="Times New Roman"/>
                <w:color w:val="000000"/>
                <w:kern w:val="0"/>
                <w:sz w:val="20"/>
                <w:szCs w:val="20"/>
                <w:lang w:val="en-US" w:eastAsia="es-PE"/>
                <w14:ligatures w14:val="none"/>
                <w:rPrChange w:id="1637" w:author="Author" w:date="2026-09-29T17:42:00Z" w16du:dateUtc="2026-09-29T22:42:00Z">
                  <w:rPr>
                    <w:ins w:id="1638" w:author="Author" w:date="2026-09-29T17:41:00Z" w16du:dateUtc="2026-09-29T22:41:00Z"/>
                    <w:rFonts w:ascii="Times New Roman" w:eastAsia="Times New Roman" w:hAnsi="Times New Roman" w:cs="Times New Roman"/>
                    <w:color w:val="000000"/>
                    <w:kern w:val="0"/>
                    <w:sz w:val="20"/>
                    <w:szCs w:val="20"/>
                    <w:lang w:val="es-PE" w:eastAsia="es-PE"/>
                    <w14:ligatures w14:val="none"/>
                  </w:rPr>
                </w:rPrChange>
              </w:rPr>
            </w:pPr>
            <w:ins w:id="1639" w:author="Author" w:date="2026-09-29T17:41:00Z" w16du:dateUtc="2026-09-29T22:41:00Z">
              <w:r w:rsidRPr="00740EC2">
                <w:rPr>
                  <w:rFonts w:ascii="Times New Roman" w:eastAsia="Times New Roman" w:hAnsi="Times New Roman" w:cs="Times New Roman"/>
                  <w:color w:val="000000"/>
                  <w:kern w:val="0"/>
                  <w:sz w:val="20"/>
                  <w:szCs w:val="20"/>
                  <w:lang w:val="en-US" w:eastAsia="es-PE"/>
                  <w14:ligatures w14:val="none"/>
                  <w:rPrChange w:id="1640" w:author="Author" w:date="2026-09-29T17:42:00Z" w16du:dateUtc="2026-09-29T22:42:00Z">
                    <w:rPr>
                      <w:rFonts w:ascii="Times New Roman" w:eastAsia="Times New Roman" w:hAnsi="Times New Roman" w:cs="Times New Roman"/>
                      <w:color w:val="000000"/>
                      <w:kern w:val="0"/>
                      <w:sz w:val="20"/>
                      <w:szCs w:val="20"/>
                      <w:lang w:val="es-PE" w:eastAsia="es-PE"/>
                      <w14:ligatures w14:val="none"/>
                    </w:rPr>
                  </w:rPrChange>
                </w:rPr>
                <w:t>Dark lilac with violet spots</w:t>
              </w:r>
            </w:ins>
          </w:p>
        </w:tc>
        <w:tc>
          <w:tcPr>
            <w:tcW w:w="166" w:type="pct"/>
            <w:tcBorders>
              <w:top w:val="nil"/>
              <w:left w:val="nil"/>
              <w:bottom w:val="nil"/>
              <w:right w:val="nil"/>
            </w:tcBorders>
            <w:noWrap/>
            <w:vAlign w:val="center"/>
            <w:hideMark/>
            <w:tcPrChange w:id="1641" w:author="Author" w:date="2026-09-29T17:41:00Z" w16du:dateUtc="2026-09-29T22:41:00Z">
              <w:tcPr>
                <w:tcW w:w="320" w:type="dxa"/>
                <w:tcBorders>
                  <w:top w:val="nil"/>
                  <w:left w:val="nil"/>
                  <w:bottom w:val="nil"/>
                  <w:right w:val="nil"/>
                </w:tcBorders>
                <w:noWrap/>
                <w:vAlign w:val="center"/>
                <w:hideMark/>
              </w:tcPr>
            </w:tcPrChange>
          </w:tcPr>
          <w:p w14:paraId="7A163BBA" w14:textId="77777777" w:rsidR="00740EC2" w:rsidRPr="00740EC2" w:rsidRDefault="00740EC2" w:rsidP="00740EC2">
            <w:pPr>
              <w:spacing w:after="0" w:line="240" w:lineRule="auto"/>
              <w:rPr>
                <w:ins w:id="164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64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w:t>
              </w:r>
            </w:ins>
          </w:p>
        </w:tc>
        <w:tc>
          <w:tcPr>
            <w:tcW w:w="211" w:type="pct"/>
            <w:tcBorders>
              <w:top w:val="nil"/>
              <w:left w:val="nil"/>
              <w:bottom w:val="nil"/>
              <w:right w:val="nil"/>
            </w:tcBorders>
            <w:noWrap/>
            <w:vAlign w:val="center"/>
            <w:hideMark/>
            <w:tcPrChange w:id="1644" w:author="Author" w:date="2026-09-29T17:41:00Z" w16du:dateUtc="2026-09-29T22:41:00Z">
              <w:tcPr>
                <w:tcW w:w="420" w:type="dxa"/>
                <w:tcBorders>
                  <w:top w:val="nil"/>
                  <w:left w:val="nil"/>
                  <w:bottom w:val="nil"/>
                  <w:right w:val="nil"/>
                </w:tcBorders>
                <w:noWrap/>
                <w:vAlign w:val="center"/>
                <w:hideMark/>
              </w:tcPr>
            </w:tcPrChange>
          </w:tcPr>
          <w:p w14:paraId="41FE5644" w14:textId="77777777" w:rsidR="00740EC2" w:rsidRPr="00740EC2" w:rsidRDefault="00740EC2" w:rsidP="00740EC2">
            <w:pPr>
              <w:spacing w:after="0" w:line="240" w:lineRule="auto"/>
              <w:rPr>
                <w:ins w:id="164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64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0.01</w:t>
              </w:r>
            </w:ins>
          </w:p>
        </w:tc>
        <w:tc>
          <w:tcPr>
            <w:tcW w:w="413" w:type="pct"/>
            <w:tcBorders>
              <w:top w:val="nil"/>
              <w:left w:val="nil"/>
              <w:bottom w:val="nil"/>
              <w:right w:val="nil"/>
            </w:tcBorders>
            <w:noWrap/>
            <w:vAlign w:val="center"/>
            <w:hideMark/>
            <w:tcPrChange w:id="1647" w:author="Author" w:date="2026-09-29T17:41:00Z" w16du:dateUtc="2026-09-29T22:41:00Z">
              <w:tcPr>
                <w:tcW w:w="960" w:type="dxa"/>
                <w:gridSpan w:val="3"/>
                <w:tcBorders>
                  <w:top w:val="nil"/>
                  <w:left w:val="nil"/>
                  <w:bottom w:val="nil"/>
                  <w:right w:val="nil"/>
                </w:tcBorders>
                <w:noWrap/>
                <w:vAlign w:val="center"/>
                <w:hideMark/>
              </w:tcPr>
            </w:tcPrChange>
          </w:tcPr>
          <w:p w14:paraId="554046BE" w14:textId="77777777" w:rsidR="00740EC2" w:rsidRPr="00740EC2" w:rsidRDefault="00740EC2" w:rsidP="00740EC2">
            <w:pPr>
              <w:spacing w:after="0" w:line="240" w:lineRule="auto"/>
              <w:rPr>
                <w:ins w:id="164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649" w:author="Author" w:date="2026-09-29T17:41:00Z" w16du:dateUtc="2026-09-29T22:41:00Z">
              <w:tcPr>
                <w:tcW w:w="960" w:type="dxa"/>
                <w:gridSpan w:val="2"/>
                <w:tcBorders>
                  <w:top w:val="nil"/>
                  <w:left w:val="nil"/>
                  <w:bottom w:val="nil"/>
                  <w:right w:val="nil"/>
                </w:tcBorders>
                <w:noWrap/>
                <w:vAlign w:val="center"/>
                <w:hideMark/>
              </w:tcPr>
            </w:tcPrChange>
          </w:tcPr>
          <w:p w14:paraId="1DE6D146" w14:textId="77777777" w:rsidR="00740EC2" w:rsidRPr="00740EC2" w:rsidRDefault="00740EC2" w:rsidP="00740EC2">
            <w:pPr>
              <w:spacing w:after="0" w:line="240" w:lineRule="auto"/>
              <w:rPr>
                <w:ins w:id="165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651" w:author="Author" w:date="2026-09-29T17:41:00Z" w16du:dateUtc="2026-09-29T22:41:00Z">
              <w:tcPr>
                <w:tcW w:w="960" w:type="dxa"/>
                <w:gridSpan w:val="2"/>
                <w:tcBorders>
                  <w:top w:val="nil"/>
                  <w:left w:val="nil"/>
                  <w:bottom w:val="nil"/>
                  <w:right w:val="nil"/>
                </w:tcBorders>
                <w:noWrap/>
                <w:vAlign w:val="center"/>
                <w:hideMark/>
              </w:tcPr>
            </w:tcPrChange>
          </w:tcPr>
          <w:p w14:paraId="3AF733A3" w14:textId="77777777" w:rsidR="00740EC2" w:rsidRPr="00740EC2" w:rsidRDefault="00740EC2" w:rsidP="00740EC2">
            <w:pPr>
              <w:spacing w:after="0" w:line="240" w:lineRule="auto"/>
              <w:rPr>
                <w:ins w:id="165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653" w:author="Author" w:date="2026-09-29T17:41:00Z" w16du:dateUtc="2026-09-29T22:41:00Z">
              <w:tcPr>
                <w:tcW w:w="1060" w:type="dxa"/>
                <w:gridSpan w:val="2"/>
                <w:tcBorders>
                  <w:top w:val="nil"/>
                  <w:left w:val="nil"/>
                  <w:bottom w:val="nil"/>
                  <w:right w:val="nil"/>
                </w:tcBorders>
                <w:noWrap/>
                <w:vAlign w:val="center"/>
                <w:hideMark/>
              </w:tcPr>
            </w:tcPrChange>
          </w:tcPr>
          <w:p w14:paraId="3884B973" w14:textId="77777777" w:rsidR="00740EC2" w:rsidRPr="00740EC2" w:rsidRDefault="00740EC2" w:rsidP="00740EC2">
            <w:pPr>
              <w:spacing w:after="0" w:line="240" w:lineRule="auto"/>
              <w:rPr>
                <w:ins w:id="165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655" w:author="Author" w:date="2026-09-29T17:41:00Z" w16du:dateUtc="2026-09-29T22:41:00Z">
              <w:tcPr>
                <w:tcW w:w="960" w:type="dxa"/>
                <w:gridSpan w:val="2"/>
                <w:tcBorders>
                  <w:top w:val="nil"/>
                  <w:left w:val="nil"/>
                  <w:bottom w:val="nil"/>
                  <w:right w:val="nil"/>
                </w:tcBorders>
                <w:noWrap/>
                <w:vAlign w:val="center"/>
                <w:hideMark/>
              </w:tcPr>
            </w:tcPrChange>
          </w:tcPr>
          <w:p w14:paraId="56CB4452" w14:textId="77777777" w:rsidR="00740EC2" w:rsidRPr="00740EC2" w:rsidRDefault="00740EC2" w:rsidP="00740EC2">
            <w:pPr>
              <w:spacing w:after="0" w:line="240" w:lineRule="auto"/>
              <w:rPr>
                <w:ins w:id="165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657" w:author="Author" w:date="2026-09-29T17:41:00Z" w16du:dateUtc="2026-09-29T22:41:00Z">
              <w:tcPr>
                <w:tcW w:w="1020" w:type="dxa"/>
                <w:gridSpan w:val="2"/>
                <w:tcBorders>
                  <w:top w:val="nil"/>
                  <w:left w:val="nil"/>
                  <w:bottom w:val="nil"/>
                  <w:right w:val="nil"/>
                </w:tcBorders>
                <w:noWrap/>
                <w:vAlign w:val="center"/>
                <w:hideMark/>
              </w:tcPr>
            </w:tcPrChange>
          </w:tcPr>
          <w:p w14:paraId="4F08EBEF" w14:textId="77777777" w:rsidR="00740EC2" w:rsidRPr="00740EC2" w:rsidRDefault="00740EC2" w:rsidP="00740EC2">
            <w:pPr>
              <w:spacing w:after="0" w:line="240" w:lineRule="auto"/>
              <w:rPr>
                <w:ins w:id="1658"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08E9ED3" w14:textId="77777777" w:rsidTr="00740EC2">
        <w:trPr>
          <w:trHeight w:val="292"/>
          <w:ins w:id="1659" w:author="Author" w:date="2026-09-29T17:41:00Z"/>
          <w:trPrChange w:id="1660"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661" w:author="Author" w:date="2026-09-29T17:41:00Z" w16du:dateUtc="2026-09-29T22:41:00Z">
              <w:tcPr>
                <w:tcW w:w="2720" w:type="dxa"/>
                <w:tcBorders>
                  <w:top w:val="nil"/>
                  <w:left w:val="nil"/>
                  <w:bottom w:val="nil"/>
                  <w:right w:val="nil"/>
                </w:tcBorders>
                <w:vAlign w:val="center"/>
                <w:hideMark/>
              </w:tcPr>
            </w:tcPrChange>
          </w:tcPr>
          <w:p w14:paraId="2DA0CFA8" w14:textId="77777777" w:rsidR="00740EC2" w:rsidRPr="00740EC2" w:rsidRDefault="00740EC2" w:rsidP="00740EC2">
            <w:pPr>
              <w:spacing w:after="0" w:line="240" w:lineRule="auto"/>
              <w:rPr>
                <w:ins w:id="166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663" w:author="Author" w:date="2026-09-29T17:41:00Z" w16du:dateUtc="2026-09-29T22:41:00Z">
              <w:tcPr>
                <w:tcW w:w="2240" w:type="dxa"/>
                <w:gridSpan w:val="2"/>
                <w:tcBorders>
                  <w:top w:val="nil"/>
                  <w:left w:val="nil"/>
                  <w:bottom w:val="nil"/>
                  <w:right w:val="nil"/>
                </w:tcBorders>
                <w:vAlign w:val="center"/>
                <w:hideMark/>
              </w:tcPr>
            </w:tcPrChange>
          </w:tcPr>
          <w:p w14:paraId="0D4B20B3" w14:textId="77777777" w:rsidR="00740EC2" w:rsidRPr="00740EC2" w:rsidRDefault="00740EC2" w:rsidP="00740EC2">
            <w:pPr>
              <w:spacing w:after="0" w:line="240" w:lineRule="auto"/>
              <w:rPr>
                <w:ins w:id="166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66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Purple</w:t>
              </w:r>
            </w:ins>
          </w:p>
        </w:tc>
        <w:tc>
          <w:tcPr>
            <w:tcW w:w="166" w:type="pct"/>
            <w:tcBorders>
              <w:top w:val="nil"/>
              <w:left w:val="nil"/>
              <w:bottom w:val="nil"/>
              <w:right w:val="nil"/>
            </w:tcBorders>
            <w:noWrap/>
            <w:vAlign w:val="center"/>
            <w:hideMark/>
            <w:tcPrChange w:id="1666" w:author="Author" w:date="2026-09-29T17:41:00Z" w16du:dateUtc="2026-09-29T22:41:00Z">
              <w:tcPr>
                <w:tcW w:w="320" w:type="dxa"/>
                <w:tcBorders>
                  <w:top w:val="nil"/>
                  <w:left w:val="nil"/>
                  <w:bottom w:val="nil"/>
                  <w:right w:val="nil"/>
                </w:tcBorders>
                <w:noWrap/>
                <w:vAlign w:val="center"/>
                <w:hideMark/>
              </w:tcPr>
            </w:tcPrChange>
          </w:tcPr>
          <w:p w14:paraId="16321D24" w14:textId="77777777" w:rsidR="00740EC2" w:rsidRPr="00740EC2" w:rsidRDefault="00740EC2" w:rsidP="00740EC2">
            <w:pPr>
              <w:spacing w:after="0" w:line="240" w:lineRule="auto"/>
              <w:rPr>
                <w:ins w:id="166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66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42</w:t>
              </w:r>
            </w:ins>
          </w:p>
        </w:tc>
        <w:tc>
          <w:tcPr>
            <w:tcW w:w="211" w:type="pct"/>
            <w:tcBorders>
              <w:top w:val="nil"/>
              <w:left w:val="nil"/>
              <w:bottom w:val="nil"/>
              <w:right w:val="nil"/>
            </w:tcBorders>
            <w:noWrap/>
            <w:vAlign w:val="center"/>
            <w:hideMark/>
            <w:tcPrChange w:id="1669" w:author="Author" w:date="2026-09-29T17:41:00Z" w16du:dateUtc="2026-09-29T22:41:00Z">
              <w:tcPr>
                <w:tcW w:w="420" w:type="dxa"/>
                <w:tcBorders>
                  <w:top w:val="nil"/>
                  <w:left w:val="nil"/>
                  <w:bottom w:val="nil"/>
                  <w:right w:val="nil"/>
                </w:tcBorders>
                <w:noWrap/>
                <w:vAlign w:val="center"/>
                <w:hideMark/>
              </w:tcPr>
            </w:tcPrChange>
          </w:tcPr>
          <w:p w14:paraId="1B94A4B4" w14:textId="77777777" w:rsidR="00740EC2" w:rsidRPr="00740EC2" w:rsidRDefault="00740EC2" w:rsidP="00740EC2">
            <w:pPr>
              <w:spacing w:after="0" w:line="240" w:lineRule="auto"/>
              <w:rPr>
                <w:ins w:id="167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67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0.54</w:t>
              </w:r>
            </w:ins>
          </w:p>
        </w:tc>
        <w:tc>
          <w:tcPr>
            <w:tcW w:w="413" w:type="pct"/>
            <w:tcBorders>
              <w:top w:val="nil"/>
              <w:left w:val="nil"/>
              <w:bottom w:val="nil"/>
              <w:right w:val="nil"/>
            </w:tcBorders>
            <w:noWrap/>
            <w:vAlign w:val="center"/>
            <w:hideMark/>
            <w:tcPrChange w:id="1672" w:author="Author" w:date="2026-09-29T17:41:00Z" w16du:dateUtc="2026-09-29T22:41:00Z">
              <w:tcPr>
                <w:tcW w:w="960" w:type="dxa"/>
                <w:gridSpan w:val="3"/>
                <w:tcBorders>
                  <w:top w:val="nil"/>
                  <w:left w:val="nil"/>
                  <w:bottom w:val="nil"/>
                  <w:right w:val="nil"/>
                </w:tcBorders>
                <w:noWrap/>
                <w:vAlign w:val="center"/>
                <w:hideMark/>
              </w:tcPr>
            </w:tcPrChange>
          </w:tcPr>
          <w:p w14:paraId="307F50D4" w14:textId="77777777" w:rsidR="00740EC2" w:rsidRPr="00740EC2" w:rsidRDefault="00740EC2" w:rsidP="00740EC2">
            <w:pPr>
              <w:spacing w:after="0" w:line="240" w:lineRule="auto"/>
              <w:rPr>
                <w:ins w:id="167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674" w:author="Author" w:date="2026-09-29T17:41:00Z" w16du:dateUtc="2026-09-29T22:41:00Z">
              <w:tcPr>
                <w:tcW w:w="960" w:type="dxa"/>
                <w:gridSpan w:val="2"/>
                <w:tcBorders>
                  <w:top w:val="nil"/>
                  <w:left w:val="nil"/>
                  <w:bottom w:val="nil"/>
                  <w:right w:val="nil"/>
                </w:tcBorders>
                <w:noWrap/>
                <w:vAlign w:val="center"/>
                <w:hideMark/>
              </w:tcPr>
            </w:tcPrChange>
          </w:tcPr>
          <w:p w14:paraId="1F4C9AC7" w14:textId="77777777" w:rsidR="00740EC2" w:rsidRPr="00740EC2" w:rsidRDefault="00740EC2" w:rsidP="00740EC2">
            <w:pPr>
              <w:spacing w:after="0" w:line="240" w:lineRule="auto"/>
              <w:rPr>
                <w:ins w:id="167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676" w:author="Author" w:date="2026-09-29T17:41:00Z" w16du:dateUtc="2026-09-29T22:41:00Z">
              <w:tcPr>
                <w:tcW w:w="960" w:type="dxa"/>
                <w:gridSpan w:val="2"/>
                <w:tcBorders>
                  <w:top w:val="nil"/>
                  <w:left w:val="nil"/>
                  <w:bottom w:val="nil"/>
                  <w:right w:val="nil"/>
                </w:tcBorders>
                <w:noWrap/>
                <w:vAlign w:val="center"/>
                <w:hideMark/>
              </w:tcPr>
            </w:tcPrChange>
          </w:tcPr>
          <w:p w14:paraId="58DA7BE3" w14:textId="77777777" w:rsidR="00740EC2" w:rsidRPr="00740EC2" w:rsidRDefault="00740EC2" w:rsidP="00740EC2">
            <w:pPr>
              <w:spacing w:after="0" w:line="240" w:lineRule="auto"/>
              <w:rPr>
                <w:ins w:id="167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678" w:author="Author" w:date="2026-09-29T17:41:00Z" w16du:dateUtc="2026-09-29T22:41:00Z">
              <w:tcPr>
                <w:tcW w:w="1060" w:type="dxa"/>
                <w:gridSpan w:val="2"/>
                <w:tcBorders>
                  <w:top w:val="nil"/>
                  <w:left w:val="nil"/>
                  <w:bottom w:val="nil"/>
                  <w:right w:val="nil"/>
                </w:tcBorders>
                <w:noWrap/>
                <w:vAlign w:val="center"/>
                <w:hideMark/>
              </w:tcPr>
            </w:tcPrChange>
          </w:tcPr>
          <w:p w14:paraId="50CFAB20" w14:textId="77777777" w:rsidR="00740EC2" w:rsidRPr="00740EC2" w:rsidRDefault="00740EC2" w:rsidP="00740EC2">
            <w:pPr>
              <w:spacing w:after="0" w:line="240" w:lineRule="auto"/>
              <w:rPr>
                <w:ins w:id="167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680" w:author="Author" w:date="2026-09-29T17:41:00Z" w16du:dateUtc="2026-09-29T22:41:00Z">
              <w:tcPr>
                <w:tcW w:w="960" w:type="dxa"/>
                <w:gridSpan w:val="2"/>
                <w:tcBorders>
                  <w:top w:val="nil"/>
                  <w:left w:val="nil"/>
                  <w:bottom w:val="nil"/>
                  <w:right w:val="nil"/>
                </w:tcBorders>
                <w:noWrap/>
                <w:vAlign w:val="center"/>
                <w:hideMark/>
              </w:tcPr>
            </w:tcPrChange>
          </w:tcPr>
          <w:p w14:paraId="49E4C789" w14:textId="77777777" w:rsidR="00740EC2" w:rsidRPr="00740EC2" w:rsidRDefault="00740EC2" w:rsidP="00740EC2">
            <w:pPr>
              <w:spacing w:after="0" w:line="240" w:lineRule="auto"/>
              <w:rPr>
                <w:ins w:id="168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682" w:author="Author" w:date="2026-09-29T17:41:00Z" w16du:dateUtc="2026-09-29T22:41:00Z">
              <w:tcPr>
                <w:tcW w:w="1020" w:type="dxa"/>
                <w:gridSpan w:val="2"/>
                <w:tcBorders>
                  <w:top w:val="nil"/>
                  <w:left w:val="nil"/>
                  <w:bottom w:val="nil"/>
                  <w:right w:val="nil"/>
                </w:tcBorders>
                <w:noWrap/>
                <w:vAlign w:val="center"/>
                <w:hideMark/>
              </w:tcPr>
            </w:tcPrChange>
          </w:tcPr>
          <w:p w14:paraId="68C7B599" w14:textId="77777777" w:rsidR="00740EC2" w:rsidRPr="00740EC2" w:rsidRDefault="00740EC2" w:rsidP="00740EC2">
            <w:pPr>
              <w:spacing w:after="0" w:line="240" w:lineRule="auto"/>
              <w:rPr>
                <w:ins w:id="1683"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1AB2E1FD" w14:textId="77777777" w:rsidTr="00740EC2">
        <w:trPr>
          <w:trHeight w:val="292"/>
          <w:ins w:id="1684" w:author="Author" w:date="2026-09-29T17:41:00Z"/>
          <w:trPrChange w:id="1685"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686" w:author="Author" w:date="2026-09-29T17:41:00Z" w16du:dateUtc="2026-09-29T22:41:00Z">
              <w:tcPr>
                <w:tcW w:w="2720" w:type="dxa"/>
                <w:tcBorders>
                  <w:top w:val="nil"/>
                  <w:left w:val="nil"/>
                  <w:bottom w:val="nil"/>
                  <w:right w:val="nil"/>
                </w:tcBorders>
                <w:vAlign w:val="center"/>
                <w:hideMark/>
              </w:tcPr>
            </w:tcPrChange>
          </w:tcPr>
          <w:p w14:paraId="0A6FE23E" w14:textId="77777777" w:rsidR="00740EC2" w:rsidRPr="00740EC2" w:rsidRDefault="00740EC2" w:rsidP="00740EC2">
            <w:pPr>
              <w:spacing w:after="0" w:line="240" w:lineRule="auto"/>
              <w:rPr>
                <w:ins w:id="168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688" w:author="Author" w:date="2026-09-29T17:41:00Z" w16du:dateUtc="2026-09-29T22:41:00Z">
              <w:tcPr>
                <w:tcW w:w="2240" w:type="dxa"/>
                <w:gridSpan w:val="2"/>
                <w:tcBorders>
                  <w:top w:val="nil"/>
                  <w:left w:val="nil"/>
                  <w:bottom w:val="nil"/>
                  <w:right w:val="nil"/>
                </w:tcBorders>
                <w:vAlign w:val="center"/>
                <w:hideMark/>
              </w:tcPr>
            </w:tcPrChange>
          </w:tcPr>
          <w:p w14:paraId="014712FC" w14:textId="77777777" w:rsidR="00740EC2" w:rsidRPr="00740EC2" w:rsidRDefault="00740EC2" w:rsidP="00740EC2">
            <w:pPr>
              <w:spacing w:after="0" w:line="240" w:lineRule="auto"/>
              <w:rPr>
                <w:ins w:id="168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69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Carmine</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red</w:t>
              </w:r>
            </w:ins>
          </w:p>
        </w:tc>
        <w:tc>
          <w:tcPr>
            <w:tcW w:w="166" w:type="pct"/>
            <w:tcBorders>
              <w:top w:val="nil"/>
              <w:left w:val="nil"/>
              <w:bottom w:val="nil"/>
              <w:right w:val="nil"/>
            </w:tcBorders>
            <w:noWrap/>
            <w:vAlign w:val="center"/>
            <w:hideMark/>
            <w:tcPrChange w:id="1691" w:author="Author" w:date="2026-09-29T17:41:00Z" w16du:dateUtc="2026-09-29T22:41:00Z">
              <w:tcPr>
                <w:tcW w:w="320" w:type="dxa"/>
                <w:tcBorders>
                  <w:top w:val="nil"/>
                  <w:left w:val="nil"/>
                  <w:bottom w:val="nil"/>
                  <w:right w:val="nil"/>
                </w:tcBorders>
                <w:noWrap/>
                <w:vAlign w:val="center"/>
                <w:hideMark/>
              </w:tcPr>
            </w:tcPrChange>
          </w:tcPr>
          <w:p w14:paraId="1EAFF257" w14:textId="77777777" w:rsidR="00740EC2" w:rsidRPr="00740EC2" w:rsidRDefault="00740EC2" w:rsidP="00740EC2">
            <w:pPr>
              <w:spacing w:after="0" w:line="240" w:lineRule="auto"/>
              <w:rPr>
                <w:ins w:id="169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69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w:t>
              </w:r>
            </w:ins>
          </w:p>
        </w:tc>
        <w:tc>
          <w:tcPr>
            <w:tcW w:w="211" w:type="pct"/>
            <w:tcBorders>
              <w:top w:val="nil"/>
              <w:left w:val="nil"/>
              <w:bottom w:val="nil"/>
              <w:right w:val="nil"/>
            </w:tcBorders>
            <w:noWrap/>
            <w:vAlign w:val="center"/>
            <w:hideMark/>
            <w:tcPrChange w:id="1694" w:author="Author" w:date="2026-09-29T17:41:00Z" w16du:dateUtc="2026-09-29T22:41:00Z">
              <w:tcPr>
                <w:tcW w:w="420" w:type="dxa"/>
                <w:tcBorders>
                  <w:top w:val="nil"/>
                  <w:left w:val="nil"/>
                  <w:bottom w:val="nil"/>
                  <w:right w:val="nil"/>
                </w:tcBorders>
                <w:noWrap/>
                <w:vAlign w:val="center"/>
                <w:hideMark/>
              </w:tcPr>
            </w:tcPrChange>
          </w:tcPr>
          <w:p w14:paraId="5EF0AE33" w14:textId="77777777" w:rsidR="00740EC2" w:rsidRPr="00740EC2" w:rsidRDefault="00740EC2" w:rsidP="00740EC2">
            <w:pPr>
              <w:spacing w:after="0" w:line="240" w:lineRule="auto"/>
              <w:rPr>
                <w:ins w:id="169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69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0.03</w:t>
              </w:r>
            </w:ins>
          </w:p>
        </w:tc>
        <w:tc>
          <w:tcPr>
            <w:tcW w:w="413" w:type="pct"/>
            <w:tcBorders>
              <w:top w:val="nil"/>
              <w:left w:val="nil"/>
              <w:bottom w:val="nil"/>
              <w:right w:val="nil"/>
            </w:tcBorders>
            <w:noWrap/>
            <w:vAlign w:val="center"/>
            <w:hideMark/>
            <w:tcPrChange w:id="1697" w:author="Author" w:date="2026-09-29T17:41:00Z" w16du:dateUtc="2026-09-29T22:41:00Z">
              <w:tcPr>
                <w:tcW w:w="960" w:type="dxa"/>
                <w:gridSpan w:val="3"/>
                <w:tcBorders>
                  <w:top w:val="nil"/>
                  <w:left w:val="nil"/>
                  <w:bottom w:val="nil"/>
                  <w:right w:val="nil"/>
                </w:tcBorders>
                <w:noWrap/>
                <w:vAlign w:val="center"/>
                <w:hideMark/>
              </w:tcPr>
            </w:tcPrChange>
          </w:tcPr>
          <w:p w14:paraId="5257C184" w14:textId="77777777" w:rsidR="00740EC2" w:rsidRPr="00740EC2" w:rsidRDefault="00740EC2" w:rsidP="00740EC2">
            <w:pPr>
              <w:spacing w:after="0" w:line="240" w:lineRule="auto"/>
              <w:rPr>
                <w:ins w:id="169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699" w:author="Author" w:date="2026-09-29T17:41:00Z" w16du:dateUtc="2026-09-29T22:41:00Z">
              <w:tcPr>
                <w:tcW w:w="960" w:type="dxa"/>
                <w:gridSpan w:val="2"/>
                <w:tcBorders>
                  <w:top w:val="nil"/>
                  <w:left w:val="nil"/>
                  <w:bottom w:val="nil"/>
                  <w:right w:val="nil"/>
                </w:tcBorders>
                <w:noWrap/>
                <w:vAlign w:val="center"/>
                <w:hideMark/>
              </w:tcPr>
            </w:tcPrChange>
          </w:tcPr>
          <w:p w14:paraId="0BA7C52A" w14:textId="77777777" w:rsidR="00740EC2" w:rsidRPr="00740EC2" w:rsidRDefault="00740EC2" w:rsidP="00740EC2">
            <w:pPr>
              <w:spacing w:after="0" w:line="240" w:lineRule="auto"/>
              <w:rPr>
                <w:ins w:id="170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701" w:author="Author" w:date="2026-09-29T17:41:00Z" w16du:dateUtc="2026-09-29T22:41:00Z">
              <w:tcPr>
                <w:tcW w:w="960" w:type="dxa"/>
                <w:gridSpan w:val="2"/>
                <w:tcBorders>
                  <w:top w:val="nil"/>
                  <w:left w:val="nil"/>
                  <w:bottom w:val="nil"/>
                  <w:right w:val="nil"/>
                </w:tcBorders>
                <w:noWrap/>
                <w:vAlign w:val="center"/>
                <w:hideMark/>
              </w:tcPr>
            </w:tcPrChange>
          </w:tcPr>
          <w:p w14:paraId="3E43986D" w14:textId="77777777" w:rsidR="00740EC2" w:rsidRPr="00740EC2" w:rsidRDefault="00740EC2" w:rsidP="00740EC2">
            <w:pPr>
              <w:spacing w:after="0" w:line="240" w:lineRule="auto"/>
              <w:rPr>
                <w:ins w:id="170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703" w:author="Author" w:date="2026-09-29T17:41:00Z" w16du:dateUtc="2026-09-29T22:41:00Z">
              <w:tcPr>
                <w:tcW w:w="1060" w:type="dxa"/>
                <w:gridSpan w:val="2"/>
                <w:tcBorders>
                  <w:top w:val="nil"/>
                  <w:left w:val="nil"/>
                  <w:bottom w:val="nil"/>
                  <w:right w:val="nil"/>
                </w:tcBorders>
                <w:noWrap/>
                <w:vAlign w:val="center"/>
                <w:hideMark/>
              </w:tcPr>
            </w:tcPrChange>
          </w:tcPr>
          <w:p w14:paraId="423B61F8" w14:textId="77777777" w:rsidR="00740EC2" w:rsidRPr="00740EC2" w:rsidRDefault="00740EC2" w:rsidP="00740EC2">
            <w:pPr>
              <w:spacing w:after="0" w:line="240" w:lineRule="auto"/>
              <w:rPr>
                <w:ins w:id="170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705" w:author="Author" w:date="2026-09-29T17:41:00Z" w16du:dateUtc="2026-09-29T22:41:00Z">
              <w:tcPr>
                <w:tcW w:w="960" w:type="dxa"/>
                <w:gridSpan w:val="2"/>
                <w:tcBorders>
                  <w:top w:val="nil"/>
                  <w:left w:val="nil"/>
                  <w:bottom w:val="nil"/>
                  <w:right w:val="nil"/>
                </w:tcBorders>
                <w:noWrap/>
                <w:vAlign w:val="center"/>
                <w:hideMark/>
              </w:tcPr>
            </w:tcPrChange>
          </w:tcPr>
          <w:p w14:paraId="7B2A2ECC" w14:textId="77777777" w:rsidR="00740EC2" w:rsidRPr="00740EC2" w:rsidRDefault="00740EC2" w:rsidP="00740EC2">
            <w:pPr>
              <w:spacing w:after="0" w:line="240" w:lineRule="auto"/>
              <w:rPr>
                <w:ins w:id="170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707" w:author="Author" w:date="2026-09-29T17:41:00Z" w16du:dateUtc="2026-09-29T22:41:00Z">
              <w:tcPr>
                <w:tcW w:w="1020" w:type="dxa"/>
                <w:gridSpan w:val="2"/>
                <w:tcBorders>
                  <w:top w:val="nil"/>
                  <w:left w:val="nil"/>
                  <w:bottom w:val="nil"/>
                  <w:right w:val="nil"/>
                </w:tcBorders>
                <w:noWrap/>
                <w:vAlign w:val="center"/>
                <w:hideMark/>
              </w:tcPr>
            </w:tcPrChange>
          </w:tcPr>
          <w:p w14:paraId="1C5241CC" w14:textId="77777777" w:rsidR="00740EC2" w:rsidRPr="00740EC2" w:rsidRDefault="00740EC2" w:rsidP="00740EC2">
            <w:pPr>
              <w:spacing w:after="0" w:line="240" w:lineRule="auto"/>
              <w:rPr>
                <w:ins w:id="1708"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D5CCA7E" w14:textId="77777777" w:rsidTr="00740EC2">
        <w:trPr>
          <w:trHeight w:val="292"/>
          <w:ins w:id="1709" w:author="Author" w:date="2026-09-29T17:41:00Z"/>
          <w:trPrChange w:id="1710"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711" w:author="Author" w:date="2026-09-29T17:41:00Z" w16du:dateUtc="2026-09-29T22:41:00Z">
              <w:tcPr>
                <w:tcW w:w="2720" w:type="dxa"/>
                <w:tcBorders>
                  <w:top w:val="nil"/>
                  <w:left w:val="nil"/>
                  <w:bottom w:val="nil"/>
                  <w:right w:val="nil"/>
                </w:tcBorders>
                <w:vAlign w:val="center"/>
                <w:hideMark/>
              </w:tcPr>
            </w:tcPrChange>
          </w:tcPr>
          <w:p w14:paraId="5B946733" w14:textId="77777777" w:rsidR="00740EC2" w:rsidRPr="00740EC2" w:rsidRDefault="00740EC2" w:rsidP="00740EC2">
            <w:pPr>
              <w:spacing w:after="0" w:line="240" w:lineRule="auto"/>
              <w:rPr>
                <w:ins w:id="171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713" w:author="Author" w:date="2026-09-29T17:41:00Z" w16du:dateUtc="2026-09-29T22:41:00Z">
              <w:tcPr>
                <w:tcW w:w="2240" w:type="dxa"/>
                <w:gridSpan w:val="2"/>
                <w:tcBorders>
                  <w:top w:val="nil"/>
                  <w:left w:val="nil"/>
                  <w:bottom w:val="nil"/>
                  <w:right w:val="nil"/>
                </w:tcBorders>
                <w:vAlign w:val="center"/>
                <w:hideMark/>
              </w:tcPr>
            </w:tcPrChange>
          </w:tcPr>
          <w:p w14:paraId="6747E385" w14:textId="77777777" w:rsidR="00740EC2" w:rsidRPr="00740EC2" w:rsidRDefault="00740EC2" w:rsidP="00740EC2">
            <w:pPr>
              <w:spacing w:after="0" w:line="240" w:lineRule="auto"/>
              <w:rPr>
                <w:ins w:id="171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1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Green</w:t>
              </w:r>
            </w:ins>
          </w:p>
        </w:tc>
        <w:tc>
          <w:tcPr>
            <w:tcW w:w="166" w:type="pct"/>
            <w:tcBorders>
              <w:top w:val="nil"/>
              <w:left w:val="nil"/>
              <w:bottom w:val="nil"/>
              <w:right w:val="nil"/>
            </w:tcBorders>
            <w:noWrap/>
            <w:vAlign w:val="center"/>
            <w:hideMark/>
            <w:tcPrChange w:id="1716" w:author="Author" w:date="2026-09-29T17:41:00Z" w16du:dateUtc="2026-09-29T22:41:00Z">
              <w:tcPr>
                <w:tcW w:w="320" w:type="dxa"/>
                <w:tcBorders>
                  <w:top w:val="nil"/>
                  <w:left w:val="nil"/>
                  <w:bottom w:val="nil"/>
                  <w:right w:val="nil"/>
                </w:tcBorders>
                <w:noWrap/>
                <w:vAlign w:val="center"/>
                <w:hideMark/>
              </w:tcPr>
            </w:tcPrChange>
          </w:tcPr>
          <w:p w14:paraId="4BF056E8" w14:textId="77777777" w:rsidR="00740EC2" w:rsidRPr="00740EC2" w:rsidRDefault="00740EC2" w:rsidP="00740EC2">
            <w:pPr>
              <w:spacing w:after="0" w:line="240" w:lineRule="auto"/>
              <w:rPr>
                <w:ins w:id="171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1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w:t>
              </w:r>
            </w:ins>
          </w:p>
        </w:tc>
        <w:tc>
          <w:tcPr>
            <w:tcW w:w="211" w:type="pct"/>
            <w:tcBorders>
              <w:top w:val="nil"/>
              <w:left w:val="nil"/>
              <w:bottom w:val="nil"/>
              <w:right w:val="nil"/>
            </w:tcBorders>
            <w:noWrap/>
            <w:vAlign w:val="center"/>
            <w:hideMark/>
            <w:tcPrChange w:id="1719" w:author="Author" w:date="2026-09-29T17:41:00Z" w16du:dateUtc="2026-09-29T22:41:00Z">
              <w:tcPr>
                <w:tcW w:w="420" w:type="dxa"/>
                <w:tcBorders>
                  <w:top w:val="nil"/>
                  <w:left w:val="nil"/>
                  <w:bottom w:val="nil"/>
                  <w:right w:val="nil"/>
                </w:tcBorders>
                <w:noWrap/>
                <w:vAlign w:val="center"/>
                <w:hideMark/>
              </w:tcPr>
            </w:tcPrChange>
          </w:tcPr>
          <w:p w14:paraId="5E42EA35" w14:textId="77777777" w:rsidR="00740EC2" w:rsidRPr="00740EC2" w:rsidRDefault="00740EC2" w:rsidP="00740EC2">
            <w:pPr>
              <w:spacing w:after="0" w:line="240" w:lineRule="auto"/>
              <w:rPr>
                <w:ins w:id="172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2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0.04</w:t>
              </w:r>
            </w:ins>
          </w:p>
        </w:tc>
        <w:tc>
          <w:tcPr>
            <w:tcW w:w="413" w:type="pct"/>
            <w:tcBorders>
              <w:top w:val="nil"/>
              <w:left w:val="nil"/>
              <w:bottom w:val="nil"/>
              <w:right w:val="nil"/>
            </w:tcBorders>
            <w:noWrap/>
            <w:vAlign w:val="center"/>
            <w:hideMark/>
            <w:tcPrChange w:id="1722" w:author="Author" w:date="2026-09-29T17:41:00Z" w16du:dateUtc="2026-09-29T22:41:00Z">
              <w:tcPr>
                <w:tcW w:w="960" w:type="dxa"/>
                <w:gridSpan w:val="3"/>
                <w:tcBorders>
                  <w:top w:val="nil"/>
                  <w:left w:val="nil"/>
                  <w:bottom w:val="nil"/>
                  <w:right w:val="nil"/>
                </w:tcBorders>
                <w:noWrap/>
                <w:vAlign w:val="center"/>
                <w:hideMark/>
              </w:tcPr>
            </w:tcPrChange>
          </w:tcPr>
          <w:p w14:paraId="481FCA9F" w14:textId="77777777" w:rsidR="00740EC2" w:rsidRPr="00740EC2" w:rsidRDefault="00740EC2" w:rsidP="00740EC2">
            <w:pPr>
              <w:spacing w:after="0" w:line="240" w:lineRule="auto"/>
              <w:rPr>
                <w:ins w:id="172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724" w:author="Author" w:date="2026-09-29T17:41:00Z" w16du:dateUtc="2026-09-29T22:41:00Z">
              <w:tcPr>
                <w:tcW w:w="960" w:type="dxa"/>
                <w:gridSpan w:val="2"/>
                <w:tcBorders>
                  <w:top w:val="nil"/>
                  <w:left w:val="nil"/>
                  <w:bottom w:val="nil"/>
                  <w:right w:val="nil"/>
                </w:tcBorders>
                <w:noWrap/>
                <w:vAlign w:val="center"/>
                <w:hideMark/>
              </w:tcPr>
            </w:tcPrChange>
          </w:tcPr>
          <w:p w14:paraId="06AD07AA" w14:textId="77777777" w:rsidR="00740EC2" w:rsidRPr="00740EC2" w:rsidRDefault="00740EC2" w:rsidP="00740EC2">
            <w:pPr>
              <w:spacing w:after="0" w:line="240" w:lineRule="auto"/>
              <w:rPr>
                <w:ins w:id="172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726" w:author="Author" w:date="2026-09-29T17:41:00Z" w16du:dateUtc="2026-09-29T22:41:00Z">
              <w:tcPr>
                <w:tcW w:w="960" w:type="dxa"/>
                <w:gridSpan w:val="2"/>
                <w:tcBorders>
                  <w:top w:val="nil"/>
                  <w:left w:val="nil"/>
                  <w:bottom w:val="nil"/>
                  <w:right w:val="nil"/>
                </w:tcBorders>
                <w:noWrap/>
                <w:vAlign w:val="center"/>
                <w:hideMark/>
              </w:tcPr>
            </w:tcPrChange>
          </w:tcPr>
          <w:p w14:paraId="370BA654" w14:textId="77777777" w:rsidR="00740EC2" w:rsidRPr="00740EC2" w:rsidRDefault="00740EC2" w:rsidP="00740EC2">
            <w:pPr>
              <w:spacing w:after="0" w:line="240" w:lineRule="auto"/>
              <w:rPr>
                <w:ins w:id="172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728" w:author="Author" w:date="2026-09-29T17:41:00Z" w16du:dateUtc="2026-09-29T22:41:00Z">
              <w:tcPr>
                <w:tcW w:w="1060" w:type="dxa"/>
                <w:gridSpan w:val="2"/>
                <w:tcBorders>
                  <w:top w:val="nil"/>
                  <w:left w:val="nil"/>
                  <w:bottom w:val="nil"/>
                  <w:right w:val="nil"/>
                </w:tcBorders>
                <w:noWrap/>
                <w:vAlign w:val="center"/>
                <w:hideMark/>
              </w:tcPr>
            </w:tcPrChange>
          </w:tcPr>
          <w:p w14:paraId="54F8A660" w14:textId="77777777" w:rsidR="00740EC2" w:rsidRPr="00740EC2" w:rsidRDefault="00740EC2" w:rsidP="00740EC2">
            <w:pPr>
              <w:spacing w:after="0" w:line="240" w:lineRule="auto"/>
              <w:rPr>
                <w:ins w:id="172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730" w:author="Author" w:date="2026-09-29T17:41:00Z" w16du:dateUtc="2026-09-29T22:41:00Z">
              <w:tcPr>
                <w:tcW w:w="960" w:type="dxa"/>
                <w:gridSpan w:val="2"/>
                <w:tcBorders>
                  <w:top w:val="nil"/>
                  <w:left w:val="nil"/>
                  <w:bottom w:val="nil"/>
                  <w:right w:val="nil"/>
                </w:tcBorders>
                <w:noWrap/>
                <w:vAlign w:val="center"/>
                <w:hideMark/>
              </w:tcPr>
            </w:tcPrChange>
          </w:tcPr>
          <w:p w14:paraId="6213A41D" w14:textId="77777777" w:rsidR="00740EC2" w:rsidRPr="00740EC2" w:rsidRDefault="00740EC2" w:rsidP="00740EC2">
            <w:pPr>
              <w:spacing w:after="0" w:line="240" w:lineRule="auto"/>
              <w:rPr>
                <w:ins w:id="173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732" w:author="Author" w:date="2026-09-29T17:41:00Z" w16du:dateUtc="2026-09-29T22:41:00Z">
              <w:tcPr>
                <w:tcW w:w="1020" w:type="dxa"/>
                <w:gridSpan w:val="2"/>
                <w:tcBorders>
                  <w:top w:val="nil"/>
                  <w:left w:val="nil"/>
                  <w:bottom w:val="nil"/>
                  <w:right w:val="nil"/>
                </w:tcBorders>
                <w:noWrap/>
                <w:vAlign w:val="center"/>
                <w:hideMark/>
              </w:tcPr>
            </w:tcPrChange>
          </w:tcPr>
          <w:p w14:paraId="268BD450" w14:textId="77777777" w:rsidR="00740EC2" w:rsidRPr="00740EC2" w:rsidRDefault="00740EC2" w:rsidP="00740EC2">
            <w:pPr>
              <w:spacing w:after="0" w:line="240" w:lineRule="auto"/>
              <w:rPr>
                <w:ins w:id="1733"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B0CF8E8" w14:textId="77777777" w:rsidTr="00740EC2">
        <w:trPr>
          <w:trHeight w:val="292"/>
          <w:ins w:id="1734" w:author="Author" w:date="2026-09-29T17:41:00Z"/>
          <w:trPrChange w:id="1735"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736" w:author="Author" w:date="2026-09-29T17:41:00Z" w16du:dateUtc="2026-09-29T22:41:00Z">
              <w:tcPr>
                <w:tcW w:w="2720" w:type="dxa"/>
                <w:tcBorders>
                  <w:top w:val="nil"/>
                  <w:left w:val="nil"/>
                  <w:bottom w:val="nil"/>
                  <w:right w:val="nil"/>
                </w:tcBorders>
                <w:vAlign w:val="center"/>
                <w:hideMark/>
              </w:tcPr>
            </w:tcPrChange>
          </w:tcPr>
          <w:p w14:paraId="4BD11DE9" w14:textId="77777777" w:rsidR="00740EC2" w:rsidRPr="00740EC2" w:rsidRDefault="00740EC2" w:rsidP="00740EC2">
            <w:pPr>
              <w:spacing w:after="0" w:line="240" w:lineRule="auto"/>
              <w:rPr>
                <w:ins w:id="173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3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Seed </w:t>
              </w:r>
              <w:proofErr w:type="spellStart"/>
              <w:r w:rsidRPr="00740EC2">
                <w:rPr>
                  <w:rFonts w:ascii="Times New Roman" w:eastAsia="Times New Roman" w:hAnsi="Times New Roman" w:cs="Times New Roman"/>
                  <w:color w:val="000000"/>
                  <w:kern w:val="0"/>
                  <w:sz w:val="20"/>
                  <w:szCs w:val="20"/>
                  <w:lang w:val="es-PE" w:eastAsia="es-PE"/>
                  <w14:ligatures w14:val="none"/>
                </w:rPr>
                <w:t>coat</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pattern</w:t>
              </w:r>
              <w:proofErr w:type="spellEnd"/>
            </w:ins>
          </w:p>
        </w:tc>
        <w:tc>
          <w:tcPr>
            <w:tcW w:w="941" w:type="pct"/>
            <w:tcBorders>
              <w:top w:val="nil"/>
              <w:left w:val="nil"/>
              <w:bottom w:val="nil"/>
              <w:right w:val="nil"/>
            </w:tcBorders>
            <w:vAlign w:val="center"/>
            <w:hideMark/>
            <w:tcPrChange w:id="1739" w:author="Author" w:date="2026-09-29T17:41:00Z" w16du:dateUtc="2026-09-29T22:41:00Z">
              <w:tcPr>
                <w:tcW w:w="2240" w:type="dxa"/>
                <w:gridSpan w:val="2"/>
                <w:tcBorders>
                  <w:top w:val="nil"/>
                  <w:left w:val="nil"/>
                  <w:bottom w:val="nil"/>
                  <w:right w:val="nil"/>
                </w:tcBorders>
                <w:vAlign w:val="center"/>
                <w:hideMark/>
              </w:tcPr>
            </w:tcPrChange>
          </w:tcPr>
          <w:p w14:paraId="30756131" w14:textId="77777777" w:rsidR="00740EC2" w:rsidRPr="00740EC2" w:rsidRDefault="00740EC2" w:rsidP="00740EC2">
            <w:pPr>
              <w:spacing w:after="0" w:line="240" w:lineRule="auto"/>
              <w:rPr>
                <w:ins w:id="174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74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Absent</w:t>
              </w:r>
              <w:proofErr w:type="spellEnd"/>
            </w:ins>
          </w:p>
        </w:tc>
        <w:tc>
          <w:tcPr>
            <w:tcW w:w="166" w:type="pct"/>
            <w:tcBorders>
              <w:top w:val="nil"/>
              <w:left w:val="nil"/>
              <w:bottom w:val="nil"/>
              <w:right w:val="nil"/>
            </w:tcBorders>
            <w:noWrap/>
            <w:vAlign w:val="center"/>
            <w:hideMark/>
            <w:tcPrChange w:id="1742" w:author="Author" w:date="2026-09-29T17:41:00Z" w16du:dateUtc="2026-09-29T22:41:00Z">
              <w:tcPr>
                <w:tcW w:w="320" w:type="dxa"/>
                <w:tcBorders>
                  <w:top w:val="nil"/>
                  <w:left w:val="nil"/>
                  <w:bottom w:val="nil"/>
                  <w:right w:val="nil"/>
                </w:tcBorders>
                <w:noWrap/>
                <w:vAlign w:val="center"/>
                <w:hideMark/>
              </w:tcPr>
            </w:tcPrChange>
          </w:tcPr>
          <w:p w14:paraId="221E5DB5" w14:textId="77777777" w:rsidR="00740EC2" w:rsidRPr="00740EC2" w:rsidRDefault="00740EC2" w:rsidP="00740EC2">
            <w:pPr>
              <w:spacing w:after="0" w:line="240" w:lineRule="auto"/>
              <w:rPr>
                <w:ins w:id="174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4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22</w:t>
              </w:r>
            </w:ins>
          </w:p>
        </w:tc>
        <w:tc>
          <w:tcPr>
            <w:tcW w:w="211" w:type="pct"/>
            <w:tcBorders>
              <w:top w:val="nil"/>
              <w:left w:val="nil"/>
              <w:bottom w:val="nil"/>
              <w:right w:val="nil"/>
            </w:tcBorders>
            <w:noWrap/>
            <w:vAlign w:val="center"/>
            <w:hideMark/>
            <w:tcPrChange w:id="1745" w:author="Author" w:date="2026-09-29T17:41:00Z" w16du:dateUtc="2026-09-29T22:41:00Z">
              <w:tcPr>
                <w:tcW w:w="420" w:type="dxa"/>
                <w:tcBorders>
                  <w:top w:val="nil"/>
                  <w:left w:val="nil"/>
                  <w:bottom w:val="nil"/>
                  <w:right w:val="nil"/>
                </w:tcBorders>
                <w:noWrap/>
                <w:vAlign w:val="center"/>
                <w:hideMark/>
              </w:tcPr>
            </w:tcPrChange>
          </w:tcPr>
          <w:p w14:paraId="01FDB87B" w14:textId="77777777" w:rsidR="00740EC2" w:rsidRPr="00740EC2" w:rsidRDefault="00740EC2" w:rsidP="00740EC2">
            <w:pPr>
              <w:spacing w:after="0" w:line="240" w:lineRule="auto"/>
              <w:rPr>
                <w:ins w:id="174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4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0.29</w:t>
              </w:r>
            </w:ins>
          </w:p>
        </w:tc>
        <w:tc>
          <w:tcPr>
            <w:tcW w:w="413" w:type="pct"/>
            <w:tcBorders>
              <w:top w:val="nil"/>
              <w:left w:val="nil"/>
              <w:bottom w:val="nil"/>
              <w:right w:val="nil"/>
            </w:tcBorders>
            <w:noWrap/>
            <w:vAlign w:val="center"/>
            <w:hideMark/>
            <w:tcPrChange w:id="1748" w:author="Author" w:date="2026-09-29T17:41:00Z" w16du:dateUtc="2026-09-29T22:41:00Z">
              <w:tcPr>
                <w:tcW w:w="960" w:type="dxa"/>
                <w:gridSpan w:val="3"/>
                <w:tcBorders>
                  <w:top w:val="nil"/>
                  <w:left w:val="nil"/>
                  <w:bottom w:val="nil"/>
                  <w:right w:val="nil"/>
                </w:tcBorders>
                <w:noWrap/>
                <w:vAlign w:val="center"/>
                <w:hideMark/>
              </w:tcPr>
            </w:tcPrChange>
          </w:tcPr>
          <w:p w14:paraId="7D9B0459" w14:textId="77777777" w:rsidR="00740EC2" w:rsidRPr="00740EC2" w:rsidRDefault="00740EC2" w:rsidP="00740EC2">
            <w:pPr>
              <w:spacing w:after="0" w:line="240" w:lineRule="auto"/>
              <w:rPr>
                <w:ins w:id="174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5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7</w:t>
              </w:r>
            </w:ins>
          </w:p>
        </w:tc>
        <w:tc>
          <w:tcPr>
            <w:tcW w:w="413" w:type="pct"/>
            <w:tcBorders>
              <w:top w:val="nil"/>
              <w:left w:val="nil"/>
              <w:bottom w:val="nil"/>
              <w:right w:val="nil"/>
            </w:tcBorders>
            <w:noWrap/>
            <w:vAlign w:val="center"/>
            <w:hideMark/>
            <w:tcPrChange w:id="1751" w:author="Author" w:date="2026-09-29T17:41:00Z" w16du:dateUtc="2026-09-29T22:41:00Z">
              <w:tcPr>
                <w:tcW w:w="960" w:type="dxa"/>
                <w:gridSpan w:val="2"/>
                <w:tcBorders>
                  <w:top w:val="nil"/>
                  <w:left w:val="nil"/>
                  <w:bottom w:val="nil"/>
                  <w:right w:val="nil"/>
                </w:tcBorders>
                <w:noWrap/>
                <w:vAlign w:val="center"/>
                <w:hideMark/>
              </w:tcPr>
            </w:tcPrChange>
          </w:tcPr>
          <w:p w14:paraId="3F02B6FB" w14:textId="77777777" w:rsidR="00740EC2" w:rsidRPr="00740EC2" w:rsidRDefault="00740EC2" w:rsidP="00740EC2">
            <w:pPr>
              <w:spacing w:after="0" w:line="240" w:lineRule="auto"/>
              <w:rPr>
                <w:ins w:id="175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5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3.80</w:t>
              </w:r>
            </w:ins>
          </w:p>
        </w:tc>
        <w:tc>
          <w:tcPr>
            <w:tcW w:w="413" w:type="pct"/>
            <w:tcBorders>
              <w:top w:val="nil"/>
              <w:left w:val="nil"/>
              <w:bottom w:val="nil"/>
              <w:right w:val="nil"/>
            </w:tcBorders>
            <w:noWrap/>
            <w:vAlign w:val="center"/>
            <w:hideMark/>
            <w:tcPrChange w:id="1754" w:author="Author" w:date="2026-09-29T17:41:00Z" w16du:dateUtc="2026-09-29T22:41:00Z">
              <w:tcPr>
                <w:tcW w:w="960" w:type="dxa"/>
                <w:gridSpan w:val="2"/>
                <w:tcBorders>
                  <w:top w:val="nil"/>
                  <w:left w:val="nil"/>
                  <w:bottom w:val="nil"/>
                  <w:right w:val="nil"/>
                </w:tcBorders>
                <w:noWrap/>
                <w:vAlign w:val="center"/>
                <w:hideMark/>
              </w:tcPr>
            </w:tcPrChange>
          </w:tcPr>
          <w:p w14:paraId="66329445" w14:textId="77777777" w:rsidR="00740EC2" w:rsidRPr="00740EC2" w:rsidRDefault="00740EC2" w:rsidP="00740EC2">
            <w:pPr>
              <w:spacing w:after="0" w:line="240" w:lineRule="auto"/>
              <w:rPr>
                <w:ins w:id="175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5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0.74 ± 0.03</w:t>
              </w:r>
            </w:ins>
          </w:p>
        </w:tc>
        <w:tc>
          <w:tcPr>
            <w:tcW w:w="456" w:type="pct"/>
            <w:tcBorders>
              <w:top w:val="nil"/>
              <w:left w:val="nil"/>
              <w:bottom w:val="nil"/>
              <w:right w:val="nil"/>
            </w:tcBorders>
            <w:noWrap/>
            <w:vAlign w:val="center"/>
            <w:hideMark/>
            <w:tcPrChange w:id="1757" w:author="Author" w:date="2026-09-29T17:41:00Z" w16du:dateUtc="2026-09-29T22:41:00Z">
              <w:tcPr>
                <w:tcW w:w="1060" w:type="dxa"/>
                <w:gridSpan w:val="2"/>
                <w:tcBorders>
                  <w:top w:val="nil"/>
                  <w:left w:val="nil"/>
                  <w:bottom w:val="nil"/>
                  <w:right w:val="nil"/>
                </w:tcBorders>
                <w:noWrap/>
                <w:vAlign w:val="center"/>
                <w:hideMark/>
              </w:tcPr>
            </w:tcPrChange>
          </w:tcPr>
          <w:p w14:paraId="3D6F1A25" w14:textId="77777777" w:rsidR="00740EC2" w:rsidRPr="00740EC2" w:rsidRDefault="00740EC2" w:rsidP="00740EC2">
            <w:pPr>
              <w:spacing w:after="0" w:line="240" w:lineRule="auto"/>
              <w:rPr>
                <w:ins w:id="175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5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0.68–0.78</w:t>
              </w:r>
            </w:ins>
          </w:p>
        </w:tc>
        <w:tc>
          <w:tcPr>
            <w:tcW w:w="413" w:type="pct"/>
            <w:tcBorders>
              <w:top w:val="nil"/>
              <w:left w:val="nil"/>
              <w:bottom w:val="nil"/>
              <w:right w:val="nil"/>
            </w:tcBorders>
            <w:noWrap/>
            <w:vAlign w:val="center"/>
            <w:hideMark/>
            <w:tcPrChange w:id="1760" w:author="Author" w:date="2026-09-29T17:41:00Z" w16du:dateUtc="2026-09-29T22:41:00Z">
              <w:tcPr>
                <w:tcW w:w="960" w:type="dxa"/>
                <w:gridSpan w:val="2"/>
                <w:tcBorders>
                  <w:top w:val="nil"/>
                  <w:left w:val="nil"/>
                  <w:bottom w:val="nil"/>
                  <w:right w:val="nil"/>
                </w:tcBorders>
                <w:noWrap/>
                <w:vAlign w:val="center"/>
                <w:hideMark/>
              </w:tcPr>
            </w:tcPrChange>
          </w:tcPr>
          <w:p w14:paraId="6A4AD9AD" w14:textId="77777777" w:rsidR="00740EC2" w:rsidRPr="00740EC2" w:rsidRDefault="00740EC2" w:rsidP="00740EC2">
            <w:pPr>
              <w:spacing w:after="0" w:line="240" w:lineRule="auto"/>
              <w:rPr>
                <w:ins w:id="176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6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1.52 ± 0.09</w:t>
              </w:r>
            </w:ins>
          </w:p>
        </w:tc>
        <w:tc>
          <w:tcPr>
            <w:tcW w:w="439" w:type="pct"/>
            <w:tcBorders>
              <w:top w:val="nil"/>
              <w:left w:val="nil"/>
              <w:bottom w:val="nil"/>
              <w:right w:val="nil"/>
            </w:tcBorders>
            <w:noWrap/>
            <w:vAlign w:val="center"/>
            <w:hideMark/>
            <w:tcPrChange w:id="1763" w:author="Author" w:date="2026-09-29T17:41:00Z" w16du:dateUtc="2026-09-29T22:41:00Z">
              <w:tcPr>
                <w:tcW w:w="1020" w:type="dxa"/>
                <w:gridSpan w:val="2"/>
                <w:tcBorders>
                  <w:top w:val="nil"/>
                  <w:left w:val="nil"/>
                  <w:bottom w:val="nil"/>
                  <w:right w:val="nil"/>
                </w:tcBorders>
                <w:noWrap/>
                <w:vAlign w:val="center"/>
                <w:hideMark/>
              </w:tcPr>
            </w:tcPrChange>
          </w:tcPr>
          <w:p w14:paraId="548DB2B0" w14:textId="77777777" w:rsidR="00740EC2" w:rsidRPr="00740EC2" w:rsidRDefault="00740EC2" w:rsidP="00740EC2">
            <w:pPr>
              <w:spacing w:after="0" w:line="240" w:lineRule="auto"/>
              <w:rPr>
                <w:ins w:id="176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6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1.29–1.64</w:t>
              </w:r>
            </w:ins>
          </w:p>
        </w:tc>
      </w:tr>
      <w:tr w:rsidR="00740EC2" w:rsidRPr="00740EC2" w14:paraId="45732795" w14:textId="77777777" w:rsidTr="00740EC2">
        <w:trPr>
          <w:trHeight w:val="292"/>
          <w:ins w:id="1766" w:author="Author" w:date="2026-09-29T17:41:00Z"/>
          <w:trPrChange w:id="176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768" w:author="Author" w:date="2026-09-29T17:41:00Z" w16du:dateUtc="2026-09-29T22:41:00Z">
              <w:tcPr>
                <w:tcW w:w="2720" w:type="dxa"/>
                <w:tcBorders>
                  <w:top w:val="nil"/>
                  <w:left w:val="nil"/>
                  <w:bottom w:val="nil"/>
                  <w:right w:val="nil"/>
                </w:tcBorders>
                <w:vAlign w:val="center"/>
                <w:hideMark/>
              </w:tcPr>
            </w:tcPrChange>
          </w:tcPr>
          <w:p w14:paraId="1BB5B67F" w14:textId="77777777" w:rsidR="00740EC2" w:rsidRPr="00740EC2" w:rsidRDefault="00740EC2" w:rsidP="00740EC2">
            <w:pPr>
              <w:spacing w:after="0" w:line="240" w:lineRule="auto"/>
              <w:rPr>
                <w:ins w:id="176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1770" w:author="Author" w:date="2026-09-29T17:41:00Z" w16du:dateUtc="2026-09-29T22:41:00Z">
              <w:tcPr>
                <w:tcW w:w="2240" w:type="dxa"/>
                <w:gridSpan w:val="2"/>
                <w:tcBorders>
                  <w:top w:val="nil"/>
                  <w:left w:val="nil"/>
                  <w:bottom w:val="nil"/>
                  <w:right w:val="nil"/>
                </w:tcBorders>
                <w:vAlign w:val="center"/>
                <w:hideMark/>
              </w:tcPr>
            </w:tcPrChange>
          </w:tcPr>
          <w:p w14:paraId="2526F44A" w14:textId="77777777" w:rsidR="00740EC2" w:rsidRPr="00740EC2" w:rsidRDefault="00740EC2" w:rsidP="00740EC2">
            <w:pPr>
              <w:spacing w:after="0" w:line="240" w:lineRule="auto"/>
              <w:rPr>
                <w:ins w:id="177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77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Bicolour</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mottled</w:t>
              </w:r>
            </w:ins>
          </w:p>
        </w:tc>
        <w:tc>
          <w:tcPr>
            <w:tcW w:w="166" w:type="pct"/>
            <w:tcBorders>
              <w:top w:val="nil"/>
              <w:left w:val="nil"/>
              <w:bottom w:val="nil"/>
              <w:right w:val="nil"/>
            </w:tcBorders>
            <w:noWrap/>
            <w:vAlign w:val="center"/>
            <w:hideMark/>
            <w:tcPrChange w:id="1773" w:author="Author" w:date="2026-09-29T17:41:00Z" w16du:dateUtc="2026-09-29T22:41:00Z">
              <w:tcPr>
                <w:tcW w:w="320" w:type="dxa"/>
                <w:tcBorders>
                  <w:top w:val="nil"/>
                  <w:left w:val="nil"/>
                  <w:bottom w:val="nil"/>
                  <w:right w:val="nil"/>
                </w:tcBorders>
                <w:noWrap/>
                <w:vAlign w:val="center"/>
                <w:hideMark/>
              </w:tcPr>
            </w:tcPrChange>
          </w:tcPr>
          <w:p w14:paraId="62767FAA" w14:textId="77777777" w:rsidR="00740EC2" w:rsidRPr="00740EC2" w:rsidRDefault="00740EC2" w:rsidP="00740EC2">
            <w:pPr>
              <w:spacing w:after="0" w:line="240" w:lineRule="auto"/>
              <w:rPr>
                <w:ins w:id="177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7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w:t>
              </w:r>
            </w:ins>
          </w:p>
        </w:tc>
        <w:tc>
          <w:tcPr>
            <w:tcW w:w="211" w:type="pct"/>
            <w:tcBorders>
              <w:top w:val="nil"/>
              <w:left w:val="nil"/>
              <w:bottom w:val="nil"/>
              <w:right w:val="nil"/>
            </w:tcBorders>
            <w:noWrap/>
            <w:vAlign w:val="center"/>
            <w:hideMark/>
            <w:tcPrChange w:id="1776" w:author="Author" w:date="2026-09-29T17:41:00Z" w16du:dateUtc="2026-09-29T22:41:00Z">
              <w:tcPr>
                <w:tcW w:w="420" w:type="dxa"/>
                <w:tcBorders>
                  <w:top w:val="nil"/>
                  <w:left w:val="nil"/>
                  <w:bottom w:val="nil"/>
                  <w:right w:val="nil"/>
                </w:tcBorders>
                <w:noWrap/>
                <w:vAlign w:val="center"/>
                <w:hideMark/>
              </w:tcPr>
            </w:tcPrChange>
          </w:tcPr>
          <w:p w14:paraId="770C9337" w14:textId="77777777" w:rsidR="00740EC2" w:rsidRPr="00740EC2" w:rsidRDefault="00740EC2" w:rsidP="00740EC2">
            <w:pPr>
              <w:spacing w:after="0" w:line="240" w:lineRule="auto"/>
              <w:rPr>
                <w:ins w:id="177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77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0.04</w:t>
              </w:r>
            </w:ins>
          </w:p>
        </w:tc>
        <w:tc>
          <w:tcPr>
            <w:tcW w:w="413" w:type="pct"/>
            <w:tcBorders>
              <w:top w:val="nil"/>
              <w:left w:val="nil"/>
              <w:bottom w:val="nil"/>
              <w:right w:val="nil"/>
            </w:tcBorders>
            <w:noWrap/>
            <w:vAlign w:val="center"/>
            <w:hideMark/>
            <w:tcPrChange w:id="1779" w:author="Author" w:date="2026-09-29T17:41:00Z" w16du:dateUtc="2026-09-29T22:41:00Z">
              <w:tcPr>
                <w:tcW w:w="960" w:type="dxa"/>
                <w:gridSpan w:val="3"/>
                <w:tcBorders>
                  <w:top w:val="nil"/>
                  <w:left w:val="nil"/>
                  <w:bottom w:val="nil"/>
                  <w:right w:val="nil"/>
                </w:tcBorders>
                <w:noWrap/>
                <w:vAlign w:val="center"/>
                <w:hideMark/>
              </w:tcPr>
            </w:tcPrChange>
          </w:tcPr>
          <w:p w14:paraId="3878ABDA" w14:textId="77777777" w:rsidR="00740EC2" w:rsidRPr="00740EC2" w:rsidRDefault="00740EC2" w:rsidP="00740EC2">
            <w:pPr>
              <w:spacing w:after="0" w:line="240" w:lineRule="auto"/>
              <w:rPr>
                <w:ins w:id="178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781" w:author="Author" w:date="2026-09-29T17:41:00Z" w16du:dateUtc="2026-09-29T22:41:00Z">
              <w:tcPr>
                <w:tcW w:w="960" w:type="dxa"/>
                <w:gridSpan w:val="2"/>
                <w:tcBorders>
                  <w:top w:val="nil"/>
                  <w:left w:val="nil"/>
                  <w:bottom w:val="nil"/>
                  <w:right w:val="nil"/>
                </w:tcBorders>
                <w:noWrap/>
                <w:vAlign w:val="center"/>
                <w:hideMark/>
              </w:tcPr>
            </w:tcPrChange>
          </w:tcPr>
          <w:p w14:paraId="0865A23D" w14:textId="77777777" w:rsidR="00740EC2" w:rsidRPr="00740EC2" w:rsidRDefault="00740EC2" w:rsidP="00740EC2">
            <w:pPr>
              <w:spacing w:after="0" w:line="240" w:lineRule="auto"/>
              <w:rPr>
                <w:ins w:id="178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783" w:author="Author" w:date="2026-09-29T17:41:00Z" w16du:dateUtc="2026-09-29T22:41:00Z">
              <w:tcPr>
                <w:tcW w:w="960" w:type="dxa"/>
                <w:gridSpan w:val="2"/>
                <w:tcBorders>
                  <w:top w:val="nil"/>
                  <w:left w:val="nil"/>
                  <w:bottom w:val="nil"/>
                  <w:right w:val="nil"/>
                </w:tcBorders>
                <w:noWrap/>
                <w:vAlign w:val="center"/>
                <w:hideMark/>
              </w:tcPr>
            </w:tcPrChange>
          </w:tcPr>
          <w:p w14:paraId="3E0DC20C" w14:textId="77777777" w:rsidR="00740EC2" w:rsidRPr="00740EC2" w:rsidRDefault="00740EC2" w:rsidP="00740EC2">
            <w:pPr>
              <w:spacing w:after="0" w:line="240" w:lineRule="auto"/>
              <w:rPr>
                <w:ins w:id="178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785" w:author="Author" w:date="2026-09-29T17:41:00Z" w16du:dateUtc="2026-09-29T22:41:00Z">
              <w:tcPr>
                <w:tcW w:w="1060" w:type="dxa"/>
                <w:gridSpan w:val="2"/>
                <w:tcBorders>
                  <w:top w:val="nil"/>
                  <w:left w:val="nil"/>
                  <w:bottom w:val="nil"/>
                  <w:right w:val="nil"/>
                </w:tcBorders>
                <w:noWrap/>
                <w:vAlign w:val="center"/>
                <w:hideMark/>
              </w:tcPr>
            </w:tcPrChange>
          </w:tcPr>
          <w:p w14:paraId="30DA0F91" w14:textId="77777777" w:rsidR="00740EC2" w:rsidRPr="00740EC2" w:rsidRDefault="00740EC2" w:rsidP="00740EC2">
            <w:pPr>
              <w:spacing w:after="0" w:line="240" w:lineRule="auto"/>
              <w:rPr>
                <w:ins w:id="178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787" w:author="Author" w:date="2026-09-29T17:41:00Z" w16du:dateUtc="2026-09-29T22:41:00Z">
              <w:tcPr>
                <w:tcW w:w="960" w:type="dxa"/>
                <w:gridSpan w:val="2"/>
                <w:tcBorders>
                  <w:top w:val="nil"/>
                  <w:left w:val="nil"/>
                  <w:bottom w:val="nil"/>
                  <w:right w:val="nil"/>
                </w:tcBorders>
                <w:noWrap/>
                <w:vAlign w:val="center"/>
                <w:hideMark/>
              </w:tcPr>
            </w:tcPrChange>
          </w:tcPr>
          <w:p w14:paraId="3893F2E9" w14:textId="77777777" w:rsidR="00740EC2" w:rsidRPr="00740EC2" w:rsidRDefault="00740EC2" w:rsidP="00740EC2">
            <w:pPr>
              <w:spacing w:after="0" w:line="240" w:lineRule="auto"/>
              <w:rPr>
                <w:ins w:id="178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789" w:author="Author" w:date="2026-09-29T17:41:00Z" w16du:dateUtc="2026-09-29T22:41:00Z">
              <w:tcPr>
                <w:tcW w:w="1020" w:type="dxa"/>
                <w:gridSpan w:val="2"/>
                <w:tcBorders>
                  <w:top w:val="nil"/>
                  <w:left w:val="nil"/>
                  <w:bottom w:val="nil"/>
                  <w:right w:val="nil"/>
                </w:tcBorders>
                <w:noWrap/>
                <w:vAlign w:val="center"/>
                <w:hideMark/>
              </w:tcPr>
            </w:tcPrChange>
          </w:tcPr>
          <w:p w14:paraId="1EDAA831" w14:textId="77777777" w:rsidR="00740EC2" w:rsidRPr="00740EC2" w:rsidRDefault="00740EC2" w:rsidP="00740EC2">
            <w:pPr>
              <w:spacing w:after="0" w:line="240" w:lineRule="auto"/>
              <w:rPr>
                <w:ins w:id="179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62414697" w14:textId="77777777" w:rsidTr="00740EC2">
        <w:trPr>
          <w:trHeight w:val="292"/>
          <w:ins w:id="1791" w:author="Author" w:date="2026-09-29T17:41:00Z"/>
          <w:trPrChange w:id="179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793" w:author="Author" w:date="2026-09-29T17:41:00Z" w16du:dateUtc="2026-09-29T22:41:00Z">
              <w:tcPr>
                <w:tcW w:w="2720" w:type="dxa"/>
                <w:tcBorders>
                  <w:top w:val="nil"/>
                  <w:left w:val="nil"/>
                  <w:bottom w:val="nil"/>
                  <w:right w:val="nil"/>
                </w:tcBorders>
                <w:vAlign w:val="center"/>
                <w:hideMark/>
              </w:tcPr>
            </w:tcPrChange>
          </w:tcPr>
          <w:p w14:paraId="6DC2596A" w14:textId="77777777" w:rsidR="00740EC2" w:rsidRPr="00740EC2" w:rsidRDefault="00740EC2" w:rsidP="00740EC2">
            <w:pPr>
              <w:spacing w:after="0" w:line="240" w:lineRule="auto"/>
              <w:rPr>
                <w:ins w:id="179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795" w:author="Author" w:date="2026-09-29T17:41:00Z" w16du:dateUtc="2026-09-29T22:41:00Z">
              <w:tcPr>
                <w:tcW w:w="2240" w:type="dxa"/>
                <w:gridSpan w:val="2"/>
                <w:tcBorders>
                  <w:top w:val="nil"/>
                  <w:left w:val="nil"/>
                  <w:bottom w:val="nil"/>
                  <w:right w:val="nil"/>
                </w:tcBorders>
                <w:vAlign w:val="center"/>
                <w:hideMark/>
              </w:tcPr>
            </w:tcPrChange>
          </w:tcPr>
          <w:p w14:paraId="53ED32FD" w14:textId="77777777" w:rsidR="00740EC2" w:rsidRPr="00740EC2" w:rsidRDefault="00740EC2" w:rsidP="00740EC2">
            <w:pPr>
              <w:spacing w:after="0" w:line="240" w:lineRule="auto"/>
              <w:rPr>
                <w:ins w:id="179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79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Mottled</w:t>
              </w:r>
              <w:proofErr w:type="spellEnd"/>
            </w:ins>
          </w:p>
        </w:tc>
        <w:tc>
          <w:tcPr>
            <w:tcW w:w="166" w:type="pct"/>
            <w:tcBorders>
              <w:top w:val="nil"/>
              <w:left w:val="nil"/>
              <w:bottom w:val="nil"/>
              <w:right w:val="nil"/>
            </w:tcBorders>
            <w:noWrap/>
            <w:vAlign w:val="center"/>
            <w:hideMark/>
            <w:tcPrChange w:id="1798" w:author="Author" w:date="2026-09-29T17:41:00Z" w16du:dateUtc="2026-09-29T22:41:00Z">
              <w:tcPr>
                <w:tcW w:w="320" w:type="dxa"/>
                <w:tcBorders>
                  <w:top w:val="nil"/>
                  <w:left w:val="nil"/>
                  <w:bottom w:val="nil"/>
                  <w:right w:val="nil"/>
                </w:tcBorders>
                <w:noWrap/>
                <w:vAlign w:val="center"/>
                <w:hideMark/>
              </w:tcPr>
            </w:tcPrChange>
          </w:tcPr>
          <w:p w14:paraId="4DC9FAF0" w14:textId="77777777" w:rsidR="00740EC2" w:rsidRPr="00740EC2" w:rsidRDefault="00740EC2" w:rsidP="00740EC2">
            <w:pPr>
              <w:spacing w:after="0" w:line="240" w:lineRule="auto"/>
              <w:rPr>
                <w:ins w:id="179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80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16</w:t>
              </w:r>
            </w:ins>
          </w:p>
        </w:tc>
        <w:tc>
          <w:tcPr>
            <w:tcW w:w="211" w:type="pct"/>
            <w:tcBorders>
              <w:top w:val="nil"/>
              <w:left w:val="nil"/>
              <w:bottom w:val="nil"/>
              <w:right w:val="nil"/>
            </w:tcBorders>
            <w:noWrap/>
            <w:vAlign w:val="center"/>
            <w:hideMark/>
            <w:tcPrChange w:id="1801" w:author="Author" w:date="2026-09-29T17:41:00Z" w16du:dateUtc="2026-09-29T22:41:00Z">
              <w:tcPr>
                <w:tcW w:w="420" w:type="dxa"/>
                <w:tcBorders>
                  <w:top w:val="nil"/>
                  <w:left w:val="nil"/>
                  <w:bottom w:val="nil"/>
                  <w:right w:val="nil"/>
                </w:tcBorders>
                <w:noWrap/>
                <w:vAlign w:val="center"/>
                <w:hideMark/>
              </w:tcPr>
            </w:tcPrChange>
          </w:tcPr>
          <w:p w14:paraId="58AC99A9" w14:textId="77777777" w:rsidR="00740EC2" w:rsidRPr="00740EC2" w:rsidRDefault="00740EC2" w:rsidP="00740EC2">
            <w:pPr>
              <w:spacing w:after="0" w:line="240" w:lineRule="auto"/>
              <w:rPr>
                <w:ins w:id="180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80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0.21</w:t>
              </w:r>
            </w:ins>
          </w:p>
        </w:tc>
        <w:tc>
          <w:tcPr>
            <w:tcW w:w="413" w:type="pct"/>
            <w:tcBorders>
              <w:top w:val="nil"/>
              <w:left w:val="nil"/>
              <w:bottom w:val="nil"/>
              <w:right w:val="nil"/>
            </w:tcBorders>
            <w:noWrap/>
            <w:vAlign w:val="center"/>
            <w:hideMark/>
            <w:tcPrChange w:id="1804" w:author="Author" w:date="2026-09-29T17:41:00Z" w16du:dateUtc="2026-09-29T22:41:00Z">
              <w:tcPr>
                <w:tcW w:w="960" w:type="dxa"/>
                <w:gridSpan w:val="3"/>
                <w:tcBorders>
                  <w:top w:val="nil"/>
                  <w:left w:val="nil"/>
                  <w:bottom w:val="nil"/>
                  <w:right w:val="nil"/>
                </w:tcBorders>
                <w:noWrap/>
                <w:vAlign w:val="center"/>
                <w:hideMark/>
              </w:tcPr>
            </w:tcPrChange>
          </w:tcPr>
          <w:p w14:paraId="708FC561" w14:textId="77777777" w:rsidR="00740EC2" w:rsidRPr="00740EC2" w:rsidRDefault="00740EC2" w:rsidP="00740EC2">
            <w:pPr>
              <w:spacing w:after="0" w:line="240" w:lineRule="auto"/>
              <w:rPr>
                <w:ins w:id="180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806" w:author="Author" w:date="2026-09-29T17:41:00Z" w16du:dateUtc="2026-09-29T22:41:00Z">
              <w:tcPr>
                <w:tcW w:w="960" w:type="dxa"/>
                <w:gridSpan w:val="2"/>
                <w:tcBorders>
                  <w:top w:val="nil"/>
                  <w:left w:val="nil"/>
                  <w:bottom w:val="nil"/>
                  <w:right w:val="nil"/>
                </w:tcBorders>
                <w:noWrap/>
                <w:vAlign w:val="center"/>
                <w:hideMark/>
              </w:tcPr>
            </w:tcPrChange>
          </w:tcPr>
          <w:p w14:paraId="56940409" w14:textId="77777777" w:rsidR="00740EC2" w:rsidRPr="00740EC2" w:rsidRDefault="00740EC2" w:rsidP="00740EC2">
            <w:pPr>
              <w:spacing w:after="0" w:line="240" w:lineRule="auto"/>
              <w:rPr>
                <w:ins w:id="180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808" w:author="Author" w:date="2026-09-29T17:41:00Z" w16du:dateUtc="2026-09-29T22:41:00Z">
              <w:tcPr>
                <w:tcW w:w="960" w:type="dxa"/>
                <w:gridSpan w:val="2"/>
                <w:tcBorders>
                  <w:top w:val="nil"/>
                  <w:left w:val="nil"/>
                  <w:bottom w:val="nil"/>
                  <w:right w:val="nil"/>
                </w:tcBorders>
                <w:noWrap/>
                <w:vAlign w:val="center"/>
                <w:hideMark/>
              </w:tcPr>
            </w:tcPrChange>
          </w:tcPr>
          <w:p w14:paraId="076BB965" w14:textId="77777777" w:rsidR="00740EC2" w:rsidRPr="00740EC2" w:rsidRDefault="00740EC2" w:rsidP="00740EC2">
            <w:pPr>
              <w:spacing w:after="0" w:line="240" w:lineRule="auto"/>
              <w:rPr>
                <w:ins w:id="180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810" w:author="Author" w:date="2026-09-29T17:41:00Z" w16du:dateUtc="2026-09-29T22:41:00Z">
              <w:tcPr>
                <w:tcW w:w="1060" w:type="dxa"/>
                <w:gridSpan w:val="2"/>
                <w:tcBorders>
                  <w:top w:val="nil"/>
                  <w:left w:val="nil"/>
                  <w:bottom w:val="nil"/>
                  <w:right w:val="nil"/>
                </w:tcBorders>
                <w:noWrap/>
                <w:vAlign w:val="center"/>
                <w:hideMark/>
              </w:tcPr>
            </w:tcPrChange>
          </w:tcPr>
          <w:p w14:paraId="4AB40F4A" w14:textId="77777777" w:rsidR="00740EC2" w:rsidRPr="00740EC2" w:rsidRDefault="00740EC2" w:rsidP="00740EC2">
            <w:pPr>
              <w:spacing w:after="0" w:line="240" w:lineRule="auto"/>
              <w:rPr>
                <w:ins w:id="181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812" w:author="Author" w:date="2026-09-29T17:41:00Z" w16du:dateUtc="2026-09-29T22:41:00Z">
              <w:tcPr>
                <w:tcW w:w="960" w:type="dxa"/>
                <w:gridSpan w:val="2"/>
                <w:tcBorders>
                  <w:top w:val="nil"/>
                  <w:left w:val="nil"/>
                  <w:bottom w:val="nil"/>
                  <w:right w:val="nil"/>
                </w:tcBorders>
                <w:noWrap/>
                <w:vAlign w:val="center"/>
                <w:hideMark/>
              </w:tcPr>
            </w:tcPrChange>
          </w:tcPr>
          <w:p w14:paraId="78BB5B2D" w14:textId="77777777" w:rsidR="00740EC2" w:rsidRPr="00740EC2" w:rsidRDefault="00740EC2" w:rsidP="00740EC2">
            <w:pPr>
              <w:spacing w:after="0" w:line="240" w:lineRule="auto"/>
              <w:rPr>
                <w:ins w:id="181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814" w:author="Author" w:date="2026-09-29T17:41:00Z" w16du:dateUtc="2026-09-29T22:41:00Z">
              <w:tcPr>
                <w:tcW w:w="1020" w:type="dxa"/>
                <w:gridSpan w:val="2"/>
                <w:tcBorders>
                  <w:top w:val="nil"/>
                  <w:left w:val="nil"/>
                  <w:bottom w:val="nil"/>
                  <w:right w:val="nil"/>
                </w:tcBorders>
                <w:noWrap/>
                <w:vAlign w:val="center"/>
                <w:hideMark/>
              </w:tcPr>
            </w:tcPrChange>
          </w:tcPr>
          <w:p w14:paraId="46A5D09F" w14:textId="77777777" w:rsidR="00740EC2" w:rsidRPr="00740EC2" w:rsidRDefault="00740EC2" w:rsidP="00740EC2">
            <w:pPr>
              <w:spacing w:after="0" w:line="240" w:lineRule="auto"/>
              <w:rPr>
                <w:ins w:id="181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47EE8C7A" w14:textId="77777777" w:rsidTr="00740EC2">
        <w:trPr>
          <w:trHeight w:val="292"/>
          <w:ins w:id="1816" w:author="Author" w:date="2026-09-29T17:41:00Z"/>
          <w:trPrChange w:id="181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818" w:author="Author" w:date="2026-09-29T17:41:00Z" w16du:dateUtc="2026-09-29T22:41:00Z">
              <w:tcPr>
                <w:tcW w:w="2720" w:type="dxa"/>
                <w:tcBorders>
                  <w:top w:val="nil"/>
                  <w:left w:val="nil"/>
                  <w:bottom w:val="nil"/>
                  <w:right w:val="nil"/>
                </w:tcBorders>
                <w:vAlign w:val="center"/>
                <w:hideMark/>
              </w:tcPr>
            </w:tcPrChange>
          </w:tcPr>
          <w:p w14:paraId="7D3DFF18" w14:textId="77777777" w:rsidR="00740EC2" w:rsidRPr="00740EC2" w:rsidRDefault="00740EC2" w:rsidP="00740EC2">
            <w:pPr>
              <w:spacing w:after="0" w:line="240" w:lineRule="auto"/>
              <w:rPr>
                <w:ins w:id="181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820" w:author="Author" w:date="2026-09-29T17:41:00Z" w16du:dateUtc="2026-09-29T22:41:00Z">
              <w:tcPr>
                <w:tcW w:w="2240" w:type="dxa"/>
                <w:gridSpan w:val="2"/>
                <w:tcBorders>
                  <w:top w:val="nil"/>
                  <w:left w:val="nil"/>
                  <w:bottom w:val="nil"/>
                  <w:right w:val="nil"/>
                </w:tcBorders>
                <w:vAlign w:val="center"/>
                <w:hideMark/>
              </w:tcPr>
            </w:tcPrChange>
          </w:tcPr>
          <w:p w14:paraId="4E703FAB" w14:textId="77777777" w:rsidR="00740EC2" w:rsidRPr="00740EC2" w:rsidRDefault="00740EC2" w:rsidP="00740EC2">
            <w:pPr>
              <w:spacing w:after="0" w:line="240" w:lineRule="auto"/>
              <w:rPr>
                <w:ins w:id="182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82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Constant </w:t>
              </w:r>
              <w:proofErr w:type="spellStart"/>
              <w:r w:rsidRPr="00740EC2">
                <w:rPr>
                  <w:rFonts w:ascii="Times New Roman" w:eastAsia="Times New Roman" w:hAnsi="Times New Roman" w:cs="Times New Roman"/>
                  <w:color w:val="000000"/>
                  <w:kern w:val="0"/>
                  <w:sz w:val="20"/>
                  <w:szCs w:val="20"/>
                  <w:lang w:val="es-PE" w:eastAsia="es-PE"/>
                  <w14:ligatures w14:val="none"/>
                </w:rPr>
                <w:t>mottling</w:t>
              </w:r>
              <w:proofErr w:type="spellEnd"/>
            </w:ins>
          </w:p>
        </w:tc>
        <w:tc>
          <w:tcPr>
            <w:tcW w:w="166" w:type="pct"/>
            <w:tcBorders>
              <w:top w:val="nil"/>
              <w:left w:val="nil"/>
              <w:bottom w:val="nil"/>
              <w:right w:val="nil"/>
            </w:tcBorders>
            <w:noWrap/>
            <w:vAlign w:val="center"/>
            <w:hideMark/>
            <w:tcPrChange w:id="1823" w:author="Author" w:date="2026-09-29T17:41:00Z" w16du:dateUtc="2026-09-29T22:41:00Z">
              <w:tcPr>
                <w:tcW w:w="320" w:type="dxa"/>
                <w:tcBorders>
                  <w:top w:val="nil"/>
                  <w:left w:val="nil"/>
                  <w:bottom w:val="nil"/>
                  <w:right w:val="nil"/>
                </w:tcBorders>
                <w:noWrap/>
                <w:vAlign w:val="center"/>
                <w:hideMark/>
              </w:tcPr>
            </w:tcPrChange>
          </w:tcPr>
          <w:p w14:paraId="43475804" w14:textId="77777777" w:rsidR="00740EC2" w:rsidRPr="00740EC2" w:rsidRDefault="00740EC2" w:rsidP="00740EC2">
            <w:pPr>
              <w:spacing w:after="0" w:line="240" w:lineRule="auto"/>
              <w:rPr>
                <w:ins w:id="182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82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w:t>
              </w:r>
            </w:ins>
          </w:p>
        </w:tc>
        <w:tc>
          <w:tcPr>
            <w:tcW w:w="211" w:type="pct"/>
            <w:tcBorders>
              <w:top w:val="nil"/>
              <w:left w:val="nil"/>
              <w:bottom w:val="nil"/>
              <w:right w:val="nil"/>
            </w:tcBorders>
            <w:noWrap/>
            <w:vAlign w:val="center"/>
            <w:hideMark/>
            <w:tcPrChange w:id="1826" w:author="Author" w:date="2026-09-29T17:41:00Z" w16du:dateUtc="2026-09-29T22:41:00Z">
              <w:tcPr>
                <w:tcW w:w="420" w:type="dxa"/>
                <w:tcBorders>
                  <w:top w:val="nil"/>
                  <w:left w:val="nil"/>
                  <w:bottom w:val="nil"/>
                  <w:right w:val="nil"/>
                </w:tcBorders>
                <w:noWrap/>
                <w:vAlign w:val="center"/>
                <w:hideMark/>
              </w:tcPr>
            </w:tcPrChange>
          </w:tcPr>
          <w:p w14:paraId="23086394" w14:textId="77777777" w:rsidR="00740EC2" w:rsidRPr="00740EC2" w:rsidRDefault="00740EC2" w:rsidP="00740EC2">
            <w:pPr>
              <w:spacing w:after="0" w:line="240" w:lineRule="auto"/>
              <w:rPr>
                <w:ins w:id="182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82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0.04</w:t>
              </w:r>
            </w:ins>
          </w:p>
        </w:tc>
        <w:tc>
          <w:tcPr>
            <w:tcW w:w="413" w:type="pct"/>
            <w:tcBorders>
              <w:top w:val="nil"/>
              <w:left w:val="nil"/>
              <w:bottom w:val="nil"/>
              <w:right w:val="nil"/>
            </w:tcBorders>
            <w:noWrap/>
            <w:vAlign w:val="center"/>
            <w:hideMark/>
            <w:tcPrChange w:id="1829" w:author="Author" w:date="2026-09-29T17:41:00Z" w16du:dateUtc="2026-09-29T22:41:00Z">
              <w:tcPr>
                <w:tcW w:w="960" w:type="dxa"/>
                <w:gridSpan w:val="3"/>
                <w:tcBorders>
                  <w:top w:val="nil"/>
                  <w:left w:val="nil"/>
                  <w:bottom w:val="nil"/>
                  <w:right w:val="nil"/>
                </w:tcBorders>
                <w:noWrap/>
                <w:vAlign w:val="center"/>
                <w:hideMark/>
              </w:tcPr>
            </w:tcPrChange>
          </w:tcPr>
          <w:p w14:paraId="13E0DB3E" w14:textId="77777777" w:rsidR="00740EC2" w:rsidRPr="00740EC2" w:rsidRDefault="00740EC2" w:rsidP="00740EC2">
            <w:pPr>
              <w:spacing w:after="0" w:line="240" w:lineRule="auto"/>
              <w:rPr>
                <w:ins w:id="183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831" w:author="Author" w:date="2026-09-29T17:41:00Z" w16du:dateUtc="2026-09-29T22:41:00Z">
              <w:tcPr>
                <w:tcW w:w="960" w:type="dxa"/>
                <w:gridSpan w:val="2"/>
                <w:tcBorders>
                  <w:top w:val="nil"/>
                  <w:left w:val="nil"/>
                  <w:bottom w:val="nil"/>
                  <w:right w:val="nil"/>
                </w:tcBorders>
                <w:noWrap/>
                <w:vAlign w:val="center"/>
                <w:hideMark/>
              </w:tcPr>
            </w:tcPrChange>
          </w:tcPr>
          <w:p w14:paraId="34478F06" w14:textId="77777777" w:rsidR="00740EC2" w:rsidRPr="00740EC2" w:rsidRDefault="00740EC2" w:rsidP="00740EC2">
            <w:pPr>
              <w:spacing w:after="0" w:line="240" w:lineRule="auto"/>
              <w:rPr>
                <w:ins w:id="183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833" w:author="Author" w:date="2026-09-29T17:41:00Z" w16du:dateUtc="2026-09-29T22:41:00Z">
              <w:tcPr>
                <w:tcW w:w="960" w:type="dxa"/>
                <w:gridSpan w:val="2"/>
                <w:tcBorders>
                  <w:top w:val="nil"/>
                  <w:left w:val="nil"/>
                  <w:bottom w:val="nil"/>
                  <w:right w:val="nil"/>
                </w:tcBorders>
                <w:noWrap/>
                <w:vAlign w:val="center"/>
                <w:hideMark/>
              </w:tcPr>
            </w:tcPrChange>
          </w:tcPr>
          <w:p w14:paraId="3846A72E" w14:textId="77777777" w:rsidR="00740EC2" w:rsidRPr="00740EC2" w:rsidRDefault="00740EC2" w:rsidP="00740EC2">
            <w:pPr>
              <w:spacing w:after="0" w:line="240" w:lineRule="auto"/>
              <w:rPr>
                <w:ins w:id="183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835" w:author="Author" w:date="2026-09-29T17:41:00Z" w16du:dateUtc="2026-09-29T22:41:00Z">
              <w:tcPr>
                <w:tcW w:w="1060" w:type="dxa"/>
                <w:gridSpan w:val="2"/>
                <w:tcBorders>
                  <w:top w:val="nil"/>
                  <w:left w:val="nil"/>
                  <w:bottom w:val="nil"/>
                  <w:right w:val="nil"/>
                </w:tcBorders>
                <w:noWrap/>
                <w:vAlign w:val="center"/>
                <w:hideMark/>
              </w:tcPr>
            </w:tcPrChange>
          </w:tcPr>
          <w:p w14:paraId="09886CED" w14:textId="77777777" w:rsidR="00740EC2" w:rsidRPr="00740EC2" w:rsidRDefault="00740EC2" w:rsidP="00740EC2">
            <w:pPr>
              <w:spacing w:after="0" w:line="240" w:lineRule="auto"/>
              <w:rPr>
                <w:ins w:id="183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837" w:author="Author" w:date="2026-09-29T17:41:00Z" w16du:dateUtc="2026-09-29T22:41:00Z">
              <w:tcPr>
                <w:tcW w:w="960" w:type="dxa"/>
                <w:gridSpan w:val="2"/>
                <w:tcBorders>
                  <w:top w:val="nil"/>
                  <w:left w:val="nil"/>
                  <w:bottom w:val="nil"/>
                  <w:right w:val="nil"/>
                </w:tcBorders>
                <w:noWrap/>
                <w:vAlign w:val="center"/>
                <w:hideMark/>
              </w:tcPr>
            </w:tcPrChange>
          </w:tcPr>
          <w:p w14:paraId="51C77213" w14:textId="77777777" w:rsidR="00740EC2" w:rsidRPr="00740EC2" w:rsidRDefault="00740EC2" w:rsidP="00740EC2">
            <w:pPr>
              <w:spacing w:after="0" w:line="240" w:lineRule="auto"/>
              <w:rPr>
                <w:ins w:id="183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839" w:author="Author" w:date="2026-09-29T17:41:00Z" w16du:dateUtc="2026-09-29T22:41:00Z">
              <w:tcPr>
                <w:tcW w:w="1020" w:type="dxa"/>
                <w:gridSpan w:val="2"/>
                <w:tcBorders>
                  <w:top w:val="nil"/>
                  <w:left w:val="nil"/>
                  <w:bottom w:val="nil"/>
                  <w:right w:val="nil"/>
                </w:tcBorders>
                <w:noWrap/>
                <w:vAlign w:val="center"/>
                <w:hideMark/>
              </w:tcPr>
            </w:tcPrChange>
          </w:tcPr>
          <w:p w14:paraId="6B7022A9" w14:textId="77777777" w:rsidR="00740EC2" w:rsidRPr="00740EC2" w:rsidRDefault="00740EC2" w:rsidP="00740EC2">
            <w:pPr>
              <w:spacing w:after="0" w:line="240" w:lineRule="auto"/>
              <w:rPr>
                <w:ins w:id="184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6A7C24BE" w14:textId="77777777" w:rsidTr="00740EC2">
        <w:trPr>
          <w:trHeight w:val="292"/>
          <w:ins w:id="1841" w:author="Author" w:date="2026-09-29T17:41:00Z"/>
          <w:trPrChange w:id="184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843" w:author="Author" w:date="2026-09-29T17:41:00Z" w16du:dateUtc="2026-09-29T22:41:00Z">
              <w:tcPr>
                <w:tcW w:w="2720" w:type="dxa"/>
                <w:tcBorders>
                  <w:top w:val="nil"/>
                  <w:left w:val="nil"/>
                  <w:bottom w:val="nil"/>
                  <w:right w:val="nil"/>
                </w:tcBorders>
                <w:vAlign w:val="center"/>
                <w:hideMark/>
              </w:tcPr>
            </w:tcPrChange>
          </w:tcPr>
          <w:p w14:paraId="2590117E" w14:textId="77777777" w:rsidR="00740EC2" w:rsidRPr="00740EC2" w:rsidRDefault="00740EC2" w:rsidP="00740EC2">
            <w:pPr>
              <w:spacing w:after="0" w:line="240" w:lineRule="auto"/>
              <w:rPr>
                <w:ins w:id="184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845" w:author="Author" w:date="2026-09-29T17:41:00Z" w16du:dateUtc="2026-09-29T22:41:00Z">
              <w:tcPr>
                <w:tcW w:w="2240" w:type="dxa"/>
                <w:gridSpan w:val="2"/>
                <w:tcBorders>
                  <w:top w:val="nil"/>
                  <w:left w:val="nil"/>
                  <w:bottom w:val="nil"/>
                  <w:right w:val="nil"/>
                </w:tcBorders>
                <w:vAlign w:val="center"/>
                <w:hideMark/>
              </w:tcPr>
            </w:tcPrChange>
          </w:tcPr>
          <w:p w14:paraId="22FBDB34" w14:textId="77777777" w:rsidR="00740EC2" w:rsidRPr="00740EC2" w:rsidRDefault="00740EC2" w:rsidP="00740EC2">
            <w:pPr>
              <w:spacing w:after="0" w:line="240" w:lineRule="auto"/>
              <w:rPr>
                <w:ins w:id="184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84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Rhomboid</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mottling</w:t>
              </w:r>
              <w:proofErr w:type="spellEnd"/>
            </w:ins>
          </w:p>
        </w:tc>
        <w:tc>
          <w:tcPr>
            <w:tcW w:w="166" w:type="pct"/>
            <w:tcBorders>
              <w:top w:val="nil"/>
              <w:left w:val="nil"/>
              <w:bottom w:val="nil"/>
              <w:right w:val="nil"/>
            </w:tcBorders>
            <w:noWrap/>
            <w:vAlign w:val="center"/>
            <w:hideMark/>
            <w:tcPrChange w:id="1848" w:author="Author" w:date="2026-09-29T17:41:00Z" w16du:dateUtc="2026-09-29T22:41:00Z">
              <w:tcPr>
                <w:tcW w:w="320" w:type="dxa"/>
                <w:tcBorders>
                  <w:top w:val="nil"/>
                  <w:left w:val="nil"/>
                  <w:bottom w:val="nil"/>
                  <w:right w:val="nil"/>
                </w:tcBorders>
                <w:noWrap/>
                <w:vAlign w:val="center"/>
                <w:hideMark/>
              </w:tcPr>
            </w:tcPrChange>
          </w:tcPr>
          <w:p w14:paraId="331517DC" w14:textId="77777777" w:rsidR="00740EC2" w:rsidRPr="00740EC2" w:rsidRDefault="00740EC2" w:rsidP="00740EC2">
            <w:pPr>
              <w:spacing w:after="0" w:line="240" w:lineRule="auto"/>
              <w:rPr>
                <w:ins w:id="184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85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w:t>
              </w:r>
            </w:ins>
          </w:p>
        </w:tc>
        <w:tc>
          <w:tcPr>
            <w:tcW w:w="211" w:type="pct"/>
            <w:tcBorders>
              <w:top w:val="nil"/>
              <w:left w:val="nil"/>
              <w:bottom w:val="nil"/>
              <w:right w:val="nil"/>
            </w:tcBorders>
            <w:noWrap/>
            <w:vAlign w:val="center"/>
            <w:hideMark/>
            <w:tcPrChange w:id="1851" w:author="Author" w:date="2026-09-29T17:41:00Z" w16du:dateUtc="2026-09-29T22:41:00Z">
              <w:tcPr>
                <w:tcW w:w="420" w:type="dxa"/>
                <w:tcBorders>
                  <w:top w:val="nil"/>
                  <w:left w:val="nil"/>
                  <w:bottom w:val="nil"/>
                  <w:right w:val="nil"/>
                </w:tcBorders>
                <w:noWrap/>
                <w:vAlign w:val="center"/>
                <w:hideMark/>
              </w:tcPr>
            </w:tcPrChange>
          </w:tcPr>
          <w:p w14:paraId="4B410EB7" w14:textId="77777777" w:rsidR="00740EC2" w:rsidRPr="00740EC2" w:rsidRDefault="00740EC2" w:rsidP="00740EC2">
            <w:pPr>
              <w:spacing w:after="0" w:line="240" w:lineRule="auto"/>
              <w:rPr>
                <w:ins w:id="185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85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0.01</w:t>
              </w:r>
            </w:ins>
          </w:p>
        </w:tc>
        <w:tc>
          <w:tcPr>
            <w:tcW w:w="413" w:type="pct"/>
            <w:tcBorders>
              <w:top w:val="nil"/>
              <w:left w:val="nil"/>
              <w:bottom w:val="nil"/>
              <w:right w:val="nil"/>
            </w:tcBorders>
            <w:noWrap/>
            <w:vAlign w:val="center"/>
            <w:hideMark/>
            <w:tcPrChange w:id="1854" w:author="Author" w:date="2026-09-29T17:41:00Z" w16du:dateUtc="2026-09-29T22:41:00Z">
              <w:tcPr>
                <w:tcW w:w="960" w:type="dxa"/>
                <w:gridSpan w:val="3"/>
                <w:tcBorders>
                  <w:top w:val="nil"/>
                  <w:left w:val="nil"/>
                  <w:bottom w:val="nil"/>
                  <w:right w:val="nil"/>
                </w:tcBorders>
                <w:noWrap/>
                <w:vAlign w:val="center"/>
                <w:hideMark/>
              </w:tcPr>
            </w:tcPrChange>
          </w:tcPr>
          <w:p w14:paraId="19DE5A60" w14:textId="77777777" w:rsidR="00740EC2" w:rsidRPr="00740EC2" w:rsidRDefault="00740EC2" w:rsidP="00740EC2">
            <w:pPr>
              <w:spacing w:after="0" w:line="240" w:lineRule="auto"/>
              <w:rPr>
                <w:ins w:id="185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856" w:author="Author" w:date="2026-09-29T17:41:00Z" w16du:dateUtc="2026-09-29T22:41:00Z">
              <w:tcPr>
                <w:tcW w:w="960" w:type="dxa"/>
                <w:gridSpan w:val="2"/>
                <w:tcBorders>
                  <w:top w:val="nil"/>
                  <w:left w:val="nil"/>
                  <w:bottom w:val="nil"/>
                  <w:right w:val="nil"/>
                </w:tcBorders>
                <w:noWrap/>
                <w:vAlign w:val="center"/>
                <w:hideMark/>
              </w:tcPr>
            </w:tcPrChange>
          </w:tcPr>
          <w:p w14:paraId="023DCAD4" w14:textId="77777777" w:rsidR="00740EC2" w:rsidRPr="00740EC2" w:rsidRDefault="00740EC2" w:rsidP="00740EC2">
            <w:pPr>
              <w:spacing w:after="0" w:line="240" w:lineRule="auto"/>
              <w:rPr>
                <w:ins w:id="185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858" w:author="Author" w:date="2026-09-29T17:41:00Z" w16du:dateUtc="2026-09-29T22:41:00Z">
              <w:tcPr>
                <w:tcW w:w="960" w:type="dxa"/>
                <w:gridSpan w:val="2"/>
                <w:tcBorders>
                  <w:top w:val="nil"/>
                  <w:left w:val="nil"/>
                  <w:bottom w:val="nil"/>
                  <w:right w:val="nil"/>
                </w:tcBorders>
                <w:noWrap/>
                <w:vAlign w:val="center"/>
                <w:hideMark/>
              </w:tcPr>
            </w:tcPrChange>
          </w:tcPr>
          <w:p w14:paraId="179AD21A" w14:textId="77777777" w:rsidR="00740EC2" w:rsidRPr="00740EC2" w:rsidRDefault="00740EC2" w:rsidP="00740EC2">
            <w:pPr>
              <w:spacing w:after="0" w:line="240" w:lineRule="auto"/>
              <w:rPr>
                <w:ins w:id="185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860" w:author="Author" w:date="2026-09-29T17:41:00Z" w16du:dateUtc="2026-09-29T22:41:00Z">
              <w:tcPr>
                <w:tcW w:w="1060" w:type="dxa"/>
                <w:gridSpan w:val="2"/>
                <w:tcBorders>
                  <w:top w:val="nil"/>
                  <w:left w:val="nil"/>
                  <w:bottom w:val="nil"/>
                  <w:right w:val="nil"/>
                </w:tcBorders>
                <w:noWrap/>
                <w:vAlign w:val="center"/>
                <w:hideMark/>
              </w:tcPr>
            </w:tcPrChange>
          </w:tcPr>
          <w:p w14:paraId="297AF3EF" w14:textId="77777777" w:rsidR="00740EC2" w:rsidRPr="00740EC2" w:rsidRDefault="00740EC2" w:rsidP="00740EC2">
            <w:pPr>
              <w:spacing w:after="0" w:line="240" w:lineRule="auto"/>
              <w:rPr>
                <w:ins w:id="186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862" w:author="Author" w:date="2026-09-29T17:41:00Z" w16du:dateUtc="2026-09-29T22:41:00Z">
              <w:tcPr>
                <w:tcW w:w="960" w:type="dxa"/>
                <w:gridSpan w:val="2"/>
                <w:tcBorders>
                  <w:top w:val="nil"/>
                  <w:left w:val="nil"/>
                  <w:bottom w:val="nil"/>
                  <w:right w:val="nil"/>
                </w:tcBorders>
                <w:noWrap/>
                <w:vAlign w:val="center"/>
                <w:hideMark/>
              </w:tcPr>
            </w:tcPrChange>
          </w:tcPr>
          <w:p w14:paraId="6CECE30D" w14:textId="77777777" w:rsidR="00740EC2" w:rsidRPr="00740EC2" w:rsidRDefault="00740EC2" w:rsidP="00740EC2">
            <w:pPr>
              <w:spacing w:after="0" w:line="240" w:lineRule="auto"/>
              <w:rPr>
                <w:ins w:id="186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864" w:author="Author" w:date="2026-09-29T17:41:00Z" w16du:dateUtc="2026-09-29T22:41:00Z">
              <w:tcPr>
                <w:tcW w:w="1020" w:type="dxa"/>
                <w:gridSpan w:val="2"/>
                <w:tcBorders>
                  <w:top w:val="nil"/>
                  <w:left w:val="nil"/>
                  <w:bottom w:val="nil"/>
                  <w:right w:val="nil"/>
                </w:tcBorders>
                <w:noWrap/>
                <w:vAlign w:val="center"/>
                <w:hideMark/>
              </w:tcPr>
            </w:tcPrChange>
          </w:tcPr>
          <w:p w14:paraId="56CF51A6" w14:textId="77777777" w:rsidR="00740EC2" w:rsidRPr="00740EC2" w:rsidRDefault="00740EC2" w:rsidP="00740EC2">
            <w:pPr>
              <w:spacing w:after="0" w:line="240" w:lineRule="auto"/>
              <w:rPr>
                <w:ins w:id="186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2CFE80B4" w14:textId="77777777" w:rsidTr="00740EC2">
        <w:trPr>
          <w:trHeight w:val="292"/>
          <w:ins w:id="1866" w:author="Author" w:date="2026-09-29T17:41:00Z"/>
          <w:trPrChange w:id="186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868" w:author="Author" w:date="2026-09-29T17:41:00Z" w16du:dateUtc="2026-09-29T22:41:00Z">
              <w:tcPr>
                <w:tcW w:w="2720" w:type="dxa"/>
                <w:tcBorders>
                  <w:top w:val="nil"/>
                  <w:left w:val="nil"/>
                  <w:bottom w:val="nil"/>
                  <w:right w:val="nil"/>
                </w:tcBorders>
                <w:vAlign w:val="center"/>
                <w:hideMark/>
              </w:tcPr>
            </w:tcPrChange>
          </w:tcPr>
          <w:p w14:paraId="379A8C41" w14:textId="77777777" w:rsidR="00740EC2" w:rsidRPr="00740EC2" w:rsidRDefault="00740EC2" w:rsidP="00740EC2">
            <w:pPr>
              <w:spacing w:after="0" w:line="240" w:lineRule="auto"/>
              <w:rPr>
                <w:ins w:id="186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870" w:author="Author" w:date="2026-09-29T17:41:00Z" w16du:dateUtc="2026-09-29T22:41:00Z">
              <w:tcPr>
                <w:tcW w:w="2240" w:type="dxa"/>
                <w:gridSpan w:val="2"/>
                <w:tcBorders>
                  <w:top w:val="nil"/>
                  <w:left w:val="nil"/>
                  <w:bottom w:val="nil"/>
                  <w:right w:val="nil"/>
                </w:tcBorders>
                <w:vAlign w:val="center"/>
                <w:hideMark/>
              </w:tcPr>
            </w:tcPrChange>
          </w:tcPr>
          <w:p w14:paraId="3F035D6C" w14:textId="77777777" w:rsidR="00740EC2" w:rsidRPr="00740EC2" w:rsidRDefault="00740EC2" w:rsidP="00740EC2">
            <w:pPr>
              <w:spacing w:after="0" w:line="240" w:lineRule="auto"/>
              <w:rPr>
                <w:ins w:id="187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87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Striped</w:t>
              </w:r>
              <w:proofErr w:type="spellEnd"/>
            </w:ins>
          </w:p>
        </w:tc>
        <w:tc>
          <w:tcPr>
            <w:tcW w:w="166" w:type="pct"/>
            <w:tcBorders>
              <w:top w:val="nil"/>
              <w:left w:val="nil"/>
              <w:bottom w:val="nil"/>
              <w:right w:val="nil"/>
            </w:tcBorders>
            <w:noWrap/>
            <w:vAlign w:val="center"/>
            <w:hideMark/>
            <w:tcPrChange w:id="1873" w:author="Author" w:date="2026-09-29T17:41:00Z" w16du:dateUtc="2026-09-29T22:41:00Z">
              <w:tcPr>
                <w:tcW w:w="320" w:type="dxa"/>
                <w:tcBorders>
                  <w:top w:val="nil"/>
                  <w:left w:val="nil"/>
                  <w:bottom w:val="nil"/>
                  <w:right w:val="nil"/>
                </w:tcBorders>
                <w:noWrap/>
                <w:vAlign w:val="center"/>
                <w:hideMark/>
              </w:tcPr>
            </w:tcPrChange>
          </w:tcPr>
          <w:p w14:paraId="7F23E0D5" w14:textId="77777777" w:rsidR="00740EC2" w:rsidRPr="00740EC2" w:rsidRDefault="00740EC2" w:rsidP="00740EC2">
            <w:pPr>
              <w:spacing w:after="0" w:line="240" w:lineRule="auto"/>
              <w:rPr>
                <w:ins w:id="187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87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28</w:t>
              </w:r>
            </w:ins>
          </w:p>
        </w:tc>
        <w:tc>
          <w:tcPr>
            <w:tcW w:w="211" w:type="pct"/>
            <w:tcBorders>
              <w:top w:val="nil"/>
              <w:left w:val="nil"/>
              <w:bottom w:val="nil"/>
              <w:right w:val="nil"/>
            </w:tcBorders>
            <w:noWrap/>
            <w:vAlign w:val="center"/>
            <w:hideMark/>
            <w:tcPrChange w:id="1876" w:author="Author" w:date="2026-09-29T17:41:00Z" w16du:dateUtc="2026-09-29T22:41:00Z">
              <w:tcPr>
                <w:tcW w:w="420" w:type="dxa"/>
                <w:tcBorders>
                  <w:top w:val="nil"/>
                  <w:left w:val="nil"/>
                  <w:bottom w:val="nil"/>
                  <w:right w:val="nil"/>
                </w:tcBorders>
                <w:noWrap/>
                <w:vAlign w:val="center"/>
                <w:hideMark/>
              </w:tcPr>
            </w:tcPrChange>
          </w:tcPr>
          <w:p w14:paraId="1E753B19" w14:textId="77777777" w:rsidR="00740EC2" w:rsidRPr="00740EC2" w:rsidRDefault="00740EC2" w:rsidP="00740EC2">
            <w:pPr>
              <w:spacing w:after="0" w:line="240" w:lineRule="auto"/>
              <w:rPr>
                <w:ins w:id="187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87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0.36</w:t>
              </w:r>
            </w:ins>
          </w:p>
        </w:tc>
        <w:tc>
          <w:tcPr>
            <w:tcW w:w="413" w:type="pct"/>
            <w:tcBorders>
              <w:top w:val="nil"/>
              <w:left w:val="nil"/>
              <w:bottom w:val="nil"/>
              <w:right w:val="nil"/>
            </w:tcBorders>
            <w:noWrap/>
            <w:vAlign w:val="center"/>
            <w:hideMark/>
            <w:tcPrChange w:id="1879" w:author="Author" w:date="2026-09-29T17:41:00Z" w16du:dateUtc="2026-09-29T22:41:00Z">
              <w:tcPr>
                <w:tcW w:w="960" w:type="dxa"/>
                <w:gridSpan w:val="3"/>
                <w:tcBorders>
                  <w:top w:val="nil"/>
                  <w:left w:val="nil"/>
                  <w:bottom w:val="nil"/>
                  <w:right w:val="nil"/>
                </w:tcBorders>
                <w:noWrap/>
                <w:vAlign w:val="center"/>
                <w:hideMark/>
              </w:tcPr>
            </w:tcPrChange>
          </w:tcPr>
          <w:p w14:paraId="12690155" w14:textId="77777777" w:rsidR="00740EC2" w:rsidRPr="00740EC2" w:rsidRDefault="00740EC2" w:rsidP="00740EC2">
            <w:pPr>
              <w:spacing w:after="0" w:line="240" w:lineRule="auto"/>
              <w:rPr>
                <w:ins w:id="188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881" w:author="Author" w:date="2026-09-29T17:41:00Z" w16du:dateUtc="2026-09-29T22:41:00Z">
              <w:tcPr>
                <w:tcW w:w="960" w:type="dxa"/>
                <w:gridSpan w:val="2"/>
                <w:tcBorders>
                  <w:top w:val="nil"/>
                  <w:left w:val="nil"/>
                  <w:bottom w:val="nil"/>
                  <w:right w:val="nil"/>
                </w:tcBorders>
                <w:noWrap/>
                <w:vAlign w:val="center"/>
                <w:hideMark/>
              </w:tcPr>
            </w:tcPrChange>
          </w:tcPr>
          <w:p w14:paraId="6164C5C9" w14:textId="77777777" w:rsidR="00740EC2" w:rsidRPr="00740EC2" w:rsidRDefault="00740EC2" w:rsidP="00740EC2">
            <w:pPr>
              <w:spacing w:after="0" w:line="240" w:lineRule="auto"/>
              <w:rPr>
                <w:ins w:id="188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883" w:author="Author" w:date="2026-09-29T17:41:00Z" w16du:dateUtc="2026-09-29T22:41:00Z">
              <w:tcPr>
                <w:tcW w:w="960" w:type="dxa"/>
                <w:gridSpan w:val="2"/>
                <w:tcBorders>
                  <w:top w:val="nil"/>
                  <w:left w:val="nil"/>
                  <w:bottom w:val="nil"/>
                  <w:right w:val="nil"/>
                </w:tcBorders>
                <w:noWrap/>
                <w:vAlign w:val="center"/>
                <w:hideMark/>
              </w:tcPr>
            </w:tcPrChange>
          </w:tcPr>
          <w:p w14:paraId="72049ACA" w14:textId="77777777" w:rsidR="00740EC2" w:rsidRPr="00740EC2" w:rsidRDefault="00740EC2" w:rsidP="00740EC2">
            <w:pPr>
              <w:spacing w:after="0" w:line="240" w:lineRule="auto"/>
              <w:rPr>
                <w:ins w:id="188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885" w:author="Author" w:date="2026-09-29T17:41:00Z" w16du:dateUtc="2026-09-29T22:41:00Z">
              <w:tcPr>
                <w:tcW w:w="1060" w:type="dxa"/>
                <w:gridSpan w:val="2"/>
                <w:tcBorders>
                  <w:top w:val="nil"/>
                  <w:left w:val="nil"/>
                  <w:bottom w:val="nil"/>
                  <w:right w:val="nil"/>
                </w:tcBorders>
                <w:noWrap/>
                <w:vAlign w:val="center"/>
                <w:hideMark/>
              </w:tcPr>
            </w:tcPrChange>
          </w:tcPr>
          <w:p w14:paraId="35B3315E" w14:textId="77777777" w:rsidR="00740EC2" w:rsidRPr="00740EC2" w:rsidRDefault="00740EC2" w:rsidP="00740EC2">
            <w:pPr>
              <w:spacing w:after="0" w:line="240" w:lineRule="auto"/>
              <w:rPr>
                <w:ins w:id="188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887" w:author="Author" w:date="2026-09-29T17:41:00Z" w16du:dateUtc="2026-09-29T22:41:00Z">
              <w:tcPr>
                <w:tcW w:w="960" w:type="dxa"/>
                <w:gridSpan w:val="2"/>
                <w:tcBorders>
                  <w:top w:val="nil"/>
                  <w:left w:val="nil"/>
                  <w:bottom w:val="nil"/>
                  <w:right w:val="nil"/>
                </w:tcBorders>
                <w:noWrap/>
                <w:vAlign w:val="center"/>
                <w:hideMark/>
              </w:tcPr>
            </w:tcPrChange>
          </w:tcPr>
          <w:p w14:paraId="3679B1E6" w14:textId="77777777" w:rsidR="00740EC2" w:rsidRPr="00740EC2" w:rsidRDefault="00740EC2" w:rsidP="00740EC2">
            <w:pPr>
              <w:spacing w:after="0" w:line="240" w:lineRule="auto"/>
              <w:rPr>
                <w:ins w:id="188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889" w:author="Author" w:date="2026-09-29T17:41:00Z" w16du:dateUtc="2026-09-29T22:41:00Z">
              <w:tcPr>
                <w:tcW w:w="1020" w:type="dxa"/>
                <w:gridSpan w:val="2"/>
                <w:tcBorders>
                  <w:top w:val="nil"/>
                  <w:left w:val="nil"/>
                  <w:bottom w:val="nil"/>
                  <w:right w:val="nil"/>
                </w:tcBorders>
                <w:noWrap/>
                <w:vAlign w:val="center"/>
                <w:hideMark/>
              </w:tcPr>
            </w:tcPrChange>
          </w:tcPr>
          <w:p w14:paraId="75AA9AB8" w14:textId="77777777" w:rsidR="00740EC2" w:rsidRPr="00740EC2" w:rsidRDefault="00740EC2" w:rsidP="00740EC2">
            <w:pPr>
              <w:spacing w:after="0" w:line="240" w:lineRule="auto"/>
              <w:rPr>
                <w:ins w:id="1890"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CA16F46" w14:textId="77777777" w:rsidTr="00740EC2">
        <w:trPr>
          <w:trHeight w:val="292"/>
          <w:ins w:id="1891" w:author="Author" w:date="2026-09-29T17:41:00Z"/>
          <w:trPrChange w:id="1892"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893" w:author="Author" w:date="2026-09-29T17:41:00Z" w16du:dateUtc="2026-09-29T22:41:00Z">
              <w:tcPr>
                <w:tcW w:w="2720" w:type="dxa"/>
                <w:tcBorders>
                  <w:top w:val="nil"/>
                  <w:left w:val="nil"/>
                  <w:bottom w:val="nil"/>
                  <w:right w:val="nil"/>
                </w:tcBorders>
                <w:vAlign w:val="center"/>
                <w:hideMark/>
              </w:tcPr>
            </w:tcPrChange>
          </w:tcPr>
          <w:p w14:paraId="3A9C369C" w14:textId="77777777" w:rsidR="00740EC2" w:rsidRPr="00740EC2" w:rsidRDefault="00740EC2" w:rsidP="00740EC2">
            <w:pPr>
              <w:spacing w:after="0" w:line="240" w:lineRule="auto"/>
              <w:rPr>
                <w:ins w:id="189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895" w:author="Author" w:date="2026-09-29T17:41:00Z" w16du:dateUtc="2026-09-29T22:41:00Z">
              <w:tcPr>
                <w:tcW w:w="2240" w:type="dxa"/>
                <w:gridSpan w:val="2"/>
                <w:tcBorders>
                  <w:top w:val="nil"/>
                  <w:left w:val="nil"/>
                  <w:bottom w:val="nil"/>
                  <w:right w:val="nil"/>
                </w:tcBorders>
                <w:vAlign w:val="center"/>
                <w:hideMark/>
              </w:tcPr>
            </w:tcPrChange>
          </w:tcPr>
          <w:p w14:paraId="15E7C183" w14:textId="77777777" w:rsidR="00740EC2" w:rsidRPr="00740EC2" w:rsidRDefault="00740EC2" w:rsidP="00740EC2">
            <w:pPr>
              <w:spacing w:after="0" w:line="240" w:lineRule="auto"/>
              <w:rPr>
                <w:ins w:id="189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89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Broad </w:t>
              </w:r>
              <w:proofErr w:type="spellStart"/>
              <w:r w:rsidRPr="00740EC2">
                <w:rPr>
                  <w:rFonts w:ascii="Times New Roman" w:eastAsia="Times New Roman" w:hAnsi="Times New Roman" w:cs="Times New Roman"/>
                  <w:color w:val="000000"/>
                  <w:kern w:val="0"/>
                  <w:sz w:val="20"/>
                  <w:szCs w:val="20"/>
                  <w:lang w:val="es-PE" w:eastAsia="es-PE"/>
                  <w14:ligatures w14:val="none"/>
                </w:rPr>
                <w:t>stripes</w:t>
              </w:r>
              <w:proofErr w:type="spellEnd"/>
            </w:ins>
          </w:p>
        </w:tc>
        <w:tc>
          <w:tcPr>
            <w:tcW w:w="166" w:type="pct"/>
            <w:tcBorders>
              <w:top w:val="nil"/>
              <w:left w:val="nil"/>
              <w:bottom w:val="nil"/>
              <w:right w:val="nil"/>
            </w:tcBorders>
            <w:noWrap/>
            <w:vAlign w:val="center"/>
            <w:hideMark/>
            <w:tcPrChange w:id="1898" w:author="Author" w:date="2026-09-29T17:41:00Z" w16du:dateUtc="2026-09-29T22:41:00Z">
              <w:tcPr>
                <w:tcW w:w="320" w:type="dxa"/>
                <w:tcBorders>
                  <w:top w:val="nil"/>
                  <w:left w:val="nil"/>
                  <w:bottom w:val="nil"/>
                  <w:right w:val="nil"/>
                </w:tcBorders>
                <w:noWrap/>
                <w:vAlign w:val="center"/>
                <w:hideMark/>
              </w:tcPr>
            </w:tcPrChange>
          </w:tcPr>
          <w:p w14:paraId="76F772F6" w14:textId="77777777" w:rsidR="00740EC2" w:rsidRPr="00740EC2" w:rsidRDefault="00740EC2" w:rsidP="00740EC2">
            <w:pPr>
              <w:spacing w:after="0" w:line="240" w:lineRule="auto"/>
              <w:rPr>
                <w:ins w:id="189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0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w:t>
              </w:r>
            </w:ins>
          </w:p>
        </w:tc>
        <w:tc>
          <w:tcPr>
            <w:tcW w:w="211" w:type="pct"/>
            <w:tcBorders>
              <w:top w:val="nil"/>
              <w:left w:val="nil"/>
              <w:bottom w:val="nil"/>
              <w:right w:val="nil"/>
            </w:tcBorders>
            <w:noWrap/>
            <w:vAlign w:val="center"/>
            <w:hideMark/>
            <w:tcPrChange w:id="1901" w:author="Author" w:date="2026-09-29T17:41:00Z" w16du:dateUtc="2026-09-29T22:41:00Z">
              <w:tcPr>
                <w:tcW w:w="420" w:type="dxa"/>
                <w:tcBorders>
                  <w:top w:val="nil"/>
                  <w:left w:val="nil"/>
                  <w:bottom w:val="nil"/>
                  <w:right w:val="nil"/>
                </w:tcBorders>
                <w:noWrap/>
                <w:vAlign w:val="center"/>
                <w:hideMark/>
              </w:tcPr>
            </w:tcPrChange>
          </w:tcPr>
          <w:p w14:paraId="0E02464D" w14:textId="77777777" w:rsidR="00740EC2" w:rsidRPr="00740EC2" w:rsidRDefault="00740EC2" w:rsidP="00740EC2">
            <w:pPr>
              <w:spacing w:after="0" w:line="240" w:lineRule="auto"/>
              <w:rPr>
                <w:ins w:id="190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0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0.05</w:t>
              </w:r>
            </w:ins>
          </w:p>
        </w:tc>
        <w:tc>
          <w:tcPr>
            <w:tcW w:w="413" w:type="pct"/>
            <w:tcBorders>
              <w:top w:val="nil"/>
              <w:left w:val="nil"/>
              <w:bottom w:val="nil"/>
              <w:right w:val="nil"/>
            </w:tcBorders>
            <w:noWrap/>
            <w:vAlign w:val="center"/>
            <w:hideMark/>
            <w:tcPrChange w:id="1904" w:author="Author" w:date="2026-09-29T17:41:00Z" w16du:dateUtc="2026-09-29T22:41:00Z">
              <w:tcPr>
                <w:tcW w:w="960" w:type="dxa"/>
                <w:gridSpan w:val="3"/>
                <w:tcBorders>
                  <w:top w:val="nil"/>
                  <w:left w:val="nil"/>
                  <w:bottom w:val="nil"/>
                  <w:right w:val="nil"/>
                </w:tcBorders>
                <w:noWrap/>
                <w:vAlign w:val="center"/>
                <w:hideMark/>
              </w:tcPr>
            </w:tcPrChange>
          </w:tcPr>
          <w:p w14:paraId="084FA010" w14:textId="77777777" w:rsidR="00740EC2" w:rsidRPr="00740EC2" w:rsidRDefault="00740EC2" w:rsidP="00740EC2">
            <w:pPr>
              <w:spacing w:after="0" w:line="240" w:lineRule="auto"/>
              <w:rPr>
                <w:ins w:id="190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906" w:author="Author" w:date="2026-09-29T17:41:00Z" w16du:dateUtc="2026-09-29T22:41:00Z">
              <w:tcPr>
                <w:tcW w:w="960" w:type="dxa"/>
                <w:gridSpan w:val="2"/>
                <w:tcBorders>
                  <w:top w:val="nil"/>
                  <w:left w:val="nil"/>
                  <w:bottom w:val="nil"/>
                  <w:right w:val="nil"/>
                </w:tcBorders>
                <w:noWrap/>
                <w:vAlign w:val="center"/>
                <w:hideMark/>
              </w:tcPr>
            </w:tcPrChange>
          </w:tcPr>
          <w:p w14:paraId="71BC401B" w14:textId="77777777" w:rsidR="00740EC2" w:rsidRPr="00740EC2" w:rsidRDefault="00740EC2" w:rsidP="00740EC2">
            <w:pPr>
              <w:spacing w:after="0" w:line="240" w:lineRule="auto"/>
              <w:rPr>
                <w:ins w:id="190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908" w:author="Author" w:date="2026-09-29T17:41:00Z" w16du:dateUtc="2026-09-29T22:41:00Z">
              <w:tcPr>
                <w:tcW w:w="960" w:type="dxa"/>
                <w:gridSpan w:val="2"/>
                <w:tcBorders>
                  <w:top w:val="nil"/>
                  <w:left w:val="nil"/>
                  <w:bottom w:val="nil"/>
                  <w:right w:val="nil"/>
                </w:tcBorders>
                <w:noWrap/>
                <w:vAlign w:val="center"/>
                <w:hideMark/>
              </w:tcPr>
            </w:tcPrChange>
          </w:tcPr>
          <w:p w14:paraId="5DF431C9" w14:textId="77777777" w:rsidR="00740EC2" w:rsidRPr="00740EC2" w:rsidRDefault="00740EC2" w:rsidP="00740EC2">
            <w:pPr>
              <w:spacing w:after="0" w:line="240" w:lineRule="auto"/>
              <w:rPr>
                <w:ins w:id="190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910" w:author="Author" w:date="2026-09-29T17:41:00Z" w16du:dateUtc="2026-09-29T22:41:00Z">
              <w:tcPr>
                <w:tcW w:w="1060" w:type="dxa"/>
                <w:gridSpan w:val="2"/>
                <w:tcBorders>
                  <w:top w:val="nil"/>
                  <w:left w:val="nil"/>
                  <w:bottom w:val="nil"/>
                  <w:right w:val="nil"/>
                </w:tcBorders>
                <w:noWrap/>
                <w:vAlign w:val="center"/>
                <w:hideMark/>
              </w:tcPr>
            </w:tcPrChange>
          </w:tcPr>
          <w:p w14:paraId="7C26CE19" w14:textId="77777777" w:rsidR="00740EC2" w:rsidRPr="00740EC2" w:rsidRDefault="00740EC2" w:rsidP="00740EC2">
            <w:pPr>
              <w:spacing w:after="0" w:line="240" w:lineRule="auto"/>
              <w:rPr>
                <w:ins w:id="191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912" w:author="Author" w:date="2026-09-29T17:41:00Z" w16du:dateUtc="2026-09-29T22:41:00Z">
              <w:tcPr>
                <w:tcW w:w="960" w:type="dxa"/>
                <w:gridSpan w:val="2"/>
                <w:tcBorders>
                  <w:top w:val="nil"/>
                  <w:left w:val="nil"/>
                  <w:bottom w:val="nil"/>
                  <w:right w:val="nil"/>
                </w:tcBorders>
                <w:noWrap/>
                <w:vAlign w:val="center"/>
                <w:hideMark/>
              </w:tcPr>
            </w:tcPrChange>
          </w:tcPr>
          <w:p w14:paraId="77BD8C5D" w14:textId="77777777" w:rsidR="00740EC2" w:rsidRPr="00740EC2" w:rsidRDefault="00740EC2" w:rsidP="00740EC2">
            <w:pPr>
              <w:spacing w:after="0" w:line="240" w:lineRule="auto"/>
              <w:rPr>
                <w:ins w:id="191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914" w:author="Author" w:date="2026-09-29T17:41:00Z" w16du:dateUtc="2026-09-29T22:41:00Z">
              <w:tcPr>
                <w:tcW w:w="1020" w:type="dxa"/>
                <w:gridSpan w:val="2"/>
                <w:tcBorders>
                  <w:top w:val="nil"/>
                  <w:left w:val="nil"/>
                  <w:bottom w:val="nil"/>
                  <w:right w:val="nil"/>
                </w:tcBorders>
                <w:noWrap/>
                <w:vAlign w:val="center"/>
                <w:hideMark/>
              </w:tcPr>
            </w:tcPrChange>
          </w:tcPr>
          <w:p w14:paraId="3DBED295" w14:textId="77777777" w:rsidR="00740EC2" w:rsidRPr="00740EC2" w:rsidRDefault="00740EC2" w:rsidP="00740EC2">
            <w:pPr>
              <w:spacing w:after="0" w:line="240" w:lineRule="auto"/>
              <w:rPr>
                <w:ins w:id="1915"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6C5908F7" w14:textId="77777777" w:rsidTr="00740EC2">
        <w:trPr>
          <w:trHeight w:val="292"/>
          <w:ins w:id="1916" w:author="Author" w:date="2026-09-29T17:41:00Z"/>
          <w:trPrChange w:id="1917"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918" w:author="Author" w:date="2026-09-29T17:41:00Z" w16du:dateUtc="2026-09-29T22:41:00Z">
              <w:tcPr>
                <w:tcW w:w="2720" w:type="dxa"/>
                <w:tcBorders>
                  <w:top w:val="nil"/>
                  <w:left w:val="nil"/>
                  <w:bottom w:val="nil"/>
                  <w:right w:val="nil"/>
                </w:tcBorders>
                <w:vAlign w:val="center"/>
                <w:hideMark/>
              </w:tcPr>
            </w:tcPrChange>
          </w:tcPr>
          <w:p w14:paraId="3836C5C5" w14:textId="77777777" w:rsidR="00740EC2" w:rsidRPr="00740EC2" w:rsidRDefault="00740EC2" w:rsidP="00740EC2">
            <w:pPr>
              <w:spacing w:after="0" w:line="240" w:lineRule="auto"/>
              <w:rPr>
                <w:ins w:id="191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2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Lighter </w:t>
              </w:r>
              <w:proofErr w:type="spellStart"/>
              <w:r w:rsidRPr="00740EC2">
                <w:rPr>
                  <w:rFonts w:ascii="Times New Roman" w:eastAsia="Times New Roman" w:hAnsi="Times New Roman" w:cs="Times New Roman"/>
                  <w:color w:val="000000"/>
                  <w:kern w:val="0"/>
                  <w:sz w:val="20"/>
                  <w:szCs w:val="20"/>
                  <w:lang w:val="es-PE" w:eastAsia="es-PE"/>
                  <w14:ligatures w14:val="none"/>
                </w:rPr>
                <w:t>seed</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coat</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color</w:t>
              </w:r>
            </w:ins>
          </w:p>
        </w:tc>
        <w:tc>
          <w:tcPr>
            <w:tcW w:w="941" w:type="pct"/>
            <w:tcBorders>
              <w:top w:val="nil"/>
              <w:left w:val="nil"/>
              <w:bottom w:val="nil"/>
              <w:right w:val="nil"/>
            </w:tcBorders>
            <w:vAlign w:val="center"/>
            <w:hideMark/>
            <w:tcPrChange w:id="1921" w:author="Author" w:date="2026-09-29T17:41:00Z" w16du:dateUtc="2026-09-29T22:41:00Z">
              <w:tcPr>
                <w:tcW w:w="2240" w:type="dxa"/>
                <w:gridSpan w:val="2"/>
                <w:tcBorders>
                  <w:top w:val="nil"/>
                  <w:left w:val="nil"/>
                  <w:bottom w:val="nil"/>
                  <w:right w:val="nil"/>
                </w:tcBorders>
                <w:vAlign w:val="center"/>
                <w:hideMark/>
              </w:tcPr>
            </w:tcPrChange>
          </w:tcPr>
          <w:p w14:paraId="284DDB47" w14:textId="77777777" w:rsidR="00740EC2" w:rsidRPr="00740EC2" w:rsidRDefault="00740EC2" w:rsidP="00740EC2">
            <w:pPr>
              <w:spacing w:after="0" w:line="240" w:lineRule="auto"/>
              <w:rPr>
                <w:ins w:id="192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2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Yellow </w:t>
              </w:r>
              <w:proofErr w:type="spellStart"/>
              <w:r w:rsidRPr="00740EC2">
                <w:rPr>
                  <w:rFonts w:ascii="Times New Roman" w:eastAsia="Times New Roman" w:hAnsi="Times New Roman" w:cs="Times New Roman"/>
                  <w:color w:val="000000"/>
                  <w:kern w:val="0"/>
                  <w:sz w:val="20"/>
                  <w:szCs w:val="20"/>
                  <w:lang w:val="es-PE" w:eastAsia="es-PE"/>
                  <w14:ligatures w14:val="none"/>
                </w:rPr>
                <w:t>to</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greenish</w:t>
              </w:r>
              <w:proofErr w:type="spellEnd"/>
            </w:ins>
          </w:p>
        </w:tc>
        <w:tc>
          <w:tcPr>
            <w:tcW w:w="166" w:type="pct"/>
            <w:tcBorders>
              <w:top w:val="nil"/>
              <w:left w:val="nil"/>
              <w:bottom w:val="nil"/>
              <w:right w:val="nil"/>
            </w:tcBorders>
            <w:noWrap/>
            <w:vAlign w:val="center"/>
            <w:hideMark/>
            <w:tcPrChange w:id="1924" w:author="Author" w:date="2026-09-29T17:41:00Z" w16du:dateUtc="2026-09-29T22:41:00Z">
              <w:tcPr>
                <w:tcW w:w="320" w:type="dxa"/>
                <w:tcBorders>
                  <w:top w:val="nil"/>
                  <w:left w:val="nil"/>
                  <w:bottom w:val="nil"/>
                  <w:right w:val="nil"/>
                </w:tcBorders>
                <w:noWrap/>
                <w:vAlign w:val="center"/>
                <w:hideMark/>
              </w:tcPr>
            </w:tcPrChange>
          </w:tcPr>
          <w:p w14:paraId="4DE1FBEC" w14:textId="77777777" w:rsidR="00740EC2" w:rsidRPr="00740EC2" w:rsidRDefault="00740EC2" w:rsidP="00740EC2">
            <w:pPr>
              <w:spacing w:after="0" w:line="240" w:lineRule="auto"/>
              <w:rPr>
                <w:ins w:id="192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2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w:t>
              </w:r>
            </w:ins>
          </w:p>
        </w:tc>
        <w:tc>
          <w:tcPr>
            <w:tcW w:w="211" w:type="pct"/>
            <w:tcBorders>
              <w:top w:val="nil"/>
              <w:left w:val="nil"/>
              <w:bottom w:val="nil"/>
              <w:right w:val="nil"/>
            </w:tcBorders>
            <w:noWrap/>
            <w:vAlign w:val="center"/>
            <w:hideMark/>
            <w:tcPrChange w:id="1927" w:author="Author" w:date="2026-09-29T17:41:00Z" w16du:dateUtc="2026-09-29T22:41:00Z">
              <w:tcPr>
                <w:tcW w:w="420" w:type="dxa"/>
                <w:tcBorders>
                  <w:top w:val="nil"/>
                  <w:left w:val="nil"/>
                  <w:bottom w:val="nil"/>
                  <w:right w:val="nil"/>
                </w:tcBorders>
                <w:noWrap/>
                <w:vAlign w:val="center"/>
                <w:hideMark/>
              </w:tcPr>
            </w:tcPrChange>
          </w:tcPr>
          <w:p w14:paraId="718A715C" w14:textId="77777777" w:rsidR="00740EC2" w:rsidRPr="00740EC2" w:rsidRDefault="00740EC2" w:rsidP="00740EC2">
            <w:pPr>
              <w:spacing w:after="0" w:line="240" w:lineRule="auto"/>
              <w:rPr>
                <w:ins w:id="192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2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0.01</w:t>
              </w:r>
            </w:ins>
          </w:p>
        </w:tc>
        <w:tc>
          <w:tcPr>
            <w:tcW w:w="413" w:type="pct"/>
            <w:tcBorders>
              <w:top w:val="nil"/>
              <w:left w:val="nil"/>
              <w:bottom w:val="nil"/>
              <w:right w:val="nil"/>
            </w:tcBorders>
            <w:noWrap/>
            <w:vAlign w:val="center"/>
            <w:hideMark/>
            <w:tcPrChange w:id="1930" w:author="Author" w:date="2026-09-29T17:41:00Z" w16du:dateUtc="2026-09-29T22:41:00Z">
              <w:tcPr>
                <w:tcW w:w="960" w:type="dxa"/>
                <w:gridSpan w:val="3"/>
                <w:tcBorders>
                  <w:top w:val="nil"/>
                  <w:left w:val="nil"/>
                  <w:bottom w:val="nil"/>
                  <w:right w:val="nil"/>
                </w:tcBorders>
                <w:noWrap/>
                <w:vAlign w:val="center"/>
                <w:hideMark/>
              </w:tcPr>
            </w:tcPrChange>
          </w:tcPr>
          <w:p w14:paraId="672BD473" w14:textId="77777777" w:rsidR="00740EC2" w:rsidRPr="00740EC2" w:rsidRDefault="00740EC2" w:rsidP="00740EC2">
            <w:pPr>
              <w:spacing w:after="0" w:line="240" w:lineRule="auto"/>
              <w:rPr>
                <w:ins w:id="193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3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13</w:t>
              </w:r>
            </w:ins>
          </w:p>
        </w:tc>
        <w:tc>
          <w:tcPr>
            <w:tcW w:w="413" w:type="pct"/>
            <w:tcBorders>
              <w:top w:val="nil"/>
              <w:left w:val="nil"/>
              <w:bottom w:val="nil"/>
              <w:right w:val="nil"/>
            </w:tcBorders>
            <w:noWrap/>
            <w:vAlign w:val="center"/>
            <w:hideMark/>
            <w:tcPrChange w:id="1933" w:author="Author" w:date="2026-09-29T17:41:00Z" w16du:dateUtc="2026-09-29T22:41:00Z">
              <w:tcPr>
                <w:tcW w:w="960" w:type="dxa"/>
                <w:gridSpan w:val="2"/>
                <w:tcBorders>
                  <w:top w:val="nil"/>
                  <w:left w:val="nil"/>
                  <w:bottom w:val="nil"/>
                  <w:right w:val="nil"/>
                </w:tcBorders>
                <w:noWrap/>
                <w:vAlign w:val="center"/>
                <w:hideMark/>
              </w:tcPr>
            </w:tcPrChange>
          </w:tcPr>
          <w:p w14:paraId="17822DB3" w14:textId="77777777" w:rsidR="00740EC2" w:rsidRPr="00740EC2" w:rsidRDefault="00740EC2" w:rsidP="00740EC2">
            <w:pPr>
              <w:spacing w:after="0" w:line="240" w:lineRule="auto"/>
              <w:rPr>
                <w:ins w:id="193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3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5.34</w:t>
              </w:r>
            </w:ins>
          </w:p>
        </w:tc>
        <w:tc>
          <w:tcPr>
            <w:tcW w:w="413" w:type="pct"/>
            <w:tcBorders>
              <w:top w:val="nil"/>
              <w:left w:val="nil"/>
              <w:bottom w:val="nil"/>
              <w:right w:val="nil"/>
            </w:tcBorders>
            <w:noWrap/>
            <w:vAlign w:val="center"/>
            <w:hideMark/>
            <w:tcPrChange w:id="1936" w:author="Author" w:date="2026-09-29T17:41:00Z" w16du:dateUtc="2026-09-29T22:41:00Z">
              <w:tcPr>
                <w:tcW w:w="960" w:type="dxa"/>
                <w:gridSpan w:val="2"/>
                <w:tcBorders>
                  <w:top w:val="nil"/>
                  <w:left w:val="nil"/>
                  <w:bottom w:val="nil"/>
                  <w:right w:val="nil"/>
                </w:tcBorders>
                <w:noWrap/>
                <w:vAlign w:val="center"/>
                <w:hideMark/>
              </w:tcPr>
            </w:tcPrChange>
          </w:tcPr>
          <w:p w14:paraId="781FF168" w14:textId="77777777" w:rsidR="00740EC2" w:rsidRPr="00740EC2" w:rsidRDefault="00740EC2" w:rsidP="00740EC2">
            <w:pPr>
              <w:spacing w:after="0" w:line="240" w:lineRule="auto"/>
              <w:rPr>
                <w:ins w:id="193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3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0.81 ± 0.03</w:t>
              </w:r>
            </w:ins>
          </w:p>
        </w:tc>
        <w:tc>
          <w:tcPr>
            <w:tcW w:w="456" w:type="pct"/>
            <w:tcBorders>
              <w:top w:val="nil"/>
              <w:left w:val="nil"/>
              <w:bottom w:val="nil"/>
              <w:right w:val="nil"/>
            </w:tcBorders>
            <w:noWrap/>
            <w:vAlign w:val="center"/>
            <w:hideMark/>
            <w:tcPrChange w:id="1939" w:author="Author" w:date="2026-09-29T17:41:00Z" w16du:dateUtc="2026-09-29T22:41:00Z">
              <w:tcPr>
                <w:tcW w:w="1060" w:type="dxa"/>
                <w:gridSpan w:val="2"/>
                <w:tcBorders>
                  <w:top w:val="nil"/>
                  <w:left w:val="nil"/>
                  <w:bottom w:val="nil"/>
                  <w:right w:val="nil"/>
                </w:tcBorders>
                <w:noWrap/>
                <w:vAlign w:val="center"/>
                <w:hideMark/>
              </w:tcPr>
            </w:tcPrChange>
          </w:tcPr>
          <w:p w14:paraId="7C7D2A9F" w14:textId="77777777" w:rsidR="00740EC2" w:rsidRPr="00740EC2" w:rsidRDefault="00740EC2" w:rsidP="00740EC2">
            <w:pPr>
              <w:spacing w:after="0" w:line="240" w:lineRule="auto"/>
              <w:rPr>
                <w:ins w:id="194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4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0.74–0.85</w:t>
              </w:r>
            </w:ins>
          </w:p>
        </w:tc>
        <w:tc>
          <w:tcPr>
            <w:tcW w:w="413" w:type="pct"/>
            <w:tcBorders>
              <w:top w:val="nil"/>
              <w:left w:val="nil"/>
              <w:bottom w:val="nil"/>
              <w:right w:val="nil"/>
            </w:tcBorders>
            <w:noWrap/>
            <w:vAlign w:val="center"/>
            <w:hideMark/>
            <w:tcPrChange w:id="1942" w:author="Author" w:date="2026-09-29T17:41:00Z" w16du:dateUtc="2026-09-29T22:41:00Z">
              <w:tcPr>
                <w:tcW w:w="960" w:type="dxa"/>
                <w:gridSpan w:val="2"/>
                <w:tcBorders>
                  <w:top w:val="nil"/>
                  <w:left w:val="nil"/>
                  <w:bottom w:val="nil"/>
                  <w:right w:val="nil"/>
                </w:tcBorders>
                <w:noWrap/>
                <w:vAlign w:val="center"/>
                <w:hideMark/>
              </w:tcPr>
            </w:tcPrChange>
          </w:tcPr>
          <w:p w14:paraId="68D9221A" w14:textId="77777777" w:rsidR="00740EC2" w:rsidRPr="00740EC2" w:rsidRDefault="00740EC2" w:rsidP="00740EC2">
            <w:pPr>
              <w:spacing w:after="0" w:line="240" w:lineRule="auto"/>
              <w:rPr>
                <w:ins w:id="194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4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1.99 ± 0.11</w:t>
              </w:r>
            </w:ins>
          </w:p>
        </w:tc>
        <w:tc>
          <w:tcPr>
            <w:tcW w:w="439" w:type="pct"/>
            <w:tcBorders>
              <w:top w:val="nil"/>
              <w:left w:val="nil"/>
              <w:bottom w:val="nil"/>
              <w:right w:val="nil"/>
            </w:tcBorders>
            <w:noWrap/>
            <w:vAlign w:val="center"/>
            <w:hideMark/>
            <w:tcPrChange w:id="1945" w:author="Author" w:date="2026-09-29T17:41:00Z" w16du:dateUtc="2026-09-29T22:41:00Z">
              <w:tcPr>
                <w:tcW w:w="1020" w:type="dxa"/>
                <w:gridSpan w:val="2"/>
                <w:tcBorders>
                  <w:top w:val="nil"/>
                  <w:left w:val="nil"/>
                  <w:bottom w:val="nil"/>
                  <w:right w:val="nil"/>
                </w:tcBorders>
                <w:noWrap/>
                <w:vAlign w:val="center"/>
                <w:hideMark/>
              </w:tcPr>
            </w:tcPrChange>
          </w:tcPr>
          <w:p w14:paraId="6CFE2186" w14:textId="77777777" w:rsidR="00740EC2" w:rsidRPr="00740EC2" w:rsidRDefault="00740EC2" w:rsidP="00740EC2">
            <w:pPr>
              <w:spacing w:after="0" w:line="240" w:lineRule="auto"/>
              <w:rPr>
                <w:ins w:id="194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4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1.67–2.12</w:t>
              </w:r>
            </w:ins>
          </w:p>
        </w:tc>
      </w:tr>
      <w:tr w:rsidR="00740EC2" w:rsidRPr="00740EC2" w14:paraId="2E3505FA" w14:textId="77777777" w:rsidTr="00740EC2">
        <w:trPr>
          <w:trHeight w:val="292"/>
          <w:ins w:id="1948" w:author="Author" w:date="2026-09-29T17:41:00Z"/>
          <w:trPrChange w:id="1949"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950" w:author="Author" w:date="2026-09-29T17:41:00Z" w16du:dateUtc="2026-09-29T22:41:00Z">
              <w:tcPr>
                <w:tcW w:w="2720" w:type="dxa"/>
                <w:tcBorders>
                  <w:top w:val="nil"/>
                  <w:left w:val="nil"/>
                  <w:bottom w:val="nil"/>
                  <w:right w:val="nil"/>
                </w:tcBorders>
                <w:vAlign w:val="center"/>
                <w:hideMark/>
              </w:tcPr>
            </w:tcPrChange>
          </w:tcPr>
          <w:p w14:paraId="2EB9CC2A" w14:textId="77777777" w:rsidR="00740EC2" w:rsidRPr="00740EC2" w:rsidRDefault="00740EC2" w:rsidP="00740EC2">
            <w:pPr>
              <w:spacing w:after="0" w:line="240" w:lineRule="auto"/>
              <w:rPr>
                <w:ins w:id="195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1952" w:author="Author" w:date="2026-09-29T17:41:00Z" w16du:dateUtc="2026-09-29T22:41:00Z">
              <w:tcPr>
                <w:tcW w:w="2240" w:type="dxa"/>
                <w:gridSpan w:val="2"/>
                <w:tcBorders>
                  <w:top w:val="nil"/>
                  <w:left w:val="nil"/>
                  <w:bottom w:val="nil"/>
                  <w:right w:val="nil"/>
                </w:tcBorders>
                <w:vAlign w:val="center"/>
                <w:hideMark/>
              </w:tcPr>
            </w:tcPrChange>
          </w:tcPr>
          <w:p w14:paraId="28DA3868" w14:textId="77777777" w:rsidR="00740EC2" w:rsidRPr="00740EC2" w:rsidRDefault="00740EC2" w:rsidP="00740EC2">
            <w:pPr>
              <w:spacing w:after="0" w:line="240" w:lineRule="auto"/>
              <w:rPr>
                <w:ins w:id="195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195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Sulfur</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yellow</w:t>
              </w:r>
            </w:ins>
          </w:p>
        </w:tc>
        <w:tc>
          <w:tcPr>
            <w:tcW w:w="166" w:type="pct"/>
            <w:tcBorders>
              <w:top w:val="nil"/>
              <w:left w:val="nil"/>
              <w:bottom w:val="nil"/>
              <w:right w:val="nil"/>
            </w:tcBorders>
            <w:noWrap/>
            <w:vAlign w:val="center"/>
            <w:hideMark/>
            <w:tcPrChange w:id="1955" w:author="Author" w:date="2026-09-29T17:41:00Z" w16du:dateUtc="2026-09-29T22:41:00Z">
              <w:tcPr>
                <w:tcW w:w="320" w:type="dxa"/>
                <w:tcBorders>
                  <w:top w:val="nil"/>
                  <w:left w:val="nil"/>
                  <w:bottom w:val="nil"/>
                  <w:right w:val="nil"/>
                </w:tcBorders>
                <w:noWrap/>
                <w:vAlign w:val="center"/>
                <w:hideMark/>
              </w:tcPr>
            </w:tcPrChange>
          </w:tcPr>
          <w:p w14:paraId="56B2BCC1" w14:textId="77777777" w:rsidR="00740EC2" w:rsidRPr="00740EC2" w:rsidRDefault="00740EC2" w:rsidP="00740EC2">
            <w:pPr>
              <w:spacing w:after="0" w:line="240" w:lineRule="auto"/>
              <w:rPr>
                <w:ins w:id="195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5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w:t>
              </w:r>
            </w:ins>
          </w:p>
        </w:tc>
        <w:tc>
          <w:tcPr>
            <w:tcW w:w="211" w:type="pct"/>
            <w:tcBorders>
              <w:top w:val="nil"/>
              <w:left w:val="nil"/>
              <w:bottom w:val="nil"/>
              <w:right w:val="nil"/>
            </w:tcBorders>
            <w:noWrap/>
            <w:vAlign w:val="center"/>
            <w:hideMark/>
            <w:tcPrChange w:id="1958" w:author="Author" w:date="2026-09-29T17:41:00Z" w16du:dateUtc="2026-09-29T22:41:00Z">
              <w:tcPr>
                <w:tcW w:w="420" w:type="dxa"/>
                <w:tcBorders>
                  <w:top w:val="nil"/>
                  <w:left w:val="nil"/>
                  <w:bottom w:val="nil"/>
                  <w:right w:val="nil"/>
                </w:tcBorders>
                <w:noWrap/>
                <w:vAlign w:val="center"/>
                <w:hideMark/>
              </w:tcPr>
            </w:tcPrChange>
          </w:tcPr>
          <w:p w14:paraId="22002330" w14:textId="77777777" w:rsidR="00740EC2" w:rsidRPr="00740EC2" w:rsidRDefault="00740EC2" w:rsidP="00740EC2">
            <w:pPr>
              <w:spacing w:after="0" w:line="240" w:lineRule="auto"/>
              <w:rPr>
                <w:ins w:id="195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6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0.01</w:t>
              </w:r>
            </w:ins>
          </w:p>
        </w:tc>
        <w:tc>
          <w:tcPr>
            <w:tcW w:w="413" w:type="pct"/>
            <w:tcBorders>
              <w:top w:val="nil"/>
              <w:left w:val="nil"/>
              <w:bottom w:val="nil"/>
              <w:right w:val="nil"/>
            </w:tcBorders>
            <w:noWrap/>
            <w:vAlign w:val="center"/>
            <w:hideMark/>
            <w:tcPrChange w:id="1961" w:author="Author" w:date="2026-09-29T17:41:00Z" w16du:dateUtc="2026-09-29T22:41:00Z">
              <w:tcPr>
                <w:tcW w:w="960" w:type="dxa"/>
                <w:gridSpan w:val="3"/>
                <w:tcBorders>
                  <w:top w:val="nil"/>
                  <w:left w:val="nil"/>
                  <w:bottom w:val="nil"/>
                  <w:right w:val="nil"/>
                </w:tcBorders>
                <w:noWrap/>
                <w:vAlign w:val="center"/>
                <w:hideMark/>
              </w:tcPr>
            </w:tcPrChange>
          </w:tcPr>
          <w:p w14:paraId="7A52B190" w14:textId="77777777" w:rsidR="00740EC2" w:rsidRPr="00740EC2" w:rsidRDefault="00740EC2" w:rsidP="00740EC2">
            <w:pPr>
              <w:spacing w:after="0" w:line="240" w:lineRule="auto"/>
              <w:rPr>
                <w:ins w:id="196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963" w:author="Author" w:date="2026-09-29T17:41:00Z" w16du:dateUtc="2026-09-29T22:41:00Z">
              <w:tcPr>
                <w:tcW w:w="960" w:type="dxa"/>
                <w:gridSpan w:val="2"/>
                <w:tcBorders>
                  <w:top w:val="nil"/>
                  <w:left w:val="nil"/>
                  <w:bottom w:val="nil"/>
                  <w:right w:val="nil"/>
                </w:tcBorders>
                <w:noWrap/>
                <w:vAlign w:val="center"/>
                <w:hideMark/>
              </w:tcPr>
            </w:tcPrChange>
          </w:tcPr>
          <w:p w14:paraId="5172EC4E" w14:textId="77777777" w:rsidR="00740EC2" w:rsidRPr="00740EC2" w:rsidRDefault="00740EC2" w:rsidP="00740EC2">
            <w:pPr>
              <w:spacing w:after="0" w:line="240" w:lineRule="auto"/>
              <w:rPr>
                <w:ins w:id="196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965" w:author="Author" w:date="2026-09-29T17:41:00Z" w16du:dateUtc="2026-09-29T22:41:00Z">
              <w:tcPr>
                <w:tcW w:w="960" w:type="dxa"/>
                <w:gridSpan w:val="2"/>
                <w:tcBorders>
                  <w:top w:val="nil"/>
                  <w:left w:val="nil"/>
                  <w:bottom w:val="nil"/>
                  <w:right w:val="nil"/>
                </w:tcBorders>
                <w:noWrap/>
                <w:vAlign w:val="center"/>
                <w:hideMark/>
              </w:tcPr>
            </w:tcPrChange>
          </w:tcPr>
          <w:p w14:paraId="40E04414" w14:textId="77777777" w:rsidR="00740EC2" w:rsidRPr="00740EC2" w:rsidRDefault="00740EC2" w:rsidP="00740EC2">
            <w:pPr>
              <w:spacing w:after="0" w:line="240" w:lineRule="auto"/>
              <w:rPr>
                <w:ins w:id="196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967" w:author="Author" w:date="2026-09-29T17:41:00Z" w16du:dateUtc="2026-09-29T22:41:00Z">
              <w:tcPr>
                <w:tcW w:w="1060" w:type="dxa"/>
                <w:gridSpan w:val="2"/>
                <w:tcBorders>
                  <w:top w:val="nil"/>
                  <w:left w:val="nil"/>
                  <w:bottom w:val="nil"/>
                  <w:right w:val="nil"/>
                </w:tcBorders>
                <w:noWrap/>
                <w:vAlign w:val="center"/>
                <w:hideMark/>
              </w:tcPr>
            </w:tcPrChange>
          </w:tcPr>
          <w:p w14:paraId="76A081A3" w14:textId="77777777" w:rsidR="00740EC2" w:rsidRPr="00740EC2" w:rsidRDefault="00740EC2" w:rsidP="00740EC2">
            <w:pPr>
              <w:spacing w:after="0" w:line="240" w:lineRule="auto"/>
              <w:rPr>
                <w:ins w:id="196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969" w:author="Author" w:date="2026-09-29T17:41:00Z" w16du:dateUtc="2026-09-29T22:41:00Z">
              <w:tcPr>
                <w:tcW w:w="960" w:type="dxa"/>
                <w:gridSpan w:val="2"/>
                <w:tcBorders>
                  <w:top w:val="nil"/>
                  <w:left w:val="nil"/>
                  <w:bottom w:val="nil"/>
                  <w:right w:val="nil"/>
                </w:tcBorders>
                <w:noWrap/>
                <w:vAlign w:val="center"/>
                <w:hideMark/>
              </w:tcPr>
            </w:tcPrChange>
          </w:tcPr>
          <w:p w14:paraId="069A4A45" w14:textId="77777777" w:rsidR="00740EC2" w:rsidRPr="00740EC2" w:rsidRDefault="00740EC2" w:rsidP="00740EC2">
            <w:pPr>
              <w:spacing w:after="0" w:line="240" w:lineRule="auto"/>
              <w:rPr>
                <w:ins w:id="197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971" w:author="Author" w:date="2026-09-29T17:41:00Z" w16du:dateUtc="2026-09-29T22:41:00Z">
              <w:tcPr>
                <w:tcW w:w="1020" w:type="dxa"/>
                <w:gridSpan w:val="2"/>
                <w:tcBorders>
                  <w:top w:val="nil"/>
                  <w:left w:val="nil"/>
                  <w:bottom w:val="nil"/>
                  <w:right w:val="nil"/>
                </w:tcBorders>
                <w:noWrap/>
                <w:vAlign w:val="center"/>
                <w:hideMark/>
              </w:tcPr>
            </w:tcPrChange>
          </w:tcPr>
          <w:p w14:paraId="681FFCE0" w14:textId="77777777" w:rsidR="00740EC2" w:rsidRPr="00740EC2" w:rsidRDefault="00740EC2" w:rsidP="00740EC2">
            <w:pPr>
              <w:spacing w:after="0" w:line="240" w:lineRule="auto"/>
              <w:rPr>
                <w:ins w:id="1972"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92D49B5" w14:textId="77777777" w:rsidTr="00740EC2">
        <w:trPr>
          <w:trHeight w:val="292"/>
          <w:ins w:id="1973" w:author="Author" w:date="2026-09-29T17:41:00Z"/>
          <w:trPrChange w:id="1974"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1975" w:author="Author" w:date="2026-09-29T17:41:00Z" w16du:dateUtc="2026-09-29T22:41:00Z">
              <w:tcPr>
                <w:tcW w:w="2720" w:type="dxa"/>
                <w:tcBorders>
                  <w:top w:val="nil"/>
                  <w:left w:val="nil"/>
                  <w:bottom w:val="nil"/>
                  <w:right w:val="nil"/>
                </w:tcBorders>
                <w:vAlign w:val="center"/>
                <w:hideMark/>
              </w:tcPr>
            </w:tcPrChange>
          </w:tcPr>
          <w:p w14:paraId="4333112D" w14:textId="77777777" w:rsidR="00740EC2" w:rsidRPr="00740EC2" w:rsidRDefault="00740EC2" w:rsidP="00740EC2">
            <w:pPr>
              <w:spacing w:after="0" w:line="240" w:lineRule="auto"/>
              <w:rPr>
                <w:ins w:id="197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1977" w:author="Author" w:date="2026-09-29T17:41:00Z" w16du:dateUtc="2026-09-29T22:41:00Z">
              <w:tcPr>
                <w:tcW w:w="2240" w:type="dxa"/>
                <w:gridSpan w:val="2"/>
                <w:tcBorders>
                  <w:top w:val="nil"/>
                  <w:left w:val="nil"/>
                  <w:bottom w:val="nil"/>
                  <w:right w:val="nil"/>
                </w:tcBorders>
                <w:vAlign w:val="center"/>
                <w:hideMark/>
              </w:tcPr>
            </w:tcPrChange>
          </w:tcPr>
          <w:p w14:paraId="1926BE85" w14:textId="77777777" w:rsidR="00740EC2" w:rsidRPr="00740EC2" w:rsidRDefault="00740EC2" w:rsidP="00740EC2">
            <w:pPr>
              <w:spacing w:after="0" w:line="240" w:lineRule="auto"/>
              <w:rPr>
                <w:ins w:id="197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7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Pure </w:t>
              </w:r>
              <w:proofErr w:type="spellStart"/>
              <w:r w:rsidRPr="00740EC2">
                <w:rPr>
                  <w:rFonts w:ascii="Times New Roman" w:eastAsia="Times New Roman" w:hAnsi="Times New Roman" w:cs="Times New Roman"/>
                  <w:color w:val="000000"/>
                  <w:kern w:val="0"/>
                  <w:sz w:val="20"/>
                  <w:szCs w:val="20"/>
                  <w:lang w:val="es-PE" w:eastAsia="es-PE"/>
                  <w14:ligatures w14:val="none"/>
                </w:rPr>
                <w:t>white</w:t>
              </w:r>
              <w:proofErr w:type="spellEnd"/>
            </w:ins>
          </w:p>
        </w:tc>
        <w:tc>
          <w:tcPr>
            <w:tcW w:w="166" w:type="pct"/>
            <w:tcBorders>
              <w:top w:val="nil"/>
              <w:left w:val="nil"/>
              <w:bottom w:val="nil"/>
              <w:right w:val="nil"/>
            </w:tcBorders>
            <w:noWrap/>
            <w:vAlign w:val="center"/>
            <w:hideMark/>
            <w:tcPrChange w:id="1980" w:author="Author" w:date="2026-09-29T17:41:00Z" w16du:dateUtc="2026-09-29T22:41:00Z">
              <w:tcPr>
                <w:tcW w:w="320" w:type="dxa"/>
                <w:tcBorders>
                  <w:top w:val="nil"/>
                  <w:left w:val="nil"/>
                  <w:bottom w:val="nil"/>
                  <w:right w:val="nil"/>
                </w:tcBorders>
                <w:noWrap/>
                <w:vAlign w:val="center"/>
                <w:hideMark/>
              </w:tcPr>
            </w:tcPrChange>
          </w:tcPr>
          <w:p w14:paraId="7E67BF9E" w14:textId="77777777" w:rsidR="00740EC2" w:rsidRPr="00740EC2" w:rsidRDefault="00740EC2" w:rsidP="00740EC2">
            <w:pPr>
              <w:spacing w:after="0" w:line="240" w:lineRule="auto"/>
              <w:rPr>
                <w:ins w:id="198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8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w:t>
              </w:r>
            </w:ins>
          </w:p>
        </w:tc>
        <w:tc>
          <w:tcPr>
            <w:tcW w:w="211" w:type="pct"/>
            <w:tcBorders>
              <w:top w:val="nil"/>
              <w:left w:val="nil"/>
              <w:bottom w:val="nil"/>
              <w:right w:val="nil"/>
            </w:tcBorders>
            <w:noWrap/>
            <w:vAlign w:val="center"/>
            <w:hideMark/>
            <w:tcPrChange w:id="1983" w:author="Author" w:date="2026-09-29T17:41:00Z" w16du:dateUtc="2026-09-29T22:41:00Z">
              <w:tcPr>
                <w:tcW w:w="420" w:type="dxa"/>
                <w:tcBorders>
                  <w:top w:val="nil"/>
                  <w:left w:val="nil"/>
                  <w:bottom w:val="nil"/>
                  <w:right w:val="nil"/>
                </w:tcBorders>
                <w:noWrap/>
                <w:vAlign w:val="center"/>
                <w:hideMark/>
              </w:tcPr>
            </w:tcPrChange>
          </w:tcPr>
          <w:p w14:paraId="6D2EFF4A" w14:textId="77777777" w:rsidR="00740EC2" w:rsidRPr="00740EC2" w:rsidRDefault="00740EC2" w:rsidP="00740EC2">
            <w:pPr>
              <w:spacing w:after="0" w:line="240" w:lineRule="auto"/>
              <w:rPr>
                <w:ins w:id="198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198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0.03</w:t>
              </w:r>
            </w:ins>
          </w:p>
        </w:tc>
        <w:tc>
          <w:tcPr>
            <w:tcW w:w="413" w:type="pct"/>
            <w:tcBorders>
              <w:top w:val="nil"/>
              <w:left w:val="nil"/>
              <w:bottom w:val="nil"/>
              <w:right w:val="nil"/>
            </w:tcBorders>
            <w:noWrap/>
            <w:vAlign w:val="center"/>
            <w:hideMark/>
            <w:tcPrChange w:id="1986" w:author="Author" w:date="2026-09-29T17:41:00Z" w16du:dateUtc="2026-09-29T22:41:00Z">
              <w:tcPr>
                <w:tcW w:w="960" w:type="dxa"/>
                <w:gridSpan w:val="3"/>
                <w:tcBorders>
                  <w:top w:val="nil"/>
                  <w:left w:val="nil"/>
                  <w:bottom w:val="nil"/>
                  <w:right w:val="nil"/>
                </w:tcBorders>
                <w:noWrap/>
                <w:vAlign w:val="center"/>
                <w:hideMark/>
              </w:tcPr>
            </w:tcPrChange>
          </w:tcPr>
          <w:p w14:paraId="3F04B37E" w14:textId="77777777" w:rsidR="00740EC2" w:rsidRPr="00740EC2" w:rsidRDefault="00740EC2" w:rsidP="00740EC2">
            <w:pPr>
              <w:spacing w:after="0" w:line="240" w:lineRule="auto"/>
              <w:rPr>
                <w:ins w:id="198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1988" w:author="Author" w:date="2026-09-29T17:41:00Z" w16du:dateUtc="2026-09-29T22:41:00Z">
              <w:tcPr>
                <w:tcW w:w="960" w:type="dxa"/>
                <w:gridSpan w:val="2"/>
                <w:tcBorders>
                  <w:top w:val="nil"/>
                  <w:left w:val="nil"/>
                  <w:bottom w:val="nil"/>
                  <w:right w:val="nil"/>
                </w:tcBorders>
                <w:noWrap/>
                <w:vAlign w:val="center"/>
                <w:hideMark/>
              </w:tcPr>
            </w:tcPrChange>
          </w:tcPr>
          <w:p w14:paraId="3266BB1F" w14:textId="77777777" w:rsidR="00740EC2" w:rsidRPr="00740EC2" w:rsidRDefault="00740EC2" w:rsidP="00740EC2">
            <w:pPr>
              <w:spacing w:after="0" w:line="240" w:lineRule="auto"/>
              <w:rPr>
                <w:ins w:id="198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990" w:author="Author" w:date="2026-09-29T17:41:00Z" w16du:dateUtc="2026-09-29T22:41:00Z">
              <w:tcPr>
                <w:tcW w:w="960" w:type="dxa"/>
                <w:gridSpan w:val="2"/>
                <w:tcBorders>
                  <w:top w:val="nil"/>
                  <w:left w:val="nil"/>
                  <w:bottom w:val="nil"/>
                  <w:right w:val="nil"/>
                </w:tcBorders>
                <w:noWrap/>
                <w:vAlign w:val="center"/>
                <w:hideMark/>
              </w:tcPr>
            </w:tcPrChange>
          </w:tcPr>
          <w:p w14:paraId="2A255FA4" w14:textId="77777777" w:rsidR="00740EC2" w:rsidRPr="00740EC2" w:rsidRDefault="00740EC2" w:rsidP="00740EC2">
            <w:pPr>
              <w:spacing w:after="0" w:line="240" w:lineRule="auto"/>
              <w:rPr>
                <w:ins w:id="199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1992" w:author="Author" w:date="2026-09-29T17:41:00Z" w16du:dateUtc="2026-09-29T22:41:00Z">
              <w:tcPr>
                <w:tcW w:w="1060" w:type="dxa"/>
                <w:gridSpan w:val="2"/>
                <w:tcBorders>
                  <w:top w:val="nil"/>
                  <w:left w:val="nil"/>
                  <w:bottom w:val="nil"/>
                  <w:right w:val="nil"/>
                </w:tcBorders>
                <w:noWrap/>
                <w:vAlign w:val="center"/>
                <w:hideMark/>
              </w:tcPr>
            </w:tcPrChange>
          </w:tcPr>
          <w:p w14:paraId="76D2E613" w14:textId="77777777" w:rsidR="00740EC2" w:rsidRPr="00740EC2" w:rsidRDefault="00740EC2" w:rsidP="00740EC2">
            <w:pPr>
              <w:spacing w:after="0" w:line="240" w:lineRule="auto"/>
              <w:rPr>
                <w:ins w:id="199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1994" w:author="Author" w:date="2026-09-29T17:41:00Z" w16du:dateUtc="2026-09-29T22:41:00Z">
              <w:tcPr>
                <w:tcW w:w="960" w:type="dxa"/>
                <w:gridSpan w:val="2"/>
                <w:tcBorders>
                  <w:top w:val="nil"/>
                  <w:left w:val="nil"/>
                  <w:bottom w:val="nil"/>
                  <w:right w:val="nil"/>
                </w:tcBorders>
                <w:noWrap/>
                <w:vAlign w:val="center"/>
                <w:hideMark/>
              </w:tcPr>
            </w:tcPrChange>
          </w:tcPr>
          <w:p w14:paraId="13D15C65" w14:textId="77777777" w:rsidR="00740EC2" w:rsidRPr="00740EC2" w:rsidRDefault="00740EC2" w:rsidP="00740EC2">
            <w:pPr>
              <w:spacing w:after="0" w:line="240" w:lineRule="auto"/>
              <w:rPr>
                <w:ins w:id="199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1996" w:author="Author" w:date="2026-09-29T17:41:00Z" w16du:dateUtc="2026-09-29T22:41:00Z">
              <w:tcPr>
                <w:tcW w:w="1020" w:type="dxa"/>
                <w:gridSpan w:val="2"/>
                <w:tcBorders>
                  <w:top w:val="nil"/>
                  <w:left w:val="nil"/>
                  <w:bottom w:val="nil"/>
                  <w:right w:val="nil"/>
                </w:tcBorders>
                <w:noWrap/>
                <w:vAlign w:val="center"/>
                <w:hideMark/>
              </w:tcPr>
            </w:tcPrChange>
          </w:tcPr>
          <w:p w14:paraId="61D23AF9" w14:textId="77777777" w:rsidR="00740EC2" w:rsidRPr="00740EC2" w:rsidRDefault="00740EC2" w:rsidP="00740EC2">
            <w:pPr>
              <w:spacing w:after="0" w:line="240" w:lineRule="auto"/>
              <w:rPr>
                <w:ins w:id="1997"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04A78A97" w14:textId="77777777" w:rsidTr="00740EC2">
        <w:trPr>
          <w:trHeight w:val="292"/>
          <w:ins w:id="1998" w:author="Author" w:date="2026-09-29T17:41:00Z"/>
          <w:trPrChange w:id="1999"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000" w:author="Author" w:date="2026-09-29T17:41:00Z" w16du:dateUtc="2026-09-29T22:41:00Z">
              <w:tcPr>
                <w:tcW w:w="2720" w:type="dxa"/>
                <w:tcBorders>
                  <w:top w:val="nil"/>
                  <w:left w:val="nil"/>
                  <w:bottom w:val="nil"/>
                  <w:right w:val="nil"/>
                </w:tcBorders>
                <w:vAlign w:val="center"/>
                <w:hideMark/>
              </w:tcPr>
            </w:tcPrChange>
          </w:tcPr>
          <w:p w14:paraId="39718A22" w14:textId="77777777" w:rsidR="00740EC2" w:rsidRPr="00740EC2" w:rsidRDefault="00740EC2" w:rsidP="00740EC2">
            <w:pPr>
              <w:spacing w:after="0" w:line="240" w:lineRule="auto"/>
              <w:rPr>
                <w:ins w:id="200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002" w:author="Author" w:date="2026-09-29T17:41:00Z" w16du:dateUtc="2026-09-29T22:41:00Z">
              <w:tcPr>
                <w:tcW w:w="2240" w:type="dxa"/>
                <w:gridSpan w:val="2"/>
                <w:tcBorders>
                  <w:top w:val="nil"/>
                  <w:left w:val="nil"/>
                  <w:bottom w:val="nil"/>
                  <w:right w:val="nil"/>
                </w:tcBorders>
                <w:vAlign w:val="center"/>
                <w:hideMark/>
              </w:tcPr>
            </w:tcPrChange>
          </w:tcPr>
          <w:p w14:paraId="53CD0AF9" w14:textId="77777777" w:rsidR="00740EC2" w:rsidRPr="00740EC2" w:rsidRDefault="00740EC2" w:rsidP="00740EC2">
            <w:pPr>
              <w:spacing w:after="0" w:line="240" w:lineRule="auto"/>
              <w:rPr>
                <w:ins w:id="200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0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Brown</w:t>
              </w:r>
            </w:ins>
          </w:p>
        </w:tc>
        <w:tc>
          <w:tcPr>
            <w:tcW w:w="166" w:type="pct"/>
            <w:tcBorders>
              <w:top w:val="nil"/>
              <w:left w:val="nil"/>
              <w:bottom w:val="nil"/>
              <w:right w:val="nil"/>
            </w:tcBorders>
            <w:noWrap/>
            <w:vAlign w:val="center"/>
            <w:hideMark/>
            <w:tcPrChange w:id="2005" w:author="Author" w:date="2026-09-29T17:41:00Z" w16du:dateUtc="2026-09-29T22:41:00Z">
              <w:tcPr>
                <w:tcW w:w="320" w:type="dxa"/>
                <w:tcBorders>
                  <w:top w:val="nil"/>
                  <w:left w:val="nil"/>
                  <w:bottom w:val="nil"/>
                  <w:right w:val="nil"/>
                </w:tcBorders>
                <w:noWrap/>
                <w:vAlign w:val="center"/>
                <w:hideMark/>
              </w:tcPr>
            </w:tcPrChange>
          </w:tcPr>
          <w:p w14:paraId="7C2ADD60" w14:textId="77777777" w:rsidR="00740EC2" w:rsidRPr="00740EC2" w:rsidRDefault="00740EC2" w:rsidP="00740EC2">
            <w:pPr>
              <w:spacing w:after="0" w:line="240" w:lineRule="auto"/>
              <w:rPr>
                <w:ins w:id="200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0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w:t>
              </w:r>
            </w:ins>
          </w:p>
        </w:tc>
        <w:tc>
          <w:tcPr>
            <w:tcW w:w="211" w:type="pct"/>
            <w:tcBorders>
              <w:top w:val="nil"/>
              <w:left w:val="nil"/>
              <w:bottom w:val="nil"/>
              <w:right w:val="nil"/>
            </w:tcBorders>
            <w:noWrap/>
            <w:vAlign w:val="center"/>
            <w:hideMark/>
            <w:tcPrChange w:id="2008" w:author="Author" w:date="2026-09-29T17:41:00Z" w16du:dateUtc="2026-09-29T22:41:00Z">
              <w:tcPr>
                <w:tcW w:w="420" w:type="dxa"/>
                <w:tcBorders>
                  <w:top w:val="nil"/>
                  <w:left w:val="nil"/>
                  <w:bottom w:val="nil"/>
                  <w:right w:val="nil"/>
                </w:tcBorders>
                <w:noWrap/>
                <w:vAlign w:val="center"/>
                <w:hideMark/>
              </w:tcPr>
            </w:tcPrChange>
          </w:tcPr>
          <w:p w14:paraId="137BB3CC" w14:textId="77777777" w:rsidR="00740EC2" w:rsidRPr="00740EC2" w:rsidRDefault="00740EC2" w:rsidP="00740EC2">
            <w:pPr>
              <w:spacing w:after="0" w:line="240" w:lineRule="auto"/>
              <w:rPr>
                <w:ins w:id="200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1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0.01</w:t>
              </w:r>
            </w:ins>
          </w:p>
        </w:tc>
        <w:tc>
          <w:tcPr>
            <w:tcW w:w="413" w:type="pct"/>
            <w:tcBorders>
              <w:top w:val="nil"/>
              <w:left w:val="nil"/>
              <w:bottom w:val="nil"/>
              <w:right w:val="nil"/>
            </w:tcBorders>
            <w:noWrap/>
            <w:vAlign w:val="center"/>
            <w:hideMark/>
            <w:tcPrChange w:id="2011" w:author="Author" w:date="2026-09-29T17:41:00Z" w16du:dateUtc="2026-09-29T22:41:00Z">
              <w:tcPr>
                <w:tcW w:w="960" w:type="dxa"/>
                <w:gridSpan w:val="3"/>
                <w:tcBorders>
                  <w:top w:val="nil"/>
                  <w:left w:val="nil"/>
                  <w:bottom w:val="nil"/>
                  <w:right w:val="nil"/>
                </w:tcBorders>
                <w:noWrap/>
                <w:vAlign w:val="center"/>
                <w:hideMark/>
              </w:tcPr>
            </w:tcPrChange>
          </w:tcPr>
          <w:p w14:paraId="0BAD5FC5" w14:textId="77777777" w:rsidR="00740EC2" w:rsidRPr="00740EC2" w:rsidRDefault="00740EC2" w:rsidP="00740EC2">
            <w:pPr>
              <w:spacing w:after="0" w:line="240" w:lineRule="auto"/>
              <w:rPr>
                <w:ins w:id="201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013" w:author="Author" w:date="2026-09-29T17:41:00Z" w16du:dateUtc="2026-09-29T22:41:00Z">
              <w:tcPr>
                <w:tcW w:w="960" w:type="dxa"/>
                <w:gridSpan w:val="2"/>
                <w:tcBorders>
                  <w:top w:val="nil"/>
                  <w:left w:val="nil"/>
                  <w:bottom w:val="nil"/>
                  <w:right w:val="nil"/>
                </w:tcBorders>
                <w:noWrap/>
                <w:vAlign w:val="center"/>
                <w:hideMark/>
              </w:tcPr>
            </w:tcPrChange>
          </w:tcPr>
          <w:p w14:paraId="153FC70F" w14:textId="77777777" w:rsidR="00740EC2" w:rsidRPr="00740EC2" w:rsidRDefault="00740EC2" w:rsidP="00740EC2">
            <w:pPr>
              <w:spacing w:after="0" w:line="240" w:lineRule="auto"/>
              <w:rPr>
                <w:ins w:id="201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015" w:author="Author" w:date="2026-09-29T17:41:00Z" w16du:dateUtc="2026-09-29T22:41:00Z">
              <w:tcPr>
                <w:tcW w:w="960" w:type="dxa"/>
                <w:gridSpan w:val="2"/>
                <w:tcBorders>
                  <w:top w:val="nil"/>
                  <w:left w:val="nil"/>
                  <w:bottom w:val="nil"/>
                  <w:right w:val="nil"/>
                </w:tcBorders>
                <w:noWrap/>
                <w:vAlign w:val="center"/>
                <w:hideMark/>
              </w:tcPr>
            </w:tcPrChange>
          </w:tcPr>
          <w:p w14:paraId="4AC450A8" w14:textId="77777777" w:rsidR="00740EC2" w:rsidRPr="00740EC2" w:rsidRDefault="00740EC2" w:rsidP="00740EC2">
            <w:pPr>
              <w:spacing w:after="0" w:line="240" w:lineRule="auto"/>
              <w:rPr>
                <w:ins w:id="201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017" w:author="Author" w:date="2026-09-29T17:41:00Z" w16du:dateUtc="2026-09-29T22:41:00Z">
              <w:tcPr>
                <w:tcW w:w="1060" w:type="dxa"/>
                <w:gridSpan w:val="2"/>
                <w:tcBorders>
                  <w:top w:val="nil"/>
                  <w:left w:val="nil"/>
                  <w:bottom w:val="nil"/>
                  <w:right w:val="nil"/>
                </w:tcBorders>
                <w:noWrap/>
                <w:vAlign w:val="center"/>
                <w:hideMark/>
              </w:tcPr>
            </w:tcPrChange>
          </w:tcPr>
          <w:p w14:paraId="68571E70" w14:textId="77777777" w:rsidR="00740EC2" w:rsidRPr="00740EC2" w:rsidRDefault="00740EC2" w:rsidP="00740EC2">
            <w:pPr>
              <w:spacing w:after="0" w:line="240" w:lineRule="auto"/>
              <w:rPr>
                <w:ins w:id="201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019" w:author="Author" w:date="2026-09-29T17:41:00Z" w16du:dateUtc="2026-09-29T22:41:00Z">
              <w:tcPr>
                <w:tcW w:w="960" w:type="dxa"/>
                <w:gridSpan w:val="2"/>
                <w:tcBorders>
                  <w:top w:val="nil"/>
                  <w:left w:val="nil"/>
                  <w:bottom w:val="nil"/>
                  <w:right w:val="nil"/>
                </w:tcBorders>
                <w:noWrap/>
                <w:vAlign w:val="center"/>
                <w:hideMark/>
              </w:tcPr>
            </w:tcPrChange>
          </w:tcPr>
          <w:p w14:paraId="71378D9E" w14:textId="77777777" w:rsidR="00740EC2" w:rsidRPr="00740EC2" w:rsidRDefault="00740EC2" w:rsidP="00740EC2">
            <w:pPr>
              <w:spacing w:after="0" w:line="240" w:lineRule="auto"/>
              <w:rPr>
                <w:ins w:id="202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021" w:author="Author" w:date="2026-09-29T17:41:00Z" w16du:dateUtc="2026-09-29T22:41:00Z">
              <w:tcPr>
                <w:tcW w:w="1020" w:type="dxa"/>
                <w:gridSpan w:val="2"/>
                <w:tcBorders>
                  <w:top w:val="nil"/>
                  <w:left w:val="nil"/>
                  <w:bottom w:val="nil"/>
                  <w:right w:val="nil"/>
                </w:tcBorders>
                <w:noWrap/>
                <w:vAlign w:val="center"/>
                <w:hideMark/>
              </w:tcPr>
            </w:tcPrChange>
          </w:tcPr>
          <w:p w14:paraId="7B40EBEB" w14:textId="77777777" w:rsidR="00740EC2" w:rsidRPr="00740EC2" w:rsidRDefault="00740EC2" w:rsidP="00740EC2">
            <w:pPr>
              <w:spacing w:after="0" w:line="240" w:lineRule="auto"/>
              <w:rPr>
                <w:ins w:id="2022"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1D4E0501" w14:textId="77777777" w:rsidTr="00740EC2">
        <w:trPr>
          <w:trHeight w:val="292"/>
          <w:ins w:id="2023" w:author="Author" w:date="2026-09-29T17:41:00Z"/>
          <w:trPrChange w:id="2024"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025" w:author="Author" w:date="2026-09-29T17:41:00Z" w16du:dateUtc="2026-09-29T22:41:00Z">
              <w:tcPr>
                <w:tcW w:w="2720" w:type="dxa"/>
                <w:tcBorders>
                  <w:top w:val="nil"/>
                  <w:left w:val="nil"/>
                  <w:bottom w:val="nil"/>
                  <w:right w:val="nil"/>
                </w:tcBorders>
                <w:vAlign w:val="center"/>
                <w:hideMark/>
              </w:tcPr>
            </w:tcPrChange>
          </w:tcPr>
          <w:p w14:paraId="2A7C6BD8" w14:textId="77777777" w:rsidR="00740EC2" w:rsidRPr="00740EC2" w:rsidRDefault="00740EC2" w:rsidP="00740EC2">
            <w:pPr>
              <w:spacing w:after="0" w:line="240" w:lineRule="auto"/>
              <w:rPr>
                <w:ins w:id="202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027" w:author="Author" w:date="2026-09-29T17:41:00Z" w16du:dateUtc="2026-09-29T22:41:00Z">
              <w:tcPr>
                <w:tcW w:w="2240" w:type="dxa"/>
                <w:gridSpan w:val="2"/>
                <w:tcBorders>
                  <w:top w:val="nil"/>
                  <w:left w:val="nil"/>
                  <w:bottom w:val="nil"/>
                  <w:right w:val="nil"/>
                </w:tcBorders>
                <w:vAlign w:val="center"/>
                <w:hideMark/>
              </w:tcPr>
            </w:tcPrChange>
          </w:tcPr>
          <w:p w14:paraId="0241FEA9" w14:textId="77777777" w:rsidR="00740EC2" w:rsidRPr="00740EC2" w:rsidRDefault="00740EC2" w:rsidP="00740EC2">
            <w:pPr>
              <w:spacing w:after="0" w:line="240" w:lineRule="auto"/>
              <w:rPr>
                <w:ins w:id="202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2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Grey</w:t>
              </w:r>
            </w:ins>
          </w:p>
        </w:tc>
        <w:tc>
          <w:tcPr>
            <w:tcW w:w="166" w:type="pct"/>
            <w:tcBorders>
              <w:top w:val="nil"/>
              <w:left w:val="nil"/>
              <w:bottom w:val="nil"/>
              <w:right w:val="nil"/>
            </w:tcBorders>
            <w:noWrap/>
            <w:vAlign w:val="center"/>
            <w:hideMark/>
            <w:tcPrChange w:id="2030" w:author="Author" w:date="2026-09-29T17:41:00Z" w16du:dateUtc="2026-09-29T22:41:00Z">
              <w:tcPr>
                <w:tcW w:w="320" w:type="dxa"/>
                <w:tcBorders>
                  <w:top w:val="nil"/>
                  <w:left w:val="nil"/>
                  <w:bottom w:val="nil"/>
                  <w:right w:val="nil"/>
                </w:tcBorders>
                <w:noWrap/>
                <w:vAlign w:val="center"/>
                <w:hideMark/>
              </w:tcPr>
            </w:tcPrChange>
          </w:tcPr>
          <w:p w14:paraId="38D34DEC" w14:textId="77777777" w:rsidR="00740EC2" w:rsidRPr="00740EC2" w:rsidRDefault="00740EC2" w:rsidP="00740EC2">
            <w:pPr>
              <w:spacing w:after="0" w:line="240" w:lineRule="auto"/>
              <w:rPr>
                <w:ins w:id="203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3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w:t>
              </w:r>
            </w:ins>
          </w:p>
        </w:tc>
        <w:tc>
          <w:tcPr>
            <w:tcW w:w="211" w:type="pct"/>
            <w:tcBorders>
              <w:top w:val="nil"/>
              <w:left w:val="nil"/>
              <w:bottom w:val="nil"/>
              <w:right w:val="nil"/>
            </w:tcBorders>
            <w:noWrap/>
            <w:vAlign w:val="center"/>
            <w:hideMark/>
            <w:tcPrChange w:id="2033" w:author="Author" w:date="2026-09-29T17:41:00Z" w16du:dateUtc="2026-09-29T22:41:00Z">
              <w:tcPr>
                <w:tcW w:w="420" w:type="dxa"/>
                <w:tcBorders>
                  <w:top w:val="nil"/>
                  <w:left w:val="nil"/>
                  <w:bottom w:val="nil"/>
                  <w:right w:val="nil"/>
                </w:tcBorders>
                <w:noWrap/>
                <w:vAlign w:val="center"/>
                <w:hideMark/>
              </w:tcPr>
            </w:tcPrChange>
          </w:tcPr>
          <w:p w14:paraId="1D6116E1" w14:textId="77777777" w:rsidR="00740EC2" w:rsidRPr="00740EC2" w:rsidRDefault="00740EC2" w:rsidP="00740EC2">
            <w:pPr>
              <w:spacing w:after="0" w:line="240" w:lineRule="auto"/>
              <w:rPr>
                <w:ins w:id="203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3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0.04</w:t>
              </w:r>
            </w:ins>
          </w:p>
        </w:tc>
        <w:tc>
          <w:tcPr>
            <w:tcW w:w="413" w:type="pct"/>
            <w:tcBorders>
              <w:top w:val="nil"/>
              <w:left w:val="nil"/>
              <w:bottom w:val="nil"/>
              <w:right w:val="nil"/>
            </w:tcBorders>
            <w:noWrap/>
            <w:vAlign w:val="center"/>
            <w:hideMark/>
            <w:tcPrChange w:id="2036" w:author="Author" w:date="2026-09-29T17:41:00Z" w16du:dateUtc="2026-09-29T22:41:00Z">
              <w:tcPr>
                <w:tcW w:w="960" w:type="dxa"/>
                <w:gridSpan w:val="3"/>
                <w:tcBorders>
                  <w:top w:val="nil"/>
                  <w:left w:val="nil"/>
                  <w:bottom w:val="nil"/>
                  <w:right w:val="nil"/>
                </w:tcBorders>
                <w:noWrap/>
                <w:vAlign w:val="center"/>
                <w:hideMark/>
              </w:tcPr>
            </w:tcPrChange>
          </w:tcPr>
          <w:p w14:paraId="30B76C70" w14:textId="77777777" w:rsidR="00740EC2" w:rsidRPr="00740EC2" w:rsidRDefault="00740EC2" w:rsidP="00740EC2">
            <w:pPr>
              <w:spacing w:after="0" w:line="240" w:lineRule="auto"/>
              <w:rPr>
                <w:ins w:id="203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038" w:author="Author" w:date="2026-09-29T17:41:00Z" w16du:dateUtc="2026-09-29T22:41:00Z">
              <w:tcPr>
                <w:tcW w:w="960" w:type="dxa"/>
                <w:gridSpan w:val="2"/>
                <w:tcBorders>
                  <w:top w:val="nil"/>
                  <w:left w:val="nil"/>
                  <w:bottom w:val="nil"/>
                  <w:right w:val="nil"/>
                </w:tcBorders>
                <w:noWrap/>
                <w:vAlign w:val="center"/>
                <w:hideMark/>
              </w:tcPr>
            </w:tcPrChange>
          </w:tcPr>
          <w:p w14:paraId="07C7CF18" w14:textId="77777777" w:rsidR="00740EC2" w:rsidRPr="00740EC2" w:rsidRDefault="00740EC2" w:rsidP="00740EC2">
            <w:pPr>
              <w:spacing w:after="0" w:line="240" w:lineRule="auto"/>
              <w:rPr>
                <w:ins w:id="203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040" w:author="Author" w:date="2026-09-29T17:41:00Z" w16du:dateUtc="2026-09-29T22:41:00Z">
              <w:tcPr>
                <w:tcW w:w="960" w:type="dxa"/>
                <w:gridSpan w:val="2"/>
                <w:tcBorders>
                  <w:top w:val="nil"/>
                  <w:left w:val="nil"/>
                  <w:bottom w:val="nil"/>
                  <w:right w:val="nil"/>
                </w:tcBorders>
                <w:noWrap/>
                <w:vAlign w:val="center"/>
                <w:hideMark/>
              </w:tcPr>
            </w:tcPrChange>
          </w:tcPr>
          <w:p w14:paraId="17608D5C" w14:textId="77777777" w:rsidR="00740EC2" w:rsidRPr="00740EC2" w:rsidRDefault="00740EC2" w:rsidP="00740EC2">
            <w:pPr>
              <w:spacing w:after="0" w:line="240" w:lineRule="auto"/>
              <w:rPr>
                <w:ins w:id="204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042" w:author="Author" w:date="2026-09-29T17:41:00Z" w16du:dateUtc="2026-09-29T22:41:00Z">
              <w:tcPr>
                <w:tcW w:w="1060" w:type="dxa"/>
                <w:gridSpan w:val="2"/>
                <w:tcBorders>
                  <w:top w:val="nil"/>
                  <w:left w:val="nil"/>
                  <w:bottom w:val="nil"/>
                  <w:right w:val="nil"/>
                </w:tcBorders>
                <w:noWrap/>
                <w:vAlign w:val="center"/>
                <w:hideMark/>
              </w:tcPr>
            </w:tcPrChange>
          </w:tcPr>
          <w:p w14:paraId="6E1BBA64" w14:textId="77777777" w:rsidR="00740EC2" w:rsidRPr="00740EC2" w:rsidRDefault="00740EC2" w:rsidP="00740EC2">
            <w:pPr>
              <w:spacing w:after="0" w:line="240" w:lineRule="auto"/>
              <w:rPr>
                <w:ins w:id="204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044" w:author="Author" w:date="2026-09-29T17:41:00Z" w16du:dateUtc="2026-09-29T22:41:00Z">
              <w:tcPr>
                <w:tcW w:w="960" w:type="dxa"/>
                <w:gridSpan w:val="2"/>
                <w:tcBorders>
                  <w:top w:val="nil"/>
                  <w:left w:val="nil"/>
                  <w:bottom w:val="nil"/>
                  <w:right w:val="nil"/>
                </w:tcBorders>
                <w:noWrap/>
                <w:vAlign w:val="center"/>
                <w:hideMark/>
              </w:tcPr>
            </w:tcPrChange>
          </w:tcPr>
          <w:p w14:paraId="38CA8278" w14:textId="77777777" w:rsidR="00740EC2" w:rsidRPr="00740EC2" w:rsidRDefault="00740EC2" w:rsidP="00740EC2">
            <w:pPr>
              <w:spacing w:after="0" w:line="240" w:lineRule="auto"/>
              <w:rPr>
                <w:ins w:id="204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046" w:author="Author" w:date="2026-09-29T17:41:00Z" w16du:dateUtc="2026-09-29T22:41:00Z">
              <w:tcPr>
                <w:tcW w:w="1020" w:type="dxa"/>
                <w:gridSpan w:val="2"/>
                <w:tcBorders>
                  <w:top w:val="nil"/>
                  <w:left w:val="nil"/>
                  <w:bottom w:val="nil"/>
                  <w:right w:val="nil"/>
                </w:tcBorders>
                <w:noWrap/>
                <w:vAlign w:val="center"/>
                <w:hideMark/>
              </w:tcPr>
            </w:tcPrChange>
          </w:tcPr>
          <w:p w14:paraId="4BFBFE0D" w14:textId="77777777" w:rsidR="00740EC2" w:rsidRPr="00740EC2" w:rsidRDefault="00740EC2" w:rsidP="00740EC2">
            <w:pPr>
              <w:spacing w:after="0" w:line="240" w:lineRule="auto"/>
              <w:rPr>
                <w:ins w:id="2047"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457373BD" w14:textId="77777777" w:rsidTr="00740EC2">
        <w:trPr>
          <w:trHeight w:val="292"/>
          <w:ins w:id="2048" w:author="Author" w:date="2026-09-29T17:41:00Z"/>
          <w:trPrChange w:id="2049"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050" w:author="Author" w:date="2026-09-29T17:41:00Z" w16du:dateUtc="2026-09-29T22:41:00Z">
              <w:tcPr>
                <w:tcW w:w="2720" w:type="dxa"/>
                <w:tcBorders>
                  <w:top w:val="nil"/>
                  <w:left w:val="nil"/>
                  <w:bottom w:val="nil"/>
                  <w:right w:val="nil"/>
                </w:tcBorders>
                <w:vAlign w:val="center"/>
                <w:hideMark/>
              </w:tcPr>
            </w:tcPrChange>
          </w:tcPr>
          <w:p w14:paraId="5522A764" w14:textId="77777777" w:rsidR="00740EC2" w:rsidRPr="00740EC2" w:rsidRDefault="00740EC2" w:rsidP="00740EC2">
            <w:pPr>
              <w:spacing w:after="0" w:line="240" w:lineRule="auto"/>
              <w:rPr>
                <w:ins w:id="205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052" w:author="Author" w:date="2026-09-29T17:41:00Z" w16du:dateUtc="2026-09-29T22:41:00Z">
              <w:tcPr>
                <w:tcW w:w="2240" w:type="dxa"/>
                <w:gridSpan w:val="2"/>
                <w:tcBorders>
                  <w:top w:val="nil"/>
                  <w:left w:val="nil"/>
                  <w:bottom w:val="nil"/>
                  <w:right w:val="nil"/>
                </w:tcBorders>
                <w:vAlign w:val="center"/>
                <w:hideMark/>
              </w:tcPr>
            </w:tcPrChange>
          </w:tcPr>
          <w:p w14:paraId="2D7C91BA" w14:textId="77777777" w:rsidR="00740EC2" w:rsidRPr="00740EC2" w:rsidRDefault="00740EC2" w:rsidP="00740EC2">
            <w:pPr>
              <w:spacing w:after="0" w:line="240" w:lineRule="auto"/>
              <w:rPr>
                <w:ins w:id="205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5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Dark </w:t>
              </w:r>
              <w:proofErr w:type="spellStart"/>
              <w:r w:rsidRPr="00740EC2">
                <w:rPr>
                  <w:rFonts w:ascii="Times New Roman" w:eastAsia="Times New Roman" w:hAnsi="Times New Roman" w:cs="Times New Roman"/>
                  <w:color w:val="000000"/>
                  <w:kern w:val="0"/>
                  <w:sz w:val="20"/>
                  <w:szCs w:val="20"/>
                  <w:lang w:val="es-PE" w:eastAsia="es-PE"/>
                  <w14:ligatures w14:val="none"/>
                </w:rPr>
                <w:t>brown</w:t>
              </w:r>
              <w:proofErr w:type="spellEnd"/>
            </w:ins>
          </w:p>
        </w:tc>
        <w:tc>
          <w:tcPr>
            <w:tcW w:w="166" w:type="pct"/>
            <w:tcBorders>
              <w:top w:val="nil"/>
              <w:left w:val="nil"/>
              <w:bottom w:val="nil"/>
              <w:right w:val="nil"/>
            </w:tcBorders>
            <w:noWrap/>
            <w:vAlign w:val="center"/>
            <w:hideMark/>
            <w:tcPrChange w:id="2055" w:author="Author" w:date="2026-09-29T17:41:00Z" w16du:dateUtc="2026-09-29T22:41:00Z">
              <w:tcPr>
                <w:tcW w:w="320" w:type="dxa"/>
                <w:tcBorders>
                  <w:top w:val="nil"/>
                  <w:left w:val="nil"/>
                  <w:bottom w:val="nil"/>
                  <w:right w:val="nil"/>
                </w:tcBorders>
                <w:noWrap/>
                <w:vAlign w:val="center"/>
                <w:hideMark/>
              </w:tcPr>
            </w:tcPrChange>
          </w:tcPr>
          <w:p w14:paraId="1EEF63B7" w14:textId="77777777" w:rsidR="00740EC2" w:rsidRPr="00740EC2" w:rsidRDefault="00740EC2" w:rsidP="00740EC2">
            <w:pPr>
              <w:spacing w:after="0" w:line="240" w:lineRule="auto"/>
              <w:rPr>
                <w:ins w:id="205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5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w:t>
              </w:r>
            </w:ins>
          </w:p>
        </w:tc>
        <w:tc>
          <w:tcPr>
            <w:tcW w:w="211" w:type="pct"/>
            <w:tcBorders>
              <w:top w:val="nil"/>
              <w:left w:val="nil"/>
              <w:bottom w:val="nil"/>
              <w:right w:val="nil"/>
            </w:tcBorders>
            <w:noWrap/>
            <w:vAlign w:val="center"/>
            <w:hideMark/>
            <w:tcPrChange w:id="2058" w:author="Author" w:date="2026-09-29T17:41:00Z" w16du:dateUtc="2026-09-29T22:41:00Z">
              <w:tcPr>
                <w:tcW w:w="420" w:type="dxa"/>
                <w:tcBorders>
                  <w:top w:val="nil"/>
                  <w:left w:val="nil"/>
                  <w:bottom w:val="nil"/>
                  <w:right w:val="nil"/>
                </w:tcBorders>
                <w:noWrap/>
                <w:vAlign w:val="center"/>
                <w:hideMark/>
              </w:tcPr>
            </w:tcPrChange>
          </w:tcPr>
          <w:p w14:paraId="60D12078" w14:textId="77777777" w:rsidR="00740EC2" w:rsidRPr="00740EC2" w:rsidRDefault="00740EC2" w:rsidP="00740EC2">
            <w:pPr>
              <w:spacing w:after="0" w:line="240" w:lineRule="auto"/>
              <w:rPr>
                <w:ins w:id="205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6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0.03</w:t>
              </w:r>
            </w:ins>
          </w:p>
        </w:tc>
        <w:tc>
          <w:tcPr>
            <w:tcW w:w="413" w:type="pct"/>
            <w:tcBorders>
              <w:top w:val="nil"/>
              <w:left w:val="nil"/>
              <w:bottom w:val="nil"/>
              <w:right w:val="nil"/>
            </w:tcBorders>
            <w:noWrap/>
            <w:vAlign w:val="center"/>
            <w:hideMark/>
            <w:tcPrChange w:id="2061" w:author="Author" w:date="2026-09-29T17:41:00Z" w16du:dateUtc="2026-09-29T22:41:00Z">
              <w:tcPr>
                <w:tcW w:w="960" w:type="dxa"/>
                <w:gridSpan w:val="3"/>
                <w:tcBorders>
                  <w:top w:val="nil"/>
                  <w:left w:val="nil"/>
                  <w:bottom w:val="nil"/>
                  <w:right w:val="nil"/>
                </w:tcBorders>
                <w:noWrap/>
                <w:vAlign w:val="center"/>
                <w:hideMark/>
              </w:tcPr>
            </w:tcPrChange>
          </w:tcPr>
          <w:p w14:paraId="51D79640" w14:textId="77777777" w:rsidR="00740EC2" w:rsidRPr="00740EC2" w:rsidRDefault="00740EC2" w:rsidP="00740EC2">
            <w:pPr>
              <w:spacing w:after="0" w:line="240" w:lineRule="auto"/>
              <w:rPr>
                <w:ins w:id="206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063" w:author="Author" w:date="2026-09-29T17:41:00Z" w16du:dateUtc="2026-09-29T22:41:00Z">
              <w:tcPr>
                <w:tcW w:w="960" w:type="dxa"/>
                <w:gridSpan w:val="2"/>
                <w:tcBorders>
                  <w:top w:val="nil"/>
                  <w:left w:val="nil"/>
                  <w:bottom w:val="nil"/>
                  <w:right w:val="nil"/>
                </w:tcBorders>
                <w:noWrap/>
                <w:vAlign w:val="center"/>
                <w:hideMark/>
              </w:tcPr>
            </w:tcPrChange>
          </w:tcPr>
          <w:p w14:paraId="56ABFC5A" w14:textId="77777777" w:rsidR="00740EC2" w:rsidRPr="00740EC2" w:rsidRDefault="00740EC2" w:rsidP="00740EC2">
            <w:pPr>
              <w:spacing w:after="0" w:line="240" w:lineRule="auto"/>
              <w:rPr>
                <w:ins w:id="206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065" w:author="Author" w:date="2026-09-29T17:41:00Z" w16du:dateUtc="2026-09-29T22:41:00Z">
              <w:tcPr>
                <w:tcW w:w="960" w:type="dxa"/>
                <w:gridSpan w:val="2"/>
                <w:tcBorders>
                  <w:top w:val="nil"/>
                  <w:left w:val="nil"/>
                  <w:bottom w:val="nil"/>
                  <w:right w:val="nil"/>
                </w:tcBorders>
                <w:noWrap/>
                <w:vAlign w:val="center"/>
                <w:hideMark/>
              </w:tcPr>
            </w:tcPrChange>
          </w:tcPr>
          <w:p w14:paraId="1EFCE024" w14:textId="77777777" w:rsidR="00740EC2" w:rsidRPr="00740EC2" w:rsidRDefault="00740EC2" w:rsidP="00740EC2">
            <w:pPr>
              <w:spacing w:after="0" w:line="240" w:lineRule="auto"/>
              <w:rPr>
                <w:ins w:id="206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067" w:author="Author" w:date="2026-09-29T17:41:00Z" w16du:dateUtc="2026-09-29T22:41:00Z">
              <w:tcPr>
                <w:tcW w:w="1060" w:type="dxa"/>
                <w:gridSpan w:val="2"/>
                <w:tcBorders>
                  <w:top w:val="nil"/>
                  <w:left w:val="nil"/>
                  <w:bottom w:val="nil"/>
                  <w:right w:val="nil"/>
                </w:tcBorders>
                <w:noWrap/>
                <w:vAlign w:val="center"/>
                <w:hideMark/>
              </w:tcPr>
            </w:tcPrChange>
          </w:tcPr>
          <w:p w14:paraId="662F7794" w14:textId="77777777" w:rsidR="00740EC2" w:rsidRPr="00740EC2" w:rsidRDefault="00740EC2" w:rsidP="00740EC2">
            <w:pPr>
              <w:spacing w:after="0" w:line="240" w:lineRule="auto"/>
              <w:rPr>
                <w:ins w:id="206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069" w:author="Author" w:date="2026-09-29T17:41:00Z" w16du:dateUtc="2026-09-29T22:41:00Z">
              <w:tcPr>
                <w:tcW w:w="960" w:type="dxa"/>
                <w:gridSpan w:val="2"/>
                <w:tcBorders>
                  <w:top w:val="nil"/>
                  <w:left w:val="nil"/>
                  <w:bottom w:val="nil"/>
                  <w:right w:val="nil"/>
                </w:tcBorders>
                <w:noWrap/>
                <w:vAlign w:val="center"/>
                <w:hideMark/>
              </w:tcPr>
            </w:tcPrChange>
          </w:tcPr>
          <w:p w14:paraId="460B52F0" w14:textId="77777777" w:rsidR="00740EC2" w:rsidRPr="00740EC2" w:rsidRDefault="00740EC2" w:rsidP="00740EC2">
            <w:pPr>
              <w:spacing w:after="0" w:line="240" w:lineRule="auto"/>
              <w:rPr>
                <w:ins w:id="207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071" w:author="Author" w:date="2026-09-29T17:41:00Z" w16du:dateUtc="2026-09-29T22:41:00Z">
              <w:tcPr>
                <w:tcW w:w="1020" w:type="dxa"/>
                <w:gridSpan w:val="2"/>
                <w:tcBorders>
                  <w:top w:val="nil"/>
                  <w:left w:val="nil"/>
                  <w:bottom w:val="nil"/>
                  <w:right w:val="nil"/>
                </w:tcBorders>
                <w:noWrap/>
                <w:vAlign w:val="center"/>
                <w:hideMark/>
              </w:tcPr>
            </w:tcPrChange>
          </w:tcPr>
          <w:p w14:paraId="3B79A9CA" w14:textId="77777777" w:rsidR="00740EC2" w:rsidRPr="00740EC2" w:rsidRDefault="00740EC2" w:rsidP="00740EC2">
            <w:pPr>
              <w:spacing w:after="0" w:line="240" w:lineRule="auto"/>
              <w:rPr>
                <w:ins w:id="2072"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34F9E96" w14:textId="77777777" w:rsidTr="00740EC2">
        <w:trPr>
          <w:trHeight w:val="292"/>
          <w:ins w:id="2073" w:author="Author" w:date="2026-09-29T17:41:00Z"/>
          <w:trPrChange w:id="2074"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075" w:author="Author" w:date="2026-09-29T17:41:00Z" w16du:dateUtc="2026-09-29T22:41:00Z">
              <w:tcPr>
                <w:tcW w:w="2720" w:type="dxa"/>
                <w:tcBorders>
                  <w:top w:val="nil"/>
                  <w:left w:val="nil"/>
                  <w:bottom w:val="nil"/>
                  <w:right w:val="nil"/>
                </w:tcBorders>
                <w:vAlign w:val="center"/>
                <w:hideMark/>
              </w:tcPr>
            </w:tcPrChange>
          </w:tcPr>
          <w:p w14:paraId="792BECD4" w14:textId="77777777" w:rsidR="00740EC2" w:rsidRPr="00740EC2" w:rsidRDefault="00740EC2" w:rsidP="00740EC2">
            <w:pPr>
              <w:spacing w:after="0" w:line="240" w:lineRule="auto"/>
              <w:rPr>
                <w:ins w:id="207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077" w:author="Author" w:date="2026-09-29T17:41:00Z" w16du:dateUtc="2026-09-29T22:41:00Z">
              <w:tcPr>
                <w:tcW w:w="2240" w:type="dxa"/>
                <w:gridSpan w:val="2"/>
                <w:tcBorders>
                  <w:top w:val="nil"/>
                  <w:left w:val="nil"/>
                  <w:bottom w:val="nil"/>
                  <w:right w:val="nil"/>
                </w:tcBorders>
                <w:vAlign w:val="center"/>
                <w:hideMark/>
              </w:tcPr>
            </w:tcPrChange>
          </w:tcPr>
          <w:p w14:paraId="252972AF" w14:textId="77777777" w:rsidR="00740EC2" w:rsidRPr="00740EC2" w:rsidRDefault="00740EC2" w:rsidP="00740EC2">
            <w:pPr>
              <w:spacing w:after="0" w:line="240" w:lineRule="auto"/>
              <w:rPr>
                <w:ins w:id="207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7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Light </w:t>
              </w:r>
              <w:proofErr w:type="spellStart"/>
              <w:r w:rsidRPr="00740EC2">
                <w:rPr>
                  <w:rFonts w:ascii="Times New Roman" w:eastAsia="Times New Roman" w:hAnsi="Times New Roman" w:cs="Times New Roman"/>
                  <w:color w:val="000000"/>
                  <w:kern w:val="0"/>
                  <w:sz w:val="20"/>
                  <w:szCs w:val="20"/>
                  <w:lang w:val="es-PE" w:eastAsia="es-PE"/>
                  <w14:ligatures w14:val="none"/>
                </w:rPr>
                <w:t>to</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dark</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brown</w:t>
              </w:r>
              <w:proofErr w:type="spellEnd"/>
            </w:ins>
          </w:p>
        </w:tc>
        <w:tc>
          <w:tcPr>
            <w:tcW w:w="166" w:type="pct"/>
            <w:tcBorders>
              <w:top w:val="nil"/>
              <w:left w:val="nil"/>
              <w:bottom w:val="nil"/>
              <w:right w:val="nil"/>
            </w:tcBorders>
            <w:noWrap/>
            <w:vAlign w:val="center"/>
            <w:hideMark/>
            <w:tcPrChange w:id="2080" w:author="Author" w:date="2026-09-29T17:41:00Z" w16du:dateUtc="2026-09-29T22:41:00Z">
              <w:tcPr>
                <w:tcW w:w="320" w:type="dxa"/>
                <w:tcBorders>
                  <w:top w:val="nil"/>
                  <w:left w:val="nil"/>
                  <w:bottom w:val="nil"/>
                  <w:right w:val="nil"/>
                </w:tcBorders>
                <w:noWrap/>
                <w:vAlign w:val="center"/>
                <w:hideMark/>
              </w:tcPr>
            </w:tcPrChange>
          </w:tcPr>
          <w:p w14:paraId="42216C2E" w14:textId="77777777" w:rsidR="00740EC2" w:rsidRPr="00740EC2" w:rsidRDefault="00740EC2" w:rsidP="00740EC2">
            <w:pPr>
              <w:spacing w:after="0" w:line="240" w:lineRule="auto"/>
              <w:rPr>
                <w:ins w:id="208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8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5</w:t>
              </w:r>
            </w:ins>
          </w:p>
        </w:tc>
        <w:tc>
          <w:tcPr>
            <w:tcW w:w="211" w:type="pct"/>
            <w:tcBorders>
              <w:top w:val="nil"/>
              <w:left w:val="nil"/>
              <w:bottom w:val="nil"/>
              <w:right w:val="nil"/>
            </w:tcBorders>
            <w:noWrap/>
            <w:vAlign w:val="center"/>
            <w:hideMark/>
            <w:tcPrChange w:id="2083" w:author="Author" w:date="2026-09-29T17:41:00Z" w16du:dateUtc="2026-09-29T22:41:00Z">
              <w:tcPr>
                <w:tcW w:w="420" w:type="dxa"/>
                <w:tcBorders>
                  <w:top w:val="nil"/>
                  <w:left w:val="nil"/>
                  <w:bottom w:val="nil"/>
                  <w:right w:val="nil"/>
                </w:tcBorders>
                <w:noWrap/>
                <w:vAlign w:val="center"/>
                <w:hideMark/>
              </w:tcPr>
            </w:tcPrChange>
          </w:tcPr>
          <w:p w14:paraId="173FFAED" w14:textId="77777777" w:rsidR="00740EC2" w:rsidRPr="00740EC2" w:rsidRDefault="00740EC2" w:rsidP="00740EC2">
            <w:pPr>
              <w:spacing w:after="0" w:line="240" w:lineRule="auto"/>
              <w:rPr>
                <w:ins w:id="208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08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0.06</w:t>
              </w:r>
            </w:ins>
          </w:p>
        </w:tc>
        <w:tc>
          <w:tcPr>
            <w:tcW w:w="413" w:type="pct"/>
            <w:tcBorders>
              <w:top w:val="nil"/>
              <w:left w:val="nil"/>
              <w:bottom w:val="nil"/>
              <w:right w:val="nil"/>
            </w:tcBorders>
            <w:noWrap/>
            <w:vAlign w:val="center"/>
            <w:hideMark/>
            <w:tcPrChange w:id="2086" w:author="Author" w:date="2026-09-29T17:41:00Z" w16du:dateUtc="2026-09-29T22:41:00Z">
              <w:tcPr>
                <w:tcW w:w="960" w:type="dxa"/>
                <w:gridSpan w:val="3"/>
                <w:tcBorders>
                  <w:top w:val="nil"/>
                  <w:left w:val="nil"/>
                  <w:bottom w:val="nil"/>
                  <w:right w:val="nil"/>
                </w:tcBorders>
                <w:noWrap/>
                <w:vAlign w:val="center"/>
                <w:hideMark/>
              </w:tcPr>
            </w:tcPrChange>
          </w:tcPr>
          <w:p w14:paraId="0C8A2440" w14:textId="77777777" w:rsidR="00740EC2" w:rsidRPr="00740EC2" w:rsidRDefault="00740EC2" w:rsidP="00740EC2">
            <w:pPr>
              <w:spacing w:after="0" w:line="240" w:lineRule="auto"/>
              <w:rPr>
                <w:ins w:id="208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088" w:author="Author" w:date="2026-09-29T17:41:00Z" w16du:dateUtc="2026-09-29T22:41:00Z">
              <w:tcPr>
                <w:tcW w:w="960" w:type="dxa"/>
                <w:gridSpan w:val="2"/>
                <w:tcBorders>
                  <w:top w:val="nil"/>
                  <w:left w:val="nil"/>
                  <w:bottom w:val="nil"/>
                  <w:right w:val="nil"/>
                </w:tcBorders>
                <w:noWrap/>
                <w:vAlign w:val="center"/>
                <w:hideMark/>
              </w:tcPr>
            </w:tcPrChange>
          </w:tcPr>
          <w:p w14:paraId="2A9D7009" w14:textId="77777777" w:rsidR="00740EC2" w:rsidRPr="00740EC2" w:rsidRDefault="00740EC2" w:rsidP="00740EC2">
            <w:pPr>
              <w:spacing w:after="0" w:line="240" w:lineRule="auto"/>
              <w:rPr>
                <w:ins w:id="208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090" w:author="Author" w:date="2026-09-29T17:41:00Z" w16du:dateUtc="2026-09-29T22:41:00Z">
              <w:tcPr>
                <w:tcW w:w="960" w:type="dxa"/>
                <w:gridSpan w:val="2"/>
                <w:tcBorders>
                  <w:top w:val="nil"/>
                  <w:left w:val="nil"/>
                  <w:bottom w:val="nil"/>
                  <w:right w:val="nil"/>
                </w:tcBorders>
                <w:noWrap/>
                <w:vAlign w:val="center"/>
                <w:hideMark/>
              </w:tcPr>
            </w:tcPrChange>
          </w:tcPr>
          <w:p w14:paraId="74DFD95D" w14:textId="77777777" w:rsidR="00740EC2" w:rsidRPr="00740EC2" w:rsidRDefault="00740EC2" w:rsidP="00740EC2">
            <w:pPr>
              <w:spacing w:after="0" w:line="240" w:lineRule="auto"/>
              <w:rPr>
                <w:ins w:id="209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092" w:author="Author" w:date="2026-09-29T17:41:00Z" w16du:dateUtc="2026-09-29T22:41:00Z">
              <w:tcPr>
                <w:tcW w:w="1060" w:type="dxa"/>
                <w:gridSpan w:val="2"/>
                <w:tcBorders>
                  <w:top w:val="nil"/>
                  <w:left w:val="nil"/>
                  <w:bottom w:val="nil"/>
                  <w:right w:val="nil"/>
                </w:tcBorders>
                <w:noWrap/>
                <w:vAlign w:val="center"/>
                <w:hideMark/>
              </w:tcPr>
            </w:tcPrChange>
          </w:tcPr>
          <w:p w14:paraId="4AA2CBA8" w14:textId="77777777" w:rsidR="00740EC2" w:rsidRPr="00740EC2" w:rsidRDefault="00740EC2" w:rsidP="00740EC2">
            <w:pPr>
              <w:spacing w:after="0" w:line="240" w:lineRule="auto"/>
              <w:rPr>
                <w:ins w:id="209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094" w:author="Author" w:date="2026-09-29T17:41:00Z" w16du:dateUtc="2026-09-29T22:41:00Z">
              <w:tcPr>
                <w:tcW w:w="960" w:type="dxa"/>
                <w:gridSpan w:val="2"/>
                <w:tcBorders>
                  <w:top w:val="nil"/>
                  <w:left w:val="nil"/>
                  <w:bottom w:val="nil"/>
                  <w:right w:val="nil"/>
                </w:tcBorders>
                <w:noWrap/>
                <w:vAlign w:val="center"/>
                <w:hideMark/>
              </w:tcPr>
            </w:tcPrChange>
          </w:tcPr>
          <w:p w14:paraId="626BC412" w14:textId="77777777" w:rsidR="00740EC2" w:rsidRPr="00740EC2" w:rsidRDefault="00740EC2" w:rsidP="00740EC2">
            <w:pPr>
              <w:spacing w:after="0" w:line="240" w:lineRule="auto"/>
              <w:rPr>
                <w:ins w:id="209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096" w:author="Author" w:date="2026-09-29T17:41:00Z" w16du:dateUtc="2026-09-29T22:41:00Z">
              <w:tcPr>
                <w:tcW w:w="1020" w:type="dxa"/>
                <w:gridSpan w:val="2"/>
                <w:tcBorders>
                  <w:top w:val="nil"/>
                  <w:left w:val="nil"/>
                  <w:bottom w:val="nil"/>
                  <w:right w:val="nil"/>
                </w:tcBorders>
                <w:noWrap/>
                <w:vAlign w:val="center"/>
                <w:hideMark/>
              </w:tcPr>
            </w:tcPrChange>
          </w:tcPr>
          <w:p w14:paraId="5B4DD0C9" w14:textId="77777777" w:rsidR="00740EC2" w:rsidRPr="00740EC2" w:rsidRDefault="00740EC2" w:rsidP="00740EC2">
            <w:pPr>
              <w:spacing w:after="0" w:line="240" w:lineRule="auto"/>
              <w:rPr>
                <w:ins w:id="2097"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779F8D4F" w14:textId="77777777" w:rsidTr="00740EC2">
        <w:trPr>
          <w:trHeight w:val="292"/>
          <w:ins w:id="2098" w:author="Author" w:date="2026-09-29T17:41:00Z"/>
          <w:trPrChange w:id="2099"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100" w:author="Author" w:date="2026-09-29T17:41:00Z" w16du:dateUtc="2026-09-29T22:41:00Z">
              <w:tcPr>
                <w:tcW w:w="2720" w:type="dxa"/>
                <w:tcBorders>
                  <w:top w:val="nil"/>
                  <w:left w:val="nil"/>
                  <w:bottom w:val="nil"/>
                  <w:right w:val="nil"/>
                </w:tcBorders>
                <w:vAlign w:val="center"/>
                <w:hideMark/>
              </w:tcPr>
            </w:tcPrChange>
          </w:tcPr>
          <w:p w14:paraId="3083CC17" w14:textId="77777777" w:rsidR="00740EC2" w:rsidRPr="00740EC2" w:rsidRDefault="00740EC2" w:rsidP="00740EC2">
            <w:pPr>
              <w:spacing w:after="0" w:line="240" w:lineRule="auto"/>
              <w:rPr>
                <w:ins w:id="210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102" w:author="Author" w:date="2026-09-29T17:41:00Z" w16du:dateUtc="2026-09-29T22:41:00Z">
              <w:tcPr>
                <w:tcW w:w="2240" w:type="dxa"/>
                <w:gridSpan w:val="2"/>
                <w:tcBorders>
                  <w:top w:val="nil"/>
                  <w:left w:val="nil"/>
                  <w:bottom w:val="nil"/>
                  <w:right w:val="nil"/>
                </w:tcBorders>
                <w:vAlign w:val="center"/>
                <w:hideMark/>
              </w:tcPr>
            </w:tcPrChange>
          </w:tcPr>
          <w:p w14:paraId="4B3961E6" w14:textId="77777777" w:rsidR="00740EC2" w:rsidRPr="00740EC2" w:rsidRDefault="00740EC2" w:rsidP="00740EC2">
            <w:pPr>
              <w:spacing w:after="0" w:line="240" w:lineRule="auto"/>
              <w:rPr>
                <w:ins w:id="210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0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Purple</w:t>
              </w:r>
            </w:ins>
          </w:p>
        </w:tc>
        <w:tc>
          <w:tcPr>
            <w:tcW w:w="166" w:type="pct"/>
            <w:tcBorders>
              <w:top w:val="nil"/>
              <w:left w:val="nil"/>
              <w:bottom w:val="nil"/>
              <w:right w:val="nil"/>
            </w:tcBorders>
            <w:noWrap/>
            <w:vAlign w:val="center"/>
            <w:hideMark/>
            <w:tcPrChange w:id="2105" w:author="Author" w:date="2026-09-29T17:41:00Z" w16du:dateUtc="2026-09-29T22:41:00Z">
              <w:tcPr>
                <w:tcW w:w="320" w:type="dxa"/>
                <w:tcBorders>
                  <w:top w:val="nil"/>
                  <w:left w:val="nil"/>
                  <w:bottom w:val="nil"/>
                  <w:right w:val="nil"/>
                </w:tcBorders>
                <w:noWrap/>
                <w:vAlign w:val="center"/>
                <w:hideMark/>
              </w:tcPr>
            </w:tcPrChange>
          </w:tcPr>
          <w:p w14:paraId="736DA2B2" w14:textId="77777777" w:rsidR="00740EC2" w:rsidRPr="00740EC2" w:rsidRDefault="00740EC2" w:rsidP="00740EC2">
            <w:pPr>
              <w:spacing w:after="0" w:line="240" w:lineRule="auto"/>
              <w:rPr>
                <w:ins w:id="210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0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10</w:t>
              </w:r>
            </w:ins>
          </w:p>
        </w:tc>
        <w:tc>
          <w:tcPr>
            <w:tcW w:w="211" w:type="pct"/>
            <w:tcBorders>
              <w:top w:val="nil"/>
              <w:left w:val="nil"/>
              <w:bottom w:val="nil"/>
              <w:right w:val="nil"/>
            </w:tcBorders>
            <w:noWrap/>
            <w:vAlign w:val="center"/>
            <w:hideMark/>
            <w:tcPrChange w:id="2108" w:author="Author" w:date="2026-09-29T17:41:00Z" w16du:dateUtc="2026-09-29T22:41:00Z">
              <w:tcPr>
                <w:tcW w:w="420" w:type="dxa"/>
                <w:tcBorders>
                  <w:top w:val="nil"/>
                  <w:left w:val="nil"/>
                  <w:bottom w:val="nil"/>
                  <w:right w:val="nil"/>
                </w:tcBorders>
                <w:noWrap/>
                <w:vAlign w:val="center"/>
                <w:hideMark/>
              </w:tcPr>
            </w:tcPrChange>
          </w:tcPr>
          <w:p w14:paraId="50078751" w14:textId="77777777" w:rsidR="00740EC2" w:rsidRPr="00740EC2" w:rsidRDefault="00740EC2" w:rsidP="00740EC2">
            <w:pPr>
              <w:spacing w:after="0" w:line="240" w:lineRule="auto"/>
              <w:rPr>
                <w:ins w:id="210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1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0.13</w:t>
              </w:r>
            </w:ins>
          </w:p>
        </w:tc>
        <w:tc>
          <w:tcPr>
            <w:tcW w:w="413" w:type="pct"/>
            <w:tcBorders>
              <w:top w:val="nil"/>
              <w:left w:val="nil"/>
              <w:bottom w:val="nil"/>
              <w:right w:val="nil"/>
            </w:tcBorders>
            <w:noWrap/>
            <w:vAlign w:val="center"/>
            <w:hideMark/>
            <w:tcPrChange w:id="2111" w:author="Author" w:date="2026-09-29T17:41:00Z" w16du:dateUtc="2026-09-29T22:41:00Z">
              <w:tcPr>
                <w:tcW w:w="960" w:type="dxa"/>
                <w:gridSpan w:val="3"/>
                <w:tcBorders>
                  <w:top w:val="nil"/>
                  <w:left w:val="nil"/>
                  <w:bottom w:val="nil"/>
                  <w:right w:val="nil"/>
                </w:tcBorders>
                <w:noWrap/>
                <w:vAlign w:val="center"/>
                <w:hideMark/>
              </w:tcPr>
            </w:tcPrChange>
          </w:tcPr>
          <w:p w14:paraId="4BDF039E" w14:textId="77777777" w:rsidR="00740EC2" w:rsidRPr="00740EC2" w:rsidRDefault="00740EC2" w:rsidP="00740EC2">
            <w:pPr>
              <w:spacing w:after="0" w:line="240" w:lineRule="auto"/>
              <w:rPr>
                <w:ins w:id="211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113" w:author="Author" w:date="2026-09-29T17:41:00Z" w16du:dateUtc="2026-09-29T22:41:00Z">
              <w:tcPr>
                <w:tcW w:w="960" w:type="dxa"/>
                <w:gridSpan w:val="2"/>
                <w:tcBorders>
                  <w:top w:val="nil"/>
                  <w:left w:val="nil"/>
                  <w:bottom w:val="nil"/>
                  <w:right w:val="nil"/>
                </w:tcBorders>
                <w:noWrap/>
                <w:vAlign w:val="center"/>
                <w:hideMark/>
              </w:tcPr>
            </w:tcPrChange>
          </w:tcPr>
          <w:p w14:paraId="459AB265" w14:textId="77777777" w:rsidR="00740EC2" w:rsidRPr="00740EC2" w:rsidRDefault="00740EC2" w:rsidP="00740EC2">
            <w:pPr>
              <w:spacing w:after="0" w:line="240" w:lineRule="auto"/>
              <w:rPr>
                <w:ins w:id="211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115" w:author="Author" w:date="2026-09-29T17:41:00Z" w16du:dateUtc="2026-09-29T22:41:00Z">
              <w:tcPr>
                <w:tcW w:w="960" w:type="dxa"/>
                <w:gridSpan w:val="2"/>
                <w:tcBorders>
                  <w:top w:val="nil"/>
                  <w:left w:val="nil"/>
                  <w:bottom w:val="nil"/>
                  <w:right w:val="nil"/>
                </w:tcBorders>
                <w:noWrap/>
                <w:vAlign w:val="center"/>
                <w:hideMark/>
              </w:tcPr>
            </w:tcPrChange>
          </w:tcPr>
          <w:p w14:paraId="5ABA990B" w14:textId="77777777" w:rsidR="00740EC2" w:rsidRPr="00740EC2" w:rsidRDefault="00740EC2" w:rsidP="00740EC2">
            <w:pPr>
              <w:spacing w:after="0" w:line="240" w:lineRule="auto"/>
              <w:rPr>
                <w:ins w:id="211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117" w:author="Author" w:date="2026-09-29T17:41:00Z" w16du:dateUtc="2026-09-29T22:41:00Z">
              <w:tcPr>
                <w:tcW w:w="1060" w:type="dxa"/>
                <w:gridSpan w:val="2"/>
                <w:tcBorders>
                  <w:top w:val="nil"/>
                  <w:left w:val="nil"/>
                  <w:bottom w:val="nil"/>
                  <w:right w:val="nil"/>
                </w:tcBorders>
                <w:noWrap/>
                <w:vAlign w:val="center"/>
                <w:hideMark/>
              </w:tcPr>
            </w:tcPrChange>
          </w:tcPr>
          <w:p w14:paraId="438E185B" w14:textId="77777777" w:rsidR="00740EC2" w:rsidRPr="00740EC2" w:rsidRDefault="00740EC2" w:rsidP="00740EC2">
            <w:pPr>
              <w:spacing w:after="0" w:line="240" w:lineRule="auto"/>
              <w:rPr>
                <w:ins w:id="211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119" w:author="Author" w:date="2026-09-29T17:41:00Z" w16du:dateUtc="2026-09-29T22:41:00Z">
              <w:tcPr>
                <w:tcW w:w="960" w:type="dxa"/>
                <w:gridSpan w:val="2"/>
                <w:tcBorders>
                  <w:top w:val="nil"/>
                  <w:left w:val="nil"/>
                  <w:bottom w:val="nil"/>
                  <w:right w:val="nil"/>
                </w:tcBorders>
                <w:noWrap/>
                <w:vAlign w:val="center"/>
                <w:hideMark/>
              </w:tcPr>
            </w:tcPrChange>
          </w:tcPr>
          <w:p w14:paraId="3D494156" w14:textId="77777777" w:rsidR="00740EC2" w:rsidRPr="00740EC2" w:rsidRDefault="00740EC2" w:rsidP="00740EC2">
            <w:pPr>
              <w:spacing w:after="0" w:line="240" w:lineRule="auto"/>
              <w:rPr>
                <w:ins w:id="212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121" w:author="Author" w:date="2026-09-29T17:41:00Z" w16du:dateUtc="2026-09-29T22:41:00Z">
              <w:tcPr>
                <w:tcW w:w="1020" w:type="dxa"/>
                <w:gridSpan w:val="2"/>
                <w:tcBorders>
                  <w:top w:val="nil"/>
                  <w:left w:val="nil"/>
                  <w:bottom w:val="nil"/>
                  <w:right w:val="nil"/>
                </w:tcBorders>
                <w:noWrap/>
                <w:vAlign w:val="center"/>
                <w:hideMark/>
              </w:tcPr>
            </w:tcPrChange>
          </w:tcPr>
          <w:p w14:paraId="3E5C57C2" w14:textId="77777777" w:rsidR="00740EC2" w:rsidRPr="00740EC2" w:rsidRDefault="00740EC2" w:rsidP="00740EC2">
            <w:pPr>
              <w:spacing w:after="0" w:line="240" w:lineRule="auto"/>
              <w:rPr>
                <w:ins w:id="2122"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8072EC2" w14:textId="77777777" w:rsidTr="00740EC2">
        <w:trPr>
          <w:trHeight w:val="292"/>
          <w:ins w:id="2123" w:author="Author" w:date="2026-09-29T17:41:00Z"/>
          <w:trPrChange w:id="2124"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125" w:author="Author" w:date="2026-09-29T17:41:00Z" w16du:dateUtc="2026-09-29T22:41:00Z">
              <w:tcPr>
                <w:tcW w:w="2720" w:type="dxa"/>
                <w:tcBorders>
                  <w:top w:val="nil"/>
                  <w:left w:val="nil"/>
                  <w:bottom w:val="nil"/>
                  <w:right w:val="nil"/>
                </w:tcBorders>
                <w:vAlign w:val="center"/>
                <w:hideMark/>
              </w:tcPr>
            </w:tcPrChange>
          </w:tcPr>
          <w:p w14:paraId="3EFCF5C1" w14:textId="77777777" w:rsidR="00740EC2" w:rsidRPr="00740EC2" w:rsidRDefault="00740EC2" w:rsidP="00740EC2">
            <w:pPr>
              <w:spacing w:after="0" w:line="240" w:lineRule="auto"/>
              <w:rPr>
                <w:ins w:id="212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127" w:author="Author" w:date="2026-09-29T17:41:00Z" w16du:dateUtc="2026-09-29T22:41:00Z">
              <w:tcPr>
                <w:tcW w:w="2240" w:type="dxa"/>
                <w:gridSpan w:val="2"/>
                <w:tcBorders>
                  <w:top w:val="nil"/>
                  <w:left w:val="nil"/>
                  <w:bottom w:val="nil"/>
                  <w:right w:val="nil"/>
                </w:tcBorders>
                <w:vAlign w:val="center"/>
                <w:hideMark/>
              </w:tcPr>
            </w:tcPrChange>
          </w:tcPr>
          <w:p w14:paraId="096CAFE1" w14:textId="77777777" w:rsidR="00740EC2" w:rsidRPr="00740EC2" w:rsidRDefault="00740EC2" w:rsidP="00740EC2">
            <w:pPr>
              <w:spacing w:after="0" w:line="240" w:lineRule="auto"/>
              <w:rPr>
                <w:ins w:id="212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2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Orange</w:t>
              </w:r>
            </w:ins>
          </w:p>
        </w:tc>
        <w:tc>
          <w:tcPr>
            <w:tcW w:w="166" w:type="pct"/>
            <w:tcBorders>
              <w:top w:val="nil"/>
              <w:left w:val="nil"/>
              <w:bottom w:val="nil"/>
              <w:right w:val="nil"/>
            </w:tcBorders>
            <w:noWrap/>
            <w:vAlign w:val="center"/>
            <w:hideMark/>
            <w:tcPrChange w:id="2130" w:author="Author" w:date="2026-09-29T17:41:00Z" w16du:dateUtc="2026-09-29T22:41:00Z">
              <w:tcPr>
                <w:tcW w:w="320" w:type="dxa"/>
                <w:tcBorders>
                  <w:top w:val="nil"/>
                  <w:left w:val="nil"/>
                  <w:bottom w:val="nil"/>
                  <w:right w:val="nil"/>
                </w:tcBorders>
                <w:noWrap/>
                <w:vAlign w:val="center"/>
                <w:hideMark/>
              </w:tcPr>
            </w:tcPrChange>
          </w:tcPr>
          <w:p w14:paraId="29A3F826" w14:textId="77777777" w:rsidR="00740EC2" w:rsidRPr="00740EC2" w:rsidRDefault="00740EC2" w:rsidP="00740EC2">
            <w:pPr>
              <w:spacing w:after="0" w:line="240" w:lineRule="auto"/>
              <w:rPr>
                <w:ins w:id="213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3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w:t>
              </w:r>
            </w:ins>
          </w:p>
        </w:tc>
        <w:tc>
          <w:tcPr>
            <w:tcW w:w="211" w:type="pct"/>
            <w:tcBorders>
              <w:top w:val="nil"/>
              <w:left w:val="nil"/>
              <w:bottom w:val="nil"/>
              <w:right w:val="nil"/>
            </w:tcBorders>
            <w:noWrap/>
            <w:vAlign w:val="center"/>
            <w:hideMark/>
            <w:tcPrChange w:id="2133" w:author="Author" w:date="2026-09-29T17:41:00Z" w16du:dateUtc="2026-09-29T22:41:00Z">
              <w:tcPr>
                <w:tcW w:w="420" w:type="dxa"/>
                <w:tcBorders>
                  <w:top w:val="nil"/>
                  <w:left w:val="nil"/>
                  <w:bottom w:val="nil"/>
                  <w:right w:val="nil"/>
                </w:tcBorders>
                <w:noWrap/>
                <w:vAlign w:val="center"/>
                <w:hideMark/>
              </w:tcPr>
            </w:tcPrChange>
          </w:tcPr>
          <w:p w14:paraId="12738021" w14:textId="77777777" w:rsidR="00740EC2" w:rsidRPr="00740EC2" w:rsidRDefault="00740EC2" w:rsidP="00740EC2">
            <w:pPr>
              <w:spacing w:after="0" w:line="240" w:lineRule="auto"/>
              <w:rPr>
                <w:ins w:id="213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3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0.01</w:t>
              </w:r>
            </w:ins>
          </w:p>
        </w:tc>
        <w:tc>
          <w:tcPr>
            <w:tcW w:w="413" w:type="pct"/>
            <w:tcBorders>
              <w:top w:val="nil"/>
              <w:left w:val="nil"/>
              <w:bottom w:val="nil"/>
              <w:right w:val="nil"/>
            </w:tcBorders>
            <w:noWrap/>
            <w:vAlign w:val="center"/>
            <w:hideMark/>
            <w:tcPrChange w:id="2136" w:author="Author" w:date="2026-09-29T17:41:00Z" w16du:dateUtc="2026-09-29T22:41:00Z">
              <w:tcPr>
                <w:tcW w:w="960" w:type="dxa"/>
                <w:gridSpan w:val="3"/>
                <w:tcBorders>
                  <w:top w:val="nil"/>
                  <w:left w:val="nil"/>
                  <w:bottom w:val="nil"/>
                  <w:right w:val="nil"/>
                </w:tcBorders>
                <w:noWrap/>
                <w:vAlign w:val="center"/>
                <w:hideMark/>
              </w:tcPr>
            </w:tcPrChange>
          </w:tcPr>
          <w:p w14:paraId="74073FE9" w14:textId="77777777" w:rsidR="00740EC2" w:rsidRPr="00740EC2" w:rsidRDefault="00740EC2" w:rsidP="00740EC2">
            <w:pPr>
              <w:spacing w:after="0" w:line="240" w:lineRule="auto"/>
              <w:rPr>
                <w:ins w:id="213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138" w:author="Author" w:date="2026-09-29T17:41:00Z" w16du:dateUtc="2026-09-29T22:41:00Z">
              <w:tcPr>
                <w:tcW w:w="960" w:type="dxa"/>
                <w:gridSpan w:val="2"/>
                <w:tcBorders>
                  <w:top w:val="nil"/>
                  <w:left w:val="nil"/>
                  <w:bottom w:val="nil"/>
                  <w:right w:val="nil"/>
                </w:tcBorders>
                <w:noWrap/>
                <w:vAlign w:val="center"/>
                <w:hideMark/>
              </w:tcPr>
            </w:tcPrChange>
          </w:tcPr>
          <w:p w14:paraId="552BCA40" w14:textId="77777777" w:rsidR="00740EC2" w:rsidRPr="00740EC2" w:rsidRDefault="00740EC2" w:rsidP="00740EC2">
            <w:pPr>
              <w:spacing w:after="0" w:line="240" w:lineRule="auto"/>
              <w:rPr>
                <w:ins w:id="213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140" w:author="Author" w:date="2026-09-29T17:41:00Z" w16du:dateUtc="2026-09-29T22:41:00Z">
              <w:tcPr>
                <w:tcW w:w="960" w:type="dxa"/>
                <w:gridSpan w:val="2"/>
                <w:tcBorders>
                  <w:top w:val="nil"/>
                  <w:left w:val="nil"/>
                  <w:bottom w:val="nil"/>
                  <w:right w:val="nil"/>
                </w:tcBorders>
                <w:noWrap/>
                <w:vAlign w:val="center"/>
                <w:hideMark/>
              </w:tcPr>
            </w:tcPrChange>
          </w:tcPr>
          <w:p w14:paraId="0BFAD5CA" w14:textId="77777777" w:rsidR="00740EC2" w:rsidRPr="00740EC2" w:rsidRDefault="00740EC2" w:rsidP="00740EC2">
            <w:pPr>
              <w:spacing w:after="0" w:line="240" w:lineRule="auto"/>
              <w:rPr>
                <w:ins w:id="214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142" w:author="Author" w:date="2026-09-29T17:41:00Z" w16du:dateUtc="2026-09-29T22:41:00Z">
              <w:tcPr>
                <w:tcW w:w="1060" w:type="dxa"/>
                <w:gridSpan w:val="2"/>
                <w:tcBorders>
                  <w:top w:val="nil"/>
                  <w:left w:val="nil"/>
                  <w:bottom w:val="nil"/>
                  <w:right w:val="nil"/>
                </w:tcBorders>
                <w:noWrap/>
                <w:vAlign w:val="center"/>
                <w:hideMark/>
              </w:tcPr>
            </w:tcPrChange>
          </w:tcPr>
          <w:p w14:paraId="30E8665F" w14:textId="77777777" w:rsidR="00740EC2" w:rsidRPr="00740EC2" w:rsidRDefault="00740EC2" w:rsidP="00740EC2">
            <w:pPr>
              <w:spacing w:after="0" w:line="240" w:lineRule="auto"/>
              <w:rPr>
                <w:ins w:id="214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144" w:author="Author" w:date="2026-09-29T17:41:00Z" w16du:dateUtc="2026-09-29T22:41:00Z">
              <w:tcPr>
                <w:tcW w:w="960" w:type="dxa"/>
                <w:gridSpan w:val="2"/>
                <w:tcBorders>
                  <w:top w:val="nil"/>
                  <w:left w:val="nil"/>
                  <w:bottom w:val="nil"/>
                  <w:right w:val="nil"/>
                </w:tcBorders>
                <w:noWrap/>
                <w:vAlign w:val="center"/>
                <w:hideMark/>
              </w:tcPr>
            </w:tcPrChange>
          </w:tcPr>
          <w:p w14:paraId="5EAC28FF" w14:textId="77777777" w:rsidR="00740EC2" w:rsidRPr="00740EC2" w:rsidRDefault="00740EC2" w:rsidP="00740EC2">
            <w:pPr>
              <w:spacing w:after="0" w:line="240" w:lineRule="auto"/>
              <w:rPr>
                <w:ins w:id="214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146" w:author="Author" w:date="2026-09-29T17:41:00Z" w16du:dateUtc="2026-09-29T22:41:00Z">
              <w:tcPr>
                <w:tcW w:w="1020" w:type="dxa"/>
                <w:gridSpan w:val="2"/>
                <w:tcBorders>
                  <w:top w:val="nil"/>
                  <w:left w:val="nil"/>
                  <w:bottom w:val="nil"/>
                  <w:right w:val="nil"/>
                </w:tcBorders>
                <w:noWrap/>
                <w:vAlign w:val="center"/>
                <w:hideMark/>
              </w:tcPr>
            </w:tcPrChange>
          </w:tcPr>
          <w:p w14:paraId="0DAD9A5A" w14:textId="77777777" w:rsidR="00740EC2" w:rsidRPr="00740EC2" w:rsidRDefault="00740EC2" w:rsidP="00740EC2">
            <w:pPr>
              <w:spacing w:after="0" w:line="240" w:lineRule="auto"/>
              <w:rPr>
                <w:ins w:id="2147"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7E6CDEB9" w14:textId="77777777" w:rsidTr="00740EC2">
        <w:trPr>
          <w:trHeight w:val="292"/>
          <w:ins w:id="2148" w:author="Author" w:date="2026-09-29T17:41:00Z"/>
          <w:trPrChange w:id="2149"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150" w:author="Author" w:date="2026-09-29T17:41:00Z" w16du:dateUtc="2026-09-29T22:41:00Z">
              <w:tcPr>
                <w:tcW w:w="2720" w:type="dxa"/>
                <w:tcBorders>
                  <w:top w:val="nil"/>
                  <w:left w:val="nil"/>
                  <w:bottom w:val="nil"/>
                  <w:right w:val="nil"/>
                </w:tcBorders>
                <w:vAlign w:val="center"/>
                <w:hideMark/>
              </w:tcPr>
            </w:tcPrChange>
          </w:tcPr>
          <w:p w14:paraId="2699ADEE" w14:textId="77777777" w:rsidR="00740EC2" w:rsidRPr="00740EC2" w:rsidRDefault="00740EC2" w:rsidP="00740EC2">
            <w:pPr>
              <w:spacing w:after="0" w:line="240" w:lineRule="auto"/>
              <w:rPr>
                <w:ins w:id="215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152" w:author="Author" w:date="2026-09-29T17:41:00Z" w16du:dateUtc="2026-09-29T22:41:00Z">
              <w:tcPr>
                <w:tcW w:w="2240" w:type="dxa"/>
                <w:gridSpan w:val="2"/>
                <w:tcBorders>
                  <w:top w:val="nil"/>
                  <w:left w:val="nil"/>
                  <w:bottom w:val="nil"/>
                  <w:right w:val="nil"/>
                </w:tcBorders>
                <w:vAlign w:val="center"/>
                <w:hideMark/>
              </w:tcPr>
            </w:tcPrChange>
          </w:tcPr>
          <w:p w14:paraId="70B25B0D" w14:textId="77777777" w:rsidR="00740EC2" w:rsidRPr="00740EC2" w:rsidRDefault="00740EC2" w:rsidP="00740EC2">
            <w:pPr>
              <w:spacing w:after="0" w:line="240" w:lineRule="auto"/>
              <w:rPr>
                <w:ins w:id="215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5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Black</w:t>
              </w:r>
            </w:ins>
          </w:p>
        </w:tc>
        <w:tc>
          <w:tcPr>
            <w:tcW w:w="166" w:type="pct"/>
            <w:tcBorders>
              <w:top w:val="nil"/>
              <w:left w:val="nil"/>
              <w:bottom w:val="nil"/>
              <w:right w:val="nil"/>
            </w:tcBorders>
            <w:noWrap/>
            <w:vAlign w:val="center"/>
            <w:hideMark/>
            <w:tcPrChange w:id="2155" w:author="Author" w:date="2026-09-29T17:41:00Z" w16du:dateUtc="2026-09-29T22:41:00Z">
              <w:tcPr>
                <w:tcW w:w="320" w:type="dxa"/>
                <w:tcBorders>
                  <w:top w:val="nil"/>
                  <w:left w:val="nil"/>
                  <w:bottom w:val="nil"/>
                  <w:right w:val="nil"/>
                </w:tcBorders>
                <w:noWrap/>
                <w:vAlign w:val="center"/>
                <w:hideMark/>
              </w:tcPr>
            </w:tcPrChange>
          </w:tcPr>
          <w:p w14:paraId="055BE887" w14:textId="77777777" w:rsidR="00740EC2" w:rsidRPr="00740EC2" w:rsidRDefault="00740EC2" w:rsidP="00740EC2">
            <w:pPr>
              <w:spacing w:after="0" w:line="240" w:lineRule="auto"/>
              <w:rPr>
                <w:ins w:id="215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5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26</w:t>
              </w:r>
            </w:ins>
          </w:p>
        </w:tc>
        <w:tc>
          <w:tcPr>
            <w:tcW w:w="211" w:type="pct"/>
            <w:tcBorders>
              <w:top w:val="nil"/>
              <w:left w:val="nil"/>
              <w:bottom w:val="nil"/>
              <w:right w:val="nil"/>
            </w:tcBorders>
            <w:noWrap/>
            <w:vAlign w:val="center"/>
            <w:hideMark/>
            <w:tcPrChange w:id="2158" w:author="Author" w:date="2026-09-29T17:41:00Z" w16du:dateUtc="2026-09-29T22:41:00Z">
              <w:tcPr>
                <w:tcW w:w="420" w:type="dxa"/>
                <w:tcBorders>
                  <w:top w:val="nil"/>
                  <w:left w:val="nil"/>
                  <w:bottom w:val="nil"/>
                  <w:right w:val="nil"/>
                </w:tcBorders>
                <w:noWrap/>
                <w:vAlign w:val="center"/>
                <w:hideMark/>
              </w:tcPr>
            </w:tcPrChange>
          </w:tcPr>
          <w:p w14:paraId="31F43E9D" w14:textId="77777777" w:rsidR="00740EC2" w:rsidRPr="00740EC2" w:rsidRDefault="00740EC2" w:rsidP="00740EC2">
            <w:pPr>
              <w:spacing w:after="0" w:line="240" w:lineRule="auto"/>
              <w:rPr>
                <w:ins w:id="215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6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0.34</w:t>
              </w:r>
            </w:ins>
          </w:p>
        </w:tc>
        <w:tc>
          <w:tcPr>
            <w:tcW w:w="413" w:type="pct"/>
            <w:tcBorders>
              <w:top w:val="nil"/>
              <w:left w:val="nil"/>
              <w:bottom w:val="nil"/>
              <w:right w:val="nil"/>
            </w:tcBorders>
            <w:noWrap/>
            <w:vAlign w:val="center"/>
            <w:hideMark/>
            <w:tcPrChange w:id="2161" w:author="Author" w:date="2026-09-29T17:41:00Z" w16du:dateUtc="2026-09-29T22:41:00Z">
              <w:tcPr>
                <w:tcW w:w="960" w:type="dxa"/>
                <w:gridSpan w:val="3"/>
                <w:tcBorders>
                  <w:top w:val="nil"/>
                  <w:left w:val="nil"/>
                  <w:bottom w:val="nil"/>
                  <w:right w:val="nil"/>
                </w:tcBorders>
                <w:noWrap/>
                <w:vAlign w:val="center"/>
                <w:hideMark/>
              </w:tcPr>
            </w:tcPrChange>
          </w:tcPr>
          <w:p w14:paraId="0212D006" w14:textId="77777777" w:rsidR="00740EC2" w:rsidRPr="00740EC2" w:rsidRDefault="00740EC2" w:rsidP="00740EC2">
            <w:pPr>
              <w:spacing w:after="0" w:line="240" w:lineRule="auto"/>
              <w:rPr>
                <w:ins w:id="216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163" w:author="Author" w:date="2026-09-29T17:41:00Z" w16du:dateUtc="2026-09-29T22:41:00Z">
              <w:tcPr>
                <w:tcW w:w="960" w:type="dxa"/>
                <w:gridSpan w:val="2"/>
                <w:tcBorders>
                  <w:top w:val="nil"/>
                  <w:left w:val="nil"/>
                  <w:bottom w:val="nil"/>
                  <w:right w:val="nil"/>
                </w:tcBorders>
                <w:noWrap/>
                <w:vAlign w:val="center"/>
                <w:hideMark/>
              </w:tcPr>
            </w:tcPrChange>
          </w:tcPr>
          <w:p w14:paraId="26C3387E" w14:textId="77777777" w:rsidR="00740EC2" w:rsidRPr="00740EC2" w:rsidRDefault="00740EC2" w:rsidP="00740EC2">
            <w:pPr>
              <w:spacing w:after="0" w:line="240" w:lineRule="auto"/>
              <w:rPr>
                <w:ins w:id="216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165" w:author="Author" w:date="2026-09-29T17:41:00Z" w16du:dateUtc="2026-09-29T22:41:00Z">
              <w:tcPr>
                <w:tcW w:w="960" w:type="dxa"/>
                <w:gridSpan w:val="2"/>
                <w:tcBorders>
                  <w:top w:val="nil"/>
                  <w:left w:val="nil"/>
                  <w:bottom w:val="nil"/>
                  <w:right w:val="nil"/>
                </w:tcBorders>
                <w:noWrap/>
                <w:vAlign w:val="center"/>
                <w:hideMark/>
              </w:tcPr>
            </w:tcPrChange>
          </w:tcPr>
          <w:p w14:paraId="2A5B0A1A" w14:textId="77777777" w:rsidR="00740EC2" w:rsidRPr="00740EC2" w:rsidRDefault="00740EC2" w:rsidP="00740EC2">
            <w:pPr>
              <w:spacing w:after="0" w:line="240" w:lineRule="auto"/>
              <w:rPr>
                <w:ins w:id="216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167" w:author="Author" w:date="2026-09-29T17:41:00Z" w16du:dateUtc="2026-09-29T22:41:00Z">
              <w:tcPr>
                <w:tcW w:w="1060" w:type="dxa"/>
                <w:gridSpan w:val="2"/>
                <w:tcBorders>
                  <w:top w:val="nil"/>
                  <w:left w:val="nil"/>
                  <w:bottom w:val="nil"/>
                  <w:right w:val="nil"/>
                </w:tcBorders>
                <w:noWrap/>
                <w:vAlign w:val="center"/>
                <w:hideMark/>
              </w:tcPr>
            </w:tcPrChange>
          </w:tcPr>
          <w:p w14:paraId="019F4723" w14:textId="77777777" w:rsidR="00740EC2" w:rsidRPr="00740EC2" w:rsidRDefault="00740EC2" w:rsidP="00740EC2">
            <w:pPr>
              <w:spacing w:after="0" w:line="240" w:lineRule="auto"/>
              <w:rPr>
                <w:ins w:id="216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169" w:author="Author" w:date="2026-09-29T17:41:00Z" w16du:dateUtc="2026-09-29T22:41:00Z">
              <w:tcPr>
                <w:tcW w:w="960" w:type="dxa"/>
                <w:gridSpan w:val="2"/>
                <w:tcBorders>
                  <w:top w:val="nil"/>
                  <w:left w:val="nil"/>
                  <w:bottom w:val="nil"/>
                  <w:right w:val="nil"/>
                </w:tcBorders>
                <w:noWrap/>
                <w:vAlign w:val="center"/>
                <w:hideMark/>
              </w:tcPr>
            </w:tcPrChange>
          </w:tcPr>
          <w:p w14:paraId="5678CC53" w14:textId="77777777" w:rsidR="00740EC2" w:rsidRPr="00740EC2" w:rsidRDefault="00740EC2" w:rsidP="00740EC2">
            <w:pPr>
              <w:spacing w:after="0" w:line="240" w:lineRule="auto"/>
              <w:rPr>
                <w:ins w:id="217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171" w:author="Author" w:date="2026-09-29T17:41:00Z" w16du:dateUtc="2026-09-29T22:41:00Z">
              <w:tcPr>
                <w:tcW w:w="1020" w:type="dxa"/>
                <w:gridSpan w:val="2"/>
                <w:tcBorders>
                  <w:top w:val="nil"/>
                  <w:left w:val="nil"/>
                  <w:bottom w:val="nil"/>
                  <w:right w:val="nil"/>
                </w:tcBorders>
                <w:noWrap/>
                <w:vAlign w:val="center"/>
                <w:hideMark/>
              </w:tcPr>
            </w:tcPrChange>
          </w:tcPr>
          <w:p w14:paraId="73437859" w14:textId="77777777" w:rsidR="00740EC2" w:rsidRPr="00740EC2" w:rsidRDefault="00740EC2" w:rsidP="00740EC2">
            <w:pPr>
              <w:spacing w:after="0" w:line="240" w:lineRule="auto"/>
              <w:rPr>
                <w:ins w:id="2172"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04CA5894" w14:textId="77777777" w:rsidTr="00740EC2">
        <w:trPr>
          <w:trHeight w:val="292"/>
          <w:ins w:id="2173" w:author="Author" w:date="2026-09-29T17:41:00Z"/>
          <w:trPrChange w:id="2174"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175" w:author="Author" w:date="2026-09-29T17:41:00Z" w16du:dateUtc="2026-09-29T22:41:00Z">
              <w:tcPr>
                <w:tcW w:w="2720" w:type="dxa"/>
                <w:tcBorders>
                  <w:top w:val="nil"/>
                  <w:left w:val="nil"/>
                  <w:bottom w:val="nil"/>
                  <w:right w:val="nil"/>
                </w:tcBorders>
                <w:vAlign w:val="center"/>
                <w:hideMark/>
              </w:tcPr>
            </w:tcPrChange>
          </w:tcPr>
          <w:p w14:paraId="31A94ABB" w14:textId="77777777" w:rsidR="00740EC2" w:rsidRPr="00740EC2" w:rsidRDefault="00740EC2" w:rsidP="00740EC2">
            <w:pPr>
              <w:spacing w:after="0" w:line="240" w:lineRule="auto"/>
              <w:rPr>
                <w:ins w:id="217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177" w:author="Author" w:date="2026-09-29T17:41:00Z" w16du:dateUtc="2026-09-29T22:41:00Z">
              <w:tcPr>
                <w:tcW w:w="2240" w:type="dxa"/>
                <w:gridSpan w:val="2"/>
                <w:tcBorders>
                  <w:top w:val="nil"/>
                  <w:left w:val="nil"/>
                  <w:bottom w:val="nil"/>
                  <w:right w:val="nil"/>
                </w:tcBorders>
                <w:vAlign w:val="center"/>
                <w:hideMark/>
              </w:tcPr>
            </w:tcPrChange>
          </w:tcPr>
          <w:p w14:paraId="46A4B496" w14:textId="77777777" w:rsidR="00740EC2" w:rsidRPr="00740EC2" w:rsidRDefault="00740EC2" w:rsidP="00740EC2">
            <w:pPr>
              <w:spacing w:after="0" w:line="240" w:lineRule="auto"/>
              <w:rPr>
                <w:ins w:id="217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7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Red</w:t>
              </w:r>
            </w:ins>
          </w:p>
        </w:tc>
        <w:tc>
          <w:tcPr>
            <w:tcW w:w="166" w:type="pct"/>
            <w:tcBorders>
              <w:top w:val="nil"/>
              <w:left w:val="nil"/>
              <w:bottom w:val="nil"/>
              <w:right w:val="nil"/>
            </w:tcBorders>
            <w:noWrap/>
            <w:vAlign w:val="center"/>
            <w:hideMark/>
            <w:tcPrChange w:id="2180" w:author="Author" w:date="2026-09-29T17:41:00Z" w16du:dateUtc="2026-09-29T22:41:00Z">
              <w:tcPr>
                <w:tcW w:w="320" w:type="dxa"/>
                <w:tcBorders>
                  <w:top w:val="nil"/>
                  <w:left w:val="nil"/>
                  <w:bottom w:val="nil"/>
                  <w:right w:val="nil"/>
                </w:tcBorders>
                <w:noWrap/>
                <w:vAlign w:val="center"/>
                <w:hideMark/>
              </w:tcPr>
            </w:tcPrChange>
          </w:tcPr>
          <w:p w14:paraId="37B0B15D" w14:textId="77777777" w:rsidR="00740EC2" w:rsidRPr="00740EC2" w:rsidRDefault="00740EC2" w:rsidP="00740EC2">
            <w:pPr>
              <w:spacing w:after="0" w:line="240" w:lineRule="auto"/>
              <w:rPr>
                <w:ins w:id="218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8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12</w:t>
              </w:r>
            </w:ins>
          </w:p>
        </w:tc>
        <w:tc>
          <w:tcPr>
            <w:tcW w:w="211" w:type="pct"/>
            <w:tcBorders>
              <w:top w:val="nil"/>
              <w:left w:val="nil"/>
              <w:bottom w:val="nil"/>
              <w:right w:val="nil"/>
            </w:tcBorders>
            <w:noWrap/>
            <w:vAlign w:val="center"/>
            <w:hideMark/>
            <w:tcPrChange w:id="2183" w:author="Author" w:date="2026-09-29T17:41:00Z" w16du:dateUtc="2026-09-29T22:41:00Z">
              <w:tcPr>
                <w:tcW w:w="420" w:type="dxa"/>
                <w:tcBorders>
                  <w:top w:val="nil"/>
                  <w:left w:val="nil"/>
                  <w:bottom w:val="nil"/>
                  <w:right w:val="nil"/>
                </w:tcBorders>
                <w:noWrap/>
                <w:vAlign w:val="center"/>
                <w:hideMark/>
              </w:tcPr>
            </w:tcPrChange>
          </w:tcPr>
          <w:p w14:paraId="10911295" w14:textId="77777777" w:rsidR="00740EC2" w:rsidRPr="00740EC2" w:rsidRDefault="00740EC2" w:rsidP="00740EC2">
            <w:pPr>
              <w:spacing w:after="0" w:line="240" w:lineRule="auto"/>
              <w:rPr>
                <w:ins w:id="218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18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0.16</w:t>
              </w:r>
            </w:ins>
          </w:p>
        </w:tc>
        <w:tc>
          <w:tcPr>
            <w:tcW w:w="413" w:type="pct"/>
            <w:tcBorders>
              <w:top w:val="nil"/>
              <w:left w:val="nil"/>
              <w:bottom w:val="nil"/>
              <w:right w:val="nil"/>
            </w:tcBorders>
            <w:noWrap/>
            <w:vAlign w:val="center"/>
            <w:hideMark/>
            <w:tcPrChange w:id="2186" w:author="Author" w:date="2026-09-29T17:41:00Z" w16du:dateUtc="2026-09-29T22:41:00Z">
              <w:tcPr>
                <w:tcW w:w="960" w:type="dxa"/>
                <w:gridSpan w:val="3"/>
                <w:tcBorders>
                  <w:top w:val="nil"/>
                  <w:left w:val="nil"/>
                  <w:bottom w:val="nil"/>
                  <w:right w:val="nil"/>
                </w:tcBorders>
                <w:noWrap/>
                <w:vAlign w:val="center"/>
                <w:hideMark/>
              </w:tcPr>
            </w:tcPrChange>
          </w:tcPr>
          <w:p w14:paraId="288290C8" w14:textId="77777777" w:rsidR="00740EC2" w:rsidRPr="00740EC2" w:rsidRDefault="00740EC2" w:rsidP="00740EC2">
            <w:pPr>
              <w:spacing w:after="0" w:line="240" w:lineRule="auto"/>
              <w:rPr>
                <w:ins w:id="218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188" w:author="Author" w:date="2026-09-29T17:41:00Z" w16du:dateUtc="2026-09-29T22:41:00Z">
              <w:tcPr>
                <w:tcW w:w="960" w:type="dxa"/>
                <w:gridSpan w:val="2"/>
                <w:tcBorders>
                  <w:top w:val="nil"/>
                  <w:left w:val="nil"/>
                  <w:bottom w:val="nil"/>
                  <w:right w:val="nil"/>
                </w:tcBorders>
                <w:noWrap/>
                <w:vAlign w:val="center"/>
                <w:hideMark/>
              </w:tcPr>
            </w:tcPrChange>
          </w:tcPr>
          <w:p w14:paraId="33F91A67" w14:textId="77777777" w:rsidR="00740EC2" w:rsidRPr="00740EC2" w:rsidRDefault="00740EC2" w:rsidP="00740EC2">
            <w:pPr>
              <w:spacing w:after="0" w:line="240" w:lineRule="auto"/>
              <w:rPr>
                <w:ins w:id="218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190" w:author="Author" w:date="2026-09-29T17:41:00Z" w16du:dateUtc="2026-09-29T22:41:00Z">
              <w:tcPr>
                <w:tcW w:w="960" w:type="dxa"/>
                <w:gridSpan w:val="2"/>
                <w:tcBorders>
                  <w:top w:val="nil"/>
                  <w:left w:val="nil"/>
                  <w:bottom w:val="nil"/>
                  <w:right w:val="nil"/>
                </w:tcBorders>
                <w:noWrap/>
                <w:vAlign w:val="center"/>
                <w:hideMark/>
              </w:tcPr>
            </w:tcPrChange>
          </w:tcPr>
          <w:p w14:paraId="7676C1C6" w14:textId="77777777" w:rsidR="00740EC2" w:rsidRPr="00740EC2" w:rsidRDefault="00740EC2" w:rsidP="00740EC2">
            <w:pPr>
              <w:spacing w:after="0" w:line="240" w:lineRule="auto"/>
              <w:rPr>
                <w:ins w:id="219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192" w:author="Author" w:date="2026-09-29T17:41:00Z" w16du:dateUtc="2026-09-29T22:41:00Z">
              <w:tcPr>
                <w:tcW w:w="1060" w:type="dxa"/>
                <w:gridSpan w:val="2"/>
                <w:tcBorders>
                  <w:top w:val="nil"/>
                  <w:left w:val="nil"/>
                  <w:bottom w:val="nil"/>
                  <w:right w:val="nil"/>
                </w:tcBorders>
                <w:noWrap/>
                <w:vAlign w:val="center"/>
                <w:hideMark/>
              </w:tcPr>
            </w:tcPrChange>
          </w:tcPr>
          <w:p w14:paraId="44F4B966" w14:textId="77777777" w:rsidR="00740EC2" w:rsidRPr="00740EC2" w:rsidRDefault="00740EC2" w:rsidP="00740EC2">
            <w:pPr>
              <w:spacing w:after="0" w:line="240" w:lineRule="auto"/>
              <w:rPr>
                <w:ins w:id="219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194" w:author="Author" w:date="2026-09-29T17:41:00Z" w16du:dateUtc="2026-09-29T22:41:00Z">
              <w:tcPr>
                <w:tcW w:w="960" w:type="dxa"/>
                <w:gridSpan w:val="2"/>
                <w:tcBorders>
                  <w:top w:val="nil"/>
                  <w:left w:val="nil"/>
                  <w:bottom w:val="nil"/>
                  <w:right w:val="nil"/>
                </w:tcBorders>
                <w:noWrap/>
                <w:vAlign w:val="center"/>
                <w:hideMark/>
              </w:tcPr>
            </w:tcPrChange>
          </w:tcPr>
          <w:p w14:paraId="7B794A41" w14:textId="77777777" w:rsidR="00740EC2" w:rsidRPr="00740EC2" w:rsidRDefault="00740EC2" w:rsidP="00740EC2">
            <w:pPr>
              <w:spacing w:after="0" w:line="240" w:lineRule="auto"/>
              <w:rPr>
                <w:ins w:id="219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196" w:author="Author" w:date="2026-09-29T17:41:00Z" w16du:dateUtc="2026-09-29T22:41:00Z">
              <w:tcPr>
                <w:tcW w:w="1020" w:type="dxa"/>
                <w:gridSpan w:val="2"/>
                <w:tcBorders>
                  <w:top w:val="nil"/>
                  <w:left w:val="nil"/>
                  <w:bottom w:val="nil"/>
                  <w:right w:val="nil"/>
                </w:tcBorders>
                <w:noWrap/>
                <w:vAlign w:val="center"/>
                <w:hideMark/>
              </w:tcPr>
            </w:tcPrChange>
          </w:tcPr>
          <w:p w14:paraId="77229566" w14:textId="77777777" w:rsidR="00740EC2" w:rsidRPr="00740EC2" w:rsidRDefault="00740EC2" w:rsidP="00740EC2">
            <w:pPr>
              <w:spacing w:after="0" w:line="240" w:lineRule="auto"/>
              <w:rPr>
                <w:ins w:id="2197"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13E00406" w14:textId="77777777" w:rsidTr="00740EC2">
        <w:trPr>
          <w:trHeight w:val="292"/>
          <w:ins w:id="2198" w:author="Author" w:date="2026-09-29T17:41:00Z"/>
          <w:trPrChange w:id="2199"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200" w:author="Author" w:date="2026-09-29T17:41:00Z" w16du:dateUtc="2026-09-29T22:41:00Z">
              <w:tcPr>
                <w:tcW w:w="2720" w:type="dxa"/>
                <w:tcBorders>
                  <w:top w:val="nil"/>
                  <w:left w:val="nil"/>
                  <w:bottom w:val="nil"/>
                  <w:right w:val="nil"/>
                </w:tcBorders>
                <w:vAlign w:val="center"/>
                <w:hideMark/>
              </w:tcPr>
            </w:tcPrChange>
          </w:tcPr>
          <w:p w14:paraId="61B4D63E" w14:textId="77777777" w:rsidR="00740EC2" w:rsidRPr="00740EC2" w:rsidRDefault="00740EC2" w:rsidP="00740EC2">
            <w:pPr>
              <w:spacing w:after="0" w:line="240" w:lineRule="auto"/>
              <w:rPr>
                <w:ins w:id="220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202" w:author="Author" w:date="2026-09-29T17:41:00Z" w16du:dateUtc="2026-09-29T22:41:00Z">
              <w:tcPr>
                <w:tcW w:w="2240" w:type="dxa"/>
                <w:gridSpan w:val="2"/>
                <w:tcBorders>
                  <w:top w:val="nil"/>
                  <w:left w:val="nil"/>
                  <w:bottom w:val="nil"/>
                  <w:right w:val="nil"/>
                </w:tcBorders>
                <w:vAlign w:val="center"/>
                <w:hideMark/>
              </w:tcPr>
            </w:tcPrChange>
          </w:tcPr>
          <w:p w14:paraId="718BF65E" w14:textId="77777777" w:rsidR="00740EC2" w:rsidRPr="00740EC2" w:rsidRDefault="00740EC2" w:rsidP="00740EC2">
            <w:pPr>
              <w:spacing w:after="0" w:line="240" w:lineRule="auto"/>
              <w:rPr>
                <w:ins w:id="220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0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Red </w:t>
              </w:r>
              <w:proofErr w:type="spellStart"/>
              <w:r w:rsidRPr="00740EC2">
                <w:rPr>
                  <w:rFonts w:ascii="Times New Roman" w:eastAsia="Times New Roman" w:hAnsi="Times New Roman" w:cs="Times New Roman"/>
                  <w:color w:val="000000"/>
                  <w:kern w:val="0"/>
                  <w:sz w:val="20"/>
                  <w:szCs w:val="20"/>
                  <w:lang w:val="es-PE" w:eastAsia="es-PE"/>
                  <w14:ligatures w14:val="none"/>
                </w:rPr>
                <w:t>to</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purple</w:t>
              </w:r>
              <w:proofErr w:type="spellEnd"/>
            </w:ins>
          </w:p>
        </w:tc>
        <w:tc>
          <w:tcPr>
            <w:tcW w:w="166" w:type="pct"/>
            <w:tcBorders>
              <w:top w:val="nil"/>
              <w:left w:val="nil"/>
              <w:bottom w:val="nil"/>
              <w:right w:val="nil"/>
            </w:tcBorders>
            <w:noWrap/>
            <w:vAlign w:val="center"/>
            <w:hideMark/>
            <w:tcPrChange w:id="2205" w:author="Author" w:date="2026-09-29T17:41:00Z" w16du:dateUtc="2026-09-29T22:41:00Z">
              <w:tcPr>
                <w:tcW w:w="320" w:type="dxa"/>
                <w:tcBorders>
                  <w:top w:val="nil"/>
                  <w:left w:val="nil"/>
                  <w:bottom w:val="nil"/>
                  <w:right w:val="nil"/>
                </w:tcBorders>
                <w:noWrap/>
                <w:vAlign w:val="center"/>
                <w:hideMark/>
              </w:tcPr>
            </w:tcPrChange>
          </w:tcPr>
          <w:p w14:paraId="217758EE" w14:textId="77777777" w:rsidR="00740EC2" w:rsidRPr="00740EC2" w:rsidRDefault="00740EC2" w:rsidP="00740EC2">
            <w:pPr>
              <w:spacing w:after="0" w:line="240" w:lineRule="auto"/>
              <w:rPr>
                <w:ins w:id="220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0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12</w:t>
              </w:r>
            </w:ins>
          </w:p>
        </w:tc>
        <w:tc>
          <w:tcPr>
            <w:tcW w:w="211" w:type="pct"/>
            <w:tcBorders>
              <w:top w:val="nil"/>
              <w:left w:val="nil"/>
              <w:bottom w:val="nil"/>
              <w:right w:val="nil"/>
            </w:tcBorders>
            <w:noWrap/>
            <w:vAlign w:val="center"/>
            <w:hideMark/>
            <w:tcPrChange w:id="2208" w:author="Author" w:date="2026-09-29T17:41:00Z" w16du:dateUtc="2026-09-29T22:41:00Z">
              <w:tcPr>
                <w:tcW w:w="420" w:type="dxa"/>
                <w:tcBorders>
                  <w:top w:val="nil"/>
                  <w:left w:val="nil"/>
                  <w:bottom w:val="nil"/>
                  <w:right w:val="nil"/>
                </w:tcBorders>
                <w:noWrap/>
                <w:vAlign w:val="center"/>
                <w:hideMark/>
              </w:tcPr>
            </w:tcPrChange>
          </w:tcPr>
          <w:p w14:paraId="7A9B61C6" w14:textId="77777777" w:rsidR="00740EC2" w:rsidRPr="00740EC2" w:rsidRDefault="00740EC2" w:rsidP="00740EC2">
            <w:pPr>
              <w:spacing w:after="0" w:line="240" w:lineRule="auto"/>
              <w:rPr>
                <w:ins w:id="220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1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0.16</w:t>
              </w:r>
            </w:ins>
          </w:p>
        </w:tc>
        <w:tc>
          <w:tcPr>
            <w:tcW w:w="413" w:type="pct"/>
            <w:tcBorders>
              <w:top w:val="nil"/>
              <w:left w:val="nil"/>
              <w:bottom w:val="nil"/>
              <w:right w:val="nil"/>
            </w:tcBorders>
            <w:noWrap/>
            <w:vAlign w:val="center"/>
            <w:hideMark/>
            <w:tcPrChange w:id="2211" w:author="Author" w:date="2026-09-29T17:41:00Z" w16du:dateUtc="2026-09-29T22:41:00Z">
              <w:tcPr>
                <w:tcW w:w="960" w:type="dxa"/>
                <w:gridSpan w:val="3"/>
                <w:tcBorders>
                  <w:top w:val="nil"/>
                  <w:left w:val="nil"/>
                  <w:bottom w:val="nil"/>
                  <w:right w:val="nil"/>
                </w:tcBorders>
                <w:noWrap/>
                <w:vAlign w:val="center"/>
                <w:hideMark/>
              </w:tcPr>
            </w:tcPrChange>
          </w:tcPr>
          <w:p w14:paraId="3602D56D" w14:textId="77777777" w:rsidR="00740EC2" w:rsidRPr="00740EC2" w:rsidRDefault="00740EC2" w:rsidP="00740EC2">
            <w:pPr>
              <w:spacing w:after="0" w:line="240" w:lineRule="auto"/>
              <w:rPr>
                <w:ins w:id="221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213" w:author="Author" w:date="2026-09-29T17:41:00Z" w16du:dateUtc="2026-09-29T22:41:00Z">
              <w:tcPr>
                <w:tcW w:w="960" w:type="dxa"/>
                <w:gridSpan w:val="2"/>
                <w:tcBorders>
                  <w:top w:val="nil"/>
                  <w:left w:val="nil"/>
                  <w:bottom w:val="nil"/>
                  <w:right w:val="nil"/>
                </w:tcBorders>
                <w:noWrap/>
                <w:vAlign w:val="center"/>
                <w:hideMark/>
              </w:tcPr>
            </w:tcPrChange>
          </w:tcPr>
          <w:p w14:paraId="25C2910A" w14:textId="77777777" w:rsidR="00740EC2" w:rsidRPr="00740EC2" w:rsidRDefault="00740EC2" w:rsidP="00740EC2">
            <w:pPr>
              <w:spacing w:after="0" w:line="240" w:lineRule="auto"/>
              <w:rPr>
                <w:ins w:id="2214"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215" w:author="Author" w:date="2026-09-29T17:41:00Z" w16du:dateUtc="2026-09-29T22:41:00Z">
              <w:tcPr>
                <w:tcW w:w="960" w:type="dxa"/>
                <w:gridSpan w:val="2"/>
                <w:tcBorders>
                  <w:top w:val="nil"/>
                  <w:left w:val="nil"/>
                  <w:bottom w:val="nil"/>
                  <w:right w:val="nil"/>
                </w:tcBorders>
                <w:noWrap/>
                <w:vAlign w:val="center"/>
                <w:hideMark/>
              </w:tcPr>
            </w:tcPrChange>
          </w:tcPr>
          <w:p w14:paraId="3442E953" w14:textId="77777777" w:rsidR="00740EC2" w:rsidRPr="00740EC2" w:rsidRDefault="00740EC2" w:rsidP="00740EC2">
            <w:pPr>
              <w:spacing w:after="0" w:line="240" w:lineRule="auto"/>
              <w:rPr>
                <w:ins w:id="221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217" w:author="Author" w:date="2026-09-29T17:41:00Z" w16du:dateUtc="2026-09-29T22:41:00Z">
              <w:tcPr>
                <w:tcW w:w="1060" w:type="dxa"/>
                <w:gridSpan w:val="2"/>
                <w:tcBorders>
                  <w:top w:val="nil"/>
                  <w:left w:val="nil"/>
                  <w:bottom w:val="nil"/>
                  <w:right w:val="nil"/>
                </w:tcBorders>
                <w:noWrap/>
                <w:vAlign w:val="center"/>
                <w:hideMark/>
              </w:tcPr>
            </w:tcPrChange>
          </w:tcPr>
          <w:p w14:paraId="05FDF3F1" w14:textId="77777777" w:rsidR="00740EC2" w:rsidRPr="00740EC2" w:rsidRDefault="00740EC2" w:rsidP="00740EC2">
            <w:pPr>
              <w:spacing w:after="0" w:line="240" w:lineRule="auto"/>
              <w:rPr>
                <w:ins w:id="221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219" w:author="Author" w:date="2026-09-29T17:41:00Z" w16du:dateUtc="2026-09-29T22:41:00Z">
              <w:tcPr>
                <w:tcW w:w="960" w:type="dxa"/>
                <w:gridSpan w:val="2"/>
                <w:tcBorders>
                  <w:top w:val="nil"/>
                  <w:left w:val="nil"/>
                  <w:bottom w:val="nil"/>
                  <w:right w:val="nil"/>
                </w:tcBorders>
                <w:noWrap/>
                <w:vAlign w:val="center"/>
                <w:hideMark/>
              </w:tcPr>
            </w:tcPrChange>
          </w:tcPr>
          <w:p w14:paraId="7A840F68" w14:textId="77777777" w:rsidR="00740EC2" w:rsidRPr="00740EC2" w:rsidRDefault="00740EC2" w:rsidP="00740EC2">
            <w:pPr>
              <w:spacing w:after="0" w:line="240" w:lineRule="auto"/>
              <w:rPr>
                <w:ins w:id="222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221" w:author="Author" w:date="2026-09-29T17:41:00Z" w16du:dateUtc="2026-09-29T22:41:00Z">
              <w:tcPr>
                <w:tcW w:w="1020" w:type="dxa"/>
                <w:gridSpan w:val="2"/>
                <w:tcBorders>
                  <w:top w:val="nil"/>
                  <w:left w:val="nil"/>
                  <w:bottom w:val="nil"/>
                  <w:right w:val="nil"/>
                </w:tcBorders>
                <w:noWrap/>
                <w:vAlign w:val="center"/>
                <w:hideMark/>
              </w:tcPr>
            </w:tcPrChange>
          </w:tcPr>
          <w:p w14:paraId="37500517" w14:textId="77777777" w:rsidR="00740EC2" w:rsidRPr="00740EC2" w:rsidRDefault="00740EC2" w:rsidP="00740EC2">
            <w:pPr>
              <w:spacing w:after="0" w:line="240" w:lineRule="auto"/>
              <w:rPr>
                <w:ins w:id="2222"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52BE6F9" w14:textId="77777777" w:rsidTr="00740EC2">
        <w:trPr>
          <w:trHeight w:val="292"/>
          <w:ins w:id="2223" w:author="Author" w:date="2026-09-29T17:41:00Z"/>
          <w:trPrChange w:id="2224"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225" w:author="Author" w:date="2026-09-29T17:41:00Z" w16du:dateUtc="2026-09-29T22:41:00Z">
              <w:tcPr>
                <w:tcW w:w="2720" w:type="dxa"/>
                <w:tcBorders>
                  <w:top w:val="nil"/>
                  <w:left w:val="nil"/>
                  <w:bottom w:val="nil"/>
                  <w:right w:val="nil"/>
                </w:tcBorders>
                <w:vAlign w:val="center"/>
                <w:hideMark/>
              </w:tcPr>
            </w:tcPrChange>
          </w:tcPr>
          <w:p w14:paraId="1407044B" w14:textId="77777777" w:rsidR="00740EC2" w:rsidRPr="00740EC2" w:rsidRDefault="00740EC2" w:rsidP="00740EC2">
            <w:pPr>
              <w:spacing w:after="0" w:line="240" w:lineRule="auto"/>
              <w:rPr>
                <w:ins w:id="222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227" w:author="Author" w:date="2026-09-29T17:41:00Z" w16du:dateUtc="2026-09-29T22:41:00Z">
              <w:tcPr>
                <w:tcW w:w="2240" w:type="dxa"/>
                <w:gridSpan w:val="2"/>
                <w:tcBorders>
                  <w:top w:val="nil"/>
                  <w:left w:val="nil"/>
                  <w:bottom w:val="nil"/>
                  <w:right w:val="nil"/>
                </w:tcBorders>
                <w:vAlign w:val="center"/>
                <w:hideMark/>
              </w:tcPr>
            </w:tcPrChange>
          </w:tcPr>
          <w:p w14:paraId="6C3C67DE" w14:textId="77777777" w:rsidR="00740EC2" w:rsidRPr="00740EC2" w:rsidRDefault="00740EC2" w:rsidP="00740EC2">
            <w:pPr>
              <w:spacing w:after="0" w:line="240" w:lineRule="auto"/>
              <w:rPr>
                <w:ins w:id="222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2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Pink</w:t>
              </w:r>
            </w:ins>
          </w:p>
        </w:tc>
        <w:tc>
          <w:tcPr>
            <w:tcW w:w="166" w:type="pct"/>
            <w:tcBorders>
              <w:top w:val="nil"/>
              <w:left w:val="nil"/>
              <w:bottom w:val="nil"/>
              <w:right w:val="nil"/>
            </w:tcBorders>
            <w:noWrap/>
            <w:vAlign w:val="center"/>
            <w:hideMark/>
            <w:tcPrChange w:id="2230" w:author="Author" w:date="2026-09-29T17:41:00Z" w16du:dateUtc="2026-09-29T22:41:00Z">
              <w:tcPr>
                <w:tcW w:w="320" w:type="dxa"/>
                <w:tcBorders>
                  <w:top w:val="nil"/>
                  <w:left w:val="nil"/>
                  <w:bottom w:val="nil"/>
                  <w:right w:val="nil"/>
                </w:tcBorders>
                <w:noWrap/>
                <w:vAlign w:val="center"/>
                <w:hideMark/>
              </w:tcPr>
            </w:tcPrChange>
          </w:tcPr>
          <w:p w14:paraId="64699972" w14:textId="77777777" w:rsidR="00740EC2" w:rsidRPr="00740EC2" w:rsidRDefault="00740EC2" w:rsidP="00740EC2">
            <w:pPr>
              <w:spacing w:after="0" w:line="240" w:lineRule="auto"/>
              <w:rPr>
                <w:ins w:id="223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3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w:t>
              </w:r>
            </w:ins>
          </w:p>
        </w:tc>
        <w:tc>
          <w:tcPr>
            <w:tcW w:w="211" w:type="pct"/>
            <w:tcBorders>
              <w:top w:val="nil"/>
              <w:left w:val="nil"/>
              <w:bottom w:val="nil"/>
              <w:right w:val="nil"/>
            </w:tcBorders>
            <w:noWrap/>
            <w:vAlign w:val="center"/>
            <w:hideMark/>
            <w:tcPrChange w:id="2233" w:author="Author" w:date="2026-09-29T17:41:00Z" w16du:dateUtc="2026-09-29T22:41:00Z">
              <w:tcPr>
                <w:tcW w:w="420" w:type="dxa"/>
                <w:tcBorders>
                  <w:top w:val="nil"/>
                  <w:left w:val="nil"/>
                  <w:bottom w:val="nil"/>
                  <w:right w:val="nil"/>
                </w:tcBorders>
                <w:noWrap/>
                <w:vAlign w:val="center"/>
                <w:hideMark/>
              </w:tcPr>
            </w:tcPrChange>
          </w:tcPr>
          <w:p w14:paraId="42309689" w14:textId="77777777" w:rsidR="00740EC2" w:rsidRPr="00740EC2" w:rsidRDefault="00740EC2" w:rsidP="00740EC2">
            <w:pPr>
              <w:spacing w:after="0" w:line="240" w:lineRule="auto"/>
              <w:rPr>
                <w:ins w:id="223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3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0.01</w:t>
              </w:r>
            </w:ins>
          </w:p>
        </w:tc>
        <w:tc>
          <w:tcPr>
            <w:tcW w:w="413" w:type="pct"/>
            <w:tcBorders>
              <w:top w:val="nil"/>
              <w:left w:val="nil"/>
              <w:bottom w:val="nil"/>
              <w:right w:val="nil"/>
            </w:tcBorders>
            <w:noWrap/>
            <w:vAlign w:val="center"/>
            <w:hideMark/>
            <w:tcPrChange w:id="2236" w:author="Author" w:date="2026-09-29T17:41:00Z" w16du:dateUtc="2026-09-29T22:41:00Z">
              <w:tcPr>
                <w:tcW w:w="960" w:type="dxa"/>
                <w:gridSpan w:val="3"/>
                <w:tcBorders>
                  <w:top w:val="nil"/>
                  <w:left w:val="nil"/>
                  <w:bottom w:val="nil"/>
                  <w:right w:val="nil"/>
                </w:tcBorders>
                <w:noWrap/>
                <w:vAlign w:val="center"/>
                <w:hideMark/>
              </w:tcPr>
            </w:tcPrChange>
          </w:tcPr>
          <w:p w14:paraId="5D0BE3BA" w14:textId="77777777" w:rsidR="00740EC2" w:rsidRPr="00740EC2" w:rsidRDefault="00740EC2" w:rsidP="00740EC2">
            <w:pPr>
              <w:spacing w:after="0" w:line="240" w:lineRule="auto"/>
              <w:rPr>
                <w:ins w:id="223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238" w:author="Author" w:date="2026-09-29T17:41:00Z" w16du:dateUtc="2026-09-29T22:41:00Z">
              <w:tcPr>
                <w:tcW w:w="960" w:type="dxa"/>
                <w:gridSpan w:val="2"/>
                <w:tcBorders>
                  <w:top w:val="nil"/>
                  <w:left w:val="nil"/>
                  <w:bottom w:val="nil"/>
                  <w:right w:val="nil"/>
                </w:tcBorders>
                <w:noWrap/>
                <w:vAlign w:val="center"/>
                <w:hideMark/>
              </w:tcPr>
            </w:tcPrChange>
          </w:tcPr>
          <w:p w14:paraId="2C2C4E3B" w14:textId="77777777" w:rsidR="00740EC2" w:rsidRPr="00740EC2" w:rsidRDefault="00740EC2" w:rsidP="00740EC2">
            <w:pPr>
              <w:spacing w:after="0" w:line="240" w:lineRule="auto"/>
              <w:rPr>
                <w:ins w:id="2239"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240" w:author="Author" w:date="2026-09-29T17:41:00Z" w16du:dateUtc="2026-09-29T22:41:00Z">
              <w:tcPr>
                <w:tcW w:w="960" w:type="dxa"/>
                <w:gridSpan w:val="2"/>
                <w:tcBorders>
                  <w:top w:val="nil"/>
                  <w:left w:val="nil"/>
                  <w:bottom w:val="nil"/>
                  <w:right w:val="nil"/>
                </w:tcBorders>
                <w:noWrap/>
                <w:vAlign w:val="center"/>
                <w:hideMark/>
              </w:tcPr>
            </w:tcPrChange>
          </w:tcPr>
          <w:p w14:paraId="3AC20A58" w14:textId="77777777" w:rsidR="00740EC2" w:rsidRPr="00740EC2" w:rsidRDefault="00740EC2" w:rsidP="00740EC2">
            <w:pPr>
              <w:spacing w:after="0" w:line="240" w:lineRule="auto"/>
              <w:rPr>
                <w:ins w:id="224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242" w:author="Author" w:date="2026-09-29T17:41:00Z" w16du:dateUtc="2026-09-29T22:41:00Z">
              <w:tcPr>
                <w:tcW w:w="1060" w:type="dxa"/>
                <w:gridSpan w:val="2"/>
                <w:tcBorders>
                  <w:top w:val="nil"/>
                  <w:left w:val="nil"/>
                  <w:bottom w:val="nil"/>
                  <w:right w:val="nil"/>
                </w:tcBorders>
                <w:noWrap/>
                <w:vAlign w:val="center"/>
                <w:hideMark/>
              </w:tcPr>
            </w:tcPrChange>
          </w:tcPr>
          <w:p w14:paraId="4113B4CD" w14:textId="77777777" w:rsidR="00740EC2" w:rsidRPr="00740EC2" w:rsidRDefault="00740EC2" w:rsidP="00740EC2">
            <w:pPr>
              <w:spacing w:after="0" w:line="240" w:lineRule="auto"/>
              <w:rPr>
                <w:ins w:id="224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244" w:author="Author" w:date="2026-09-29T17:41:00Z" w16du:dateUtc="2026-09-29T22:41:00Z">
              <w:tcPr>
                <w:tcW w:w="960" w:type="dxa"/>
                <w:gridSpan w:val="2"/>
                <w:tcBorders>
                  <w:top w:val="nil"/>
                  <w:left w:val="nil"/>
                  <w:bottom w:val="nil"/>
                  <w:right w:val="nil"/>
                </w:tcBorders>
                <w:noWrap/>
                <w:vAlign w:val="center"/>
                <w:hideMark/>
              </w:tcPr>
            </w:tcPrChange>
          </w:tcPr>
          <w:p w14:paraId="2C0BE65A" w14:textId="77777777" w:rsidR="00740EC2" w:rsidRPr="00740EC2" w:rsidRDefault="00740EC2" w:rsidP="00740EC2">
            <w:pPr>
              <w:spacing w:after="0" w:line="240" w:lineRule="auto"/>
              <w:rPr>
                <w:ins w:id="224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246" w:author="Author" w:date="2026-09-29T17:41:00Z" w16du:dateUtc="2026-09-29T22:41:00Z">
              <w:tcPr>
                <w:tcW w:w="1020" w:type="dxa"/>
                <w:gridSpan w:val="2"/>
                <w:tcBorders>
                  <w:top w:val="nil"/>
                  <w:left w:val="nil"/>
                  <w:bottom w:val="nil"/>
                  <w:right w:val="nil"/>
                </w:tcBorders>
                <w:noWrap/>
                <w:vAlign w:val="center"/>
                <w:hideMark/>
              </w:tcPr>
            </w:tcPrChange>
          </w:tcPr>
          <w:p w14:paraId="5F90E847" w14:textId="77777777" w:rsidR="00740EC2" w:rsidRPr="00740EC2" w:rsidRDefault="00740EC2" w:rsidP="00740EC2">
            <w:pPr>
              <w:spacing w:after="0" w:line="240" w:lineRule="auto"/>
              <w:rPr>
                <w:ins w:id="2247"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71002F57" w14:textId="77777777" w:rsidTr="00740EC2">
        <w:trPr>
          <w:trHeight w:val="292"/>
          <w:ins w:id="2248" w:author="Author" w:date="2026-09-29T17:41:00Z"/>
          <w:trPrChange w:id="2249"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250" w:author="Author" w:date="2026-09-29T17:41:00Z" w16du:dateUtc="2026-09-29T22:41:00Z">
              <w:tcPr>
                <w:tcW w:w="2720" w:type="dxa"/>
                <w:tcBorders>
                  <w:top w:val="nil"/>
                  <w:left w:val="nil"/>
                  <w:bottom w:val="nil"/>
                  <w:right w:val="nil"/>
                </w:tcBorders>
                <w:vAlign w:val="center"/>
                <w:hideMark/>
              </w:tcPr>
            </w:tcPrChange>
          </w:tcPr>
          <w:p w14:paraId="1048CFFA" w14:textId="77777777" w:rsidR="00740EC2" w:rsidRPr="00740EC2" w:rsidRDefault="00740EC2" w:rsidP="00740EC2">
            <w:pPr>
              <w:spacing w:after="0" w:line="240" w:lineRule="auto"/>
              <w:rPr>
                <w:ins w:id="225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5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Darker </w:t>
              </w:r>
              <w:proofErr w:type="spellStart"/>
              <w:r w:rsidRPr="00740EC2">
                <w:rPr>
                  <w:rFonts w:ascii="Times New Roman" w:eastAsia="Times New Roman" w:hAnsi="Times New Roman" w:cs="Times New Roman"/>
                  <w:color w:val="000000"/>
                  <w:kern w:val="0"/>
                  <w:sz w:val="20"/>
                  <w:szCs w:val="20"/>
                  <w:lang w:val="es-PE" w:eastAsia="es-PE"/>
                  <w14:ligatures w14:val="none"/>
                </w:rPr>
                <w:t>seed</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w:t>
              </w:r>
              <w:proofErr w:type="spellStart"/>
              <w:r w:rsidRPr="00740EC2">
                <w:rPr>
                  <w:rFonts w:ascii="Times New Roman" w:eastAsia="Times New Roman" w:hAnsi="Times New Roman" w:cs="Times New Roman"/>
                  <w:color w:val="000000"/>
                  <w:kern w:val="0"/>
                  <w:sz w:val="20"/>
                  <w:szCs w:val="20"/>
                  <w:lang w:val="es-PE" w:eastAsia="es-PE"/>
                  <w14:ligatures w14:val="none"/>
                </w:rPr>
                <w:t>coat</w:t>
              </w:r>
              <w:proofErr w:type="spellEnd"/>
              <w:r w:rsidRPr="00740EC2">
                <w:rPr>
                  <w:rFonts w:ascii="Times New Roman" w:eastAsia="Times New Roman" w:hAnsi="Times New Roman" w:cs="Times New Roman"/>
                  <w:color w:val="000000"/>
                  <w:kern w:val="0"/>
                  <w:sz w:val="20"/>
                  <w:szCs w:val="20"/>
                  <w:lang w:val="es-PE" w:eastAsia="es-PE"/>
                  <w14:ligatures w14:val="none"/>
                </w:rPr>
                <w:t xml:space="preserve"> color</w:t>
              </w:r>
            </w:ins>
          </w:p>
        </w:tc>
        <w:tc>
          <w:tcPr>
            <w:tcW w:w="941" w:type="pct"/>
            <w:tcBorders>
              <w:top w:val="nil"/>
              <w:left w:val="nil"/>
              <w:bottom w:val="nil"/>
              <w:right w:val="nil"/>
            </w:tcBorders>
            <w:vAlign w:val="center"/>
            <w:hideMark/>
            <w:tcPrChange w:id="2253" w:author="Author" w:date="2026-09-29T17:41:00Z" w16du:dateUtc="2026-09-29T22:41:00Z">
              <w:tcPr>
                <w:tcW w:w="2240" w:type="dxa"/>
                <w:gridSpan w:val="2"/>
                <w:tcBorders>
                  <w:top w:val="nil"/>
                  <w:left w:val="nil"/>
                  <w:bottom w:val="nil"/>
                  <w:right w:val="nil"/>
                </w:tcBorders>
                <w:vAlign w:val="center"/>
                <w:hideMark/>
              </w:tcPr>
            </w:tcPrChange>
          </w:tcPr>
          <w:p w14:paraId="545F646A" w14:textId="77777777" w:rsidR="00740EC2" w:rsidRPr="00740EC2" w:rsidRDefault="00740EC2" w:rsidP="00740EC2">
            <w:pPr>
              <w:spacing w:after="0" w:line="240" w:lineRule="auto"/>
              <w:rPr>
                <w:ins w:id="225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roofErr w:type="spellStart"/>
            <w:ins w:id="225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Absent</w:t>
              </w:r>
              <w:proofErr w:type="spellEnd"/>
            </w:ins>
          </w:p>
        </w:tc>
        <w:tc>
          <w:tcPr>
            <w:tcW w:w="166" w:type="pct"/>
            <w:tcBorders>
              <w:top w:val="nil"/>
              <w:left w:val="nil"/>
              <w:bottom w:val="nil"/>
              <w:right w:val="nil"/>
            </w:tcBorders>
            <w:noWrap/>
            <w:vAlign w:val="center"/>
            <w:hideMark/>
            <w:tcPrChange w:id="2256" w:author="Author" w:date="2026-09-29T17:41:00Z" w16du:dateUtc="2026-09-29T22:41:00Z">
              <w:tcPr>
                <w:tcW w:w="320" w:type="dxa"/>
                <w:tcBorders>
                  <w:top w:val="nil"/>
                  <w:left w:val="nil"/>
                  <w:bottom w:val="nil"/>
                  <w:right w:val="nil"/>
                </w:tcBorders>
                <w:noWrap/>
                <w:vAlign w:val="center"/>
                <w:hideMark/>
              </w:tcPr>
            </w:tcPrChange>
          </w:tcPr>
          <w:p w14:paraId="6A9C11FE" w14:textId="77777777" w:rsidR="00740EC2" w:rsidRPr="00740EC2" w:rsidRDefault="00740EC2" w:rsidP="00740EC2">
            <w:pPr>
              <w:spacing w:after="0" w:line="240" w:lineRule="auto"/>
              <w:rPr>
                <w:ins w:id="225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5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20</w:t>
              </w:r>
            </w:ins>
          </w:p>
        </w:tc>
        <w:tc>
          <w:tcPr>
            <w:tcW w:w="211" w:type="pct"/>
            <w:tcBorders>
              <w:top w:val="nil"/>
              <w:left w:val="nil"/>
              <w:bottom w:val="nil"/>
              <w:right w:val="nil"/>
            </w:tcBorders>
            <w:noWrap/>
            <w:vAlign w:val="center"/>
            <w:hideMark/>
            <w:tcPrChange w:id="2259" w:author="Author" w:date="2026-09-29T17:41:00Z" w16du:dateUtc="2026-09-29T22:41:00Z">
              <w:tcPr>
                <w:tcW w:w="420" w:type="dxa"/>
                <w:tcBorders>
                  <w:top w:val="nil"/>
                  <w:left w:val="nil"/>
                  <w:bottom w:val="nil"/>
                  <w:right w:val="nil"/>
                </w:tcBorders>
                <w:noWrap/>
                <w:vAlign w:val="center"/>
                <w:hideMark/>
              </w:tcPr>
            </w:tcPrChange>
          </w:tcPr>
          <w:p w14:paraId="006B352A" w14:textId="77777777" w:rsidR="00740EC2" w:rsidRPr="00740EC2" w:rsidRDefault="00740EC2" w:rsidP="00740EC2">
            <w:pPr>
              <w:spacing w:after="0" w:line="240" w:lineRule="auto"/>
              <w:rPr>
                <w:ins w:id="226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6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0.26</w:t>
              </w:r>
            </w:ins>
          </w:p>
        </w:tc>
        <w:tc>
          <w:tcPr>
            <w:tcW w:w="413" w:type="pct"/>
            <w:tcBorders>
              <w:top w:val="nil"/>
              <w:left w:val="nil"/>
              <w:bottom w:val="nil"/>
              <w:right w:val="nil"/>
            </w:tcBorders>
            <w:noWrap/>
            <w:vAlign w:val="center"/>
            <w:hideMark/>
            <w:tcPrChange w:id="2262" w:author="Author" w:date="2026-09-29T17:41:00Z" w16du:dateUtc="2026-09-29T22:41:00Z">
              <w:tcPr>
                <w:tcW w:w="960" w:type="dxa"/>
                <w:gridSpan w:val="3"/>
                <w:tcBorders>
                  <w:top w:val="nil"/>
                  <w:left w:val="nil"/>
                  <w:bottom w:val="nil"/>
                  <w:right w:val="nil"/>
                </w:tcBorders>
                <w:noWrap/>
                <w:vAlign w:val="center"/>
                <w:hideMark/>
              </w:tcPr>
            </w:tcPrChange>
          </w:tcPr>
          <w:p w14:paraId="2BE33159" w14:textId="77777777" w:rsidR="00740EC2" w:rsidRPr="00740EC2" w:rsidRDefault="00740EC2" w:rsidP="00740EC2">
            <w:pPr>
              <w:spacing w:after="0" w:line="240" w:lineRule="auto"/>
              <w:rPr>
                <w:ins w:id="226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6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9</w:t>
              </w:r>
            </w:ins>
          </w:p>
        </w:tc>
        <w:tc>
          <w:tcPr>
            <w:tcW w:w="413" w:type="pct"/>
            <w:tcBorders>
              <w:top w:val="nil"/>
              <w:left w:val="nil"/>
              <w:bottom w:val="nil"/>
              <w:right w:val="nil"/>
            </w:tcBorders>
            <w:noWrap/>
            <w:vAlign w:val="center"/>
            <w:hideMark/>
            <w:tcPrChange w:id="2265" w:author="Author" w:date="2026-09-29T17:41:00Z" w16du:dateUtc="2026-09-29T22:41:00Z">
              <w:tcPr>
                <w:tcW w:w="960" w:type="dxa"/>
                <w:gridSpan w:val="2"/>
                <w:tcBorders>
                  <w:top w:val="nil"/>
                  <w:left w:val="nil"/>
                  <w:bottom w:val="nil"/>
                  <w:right w:val="nil"/>
                </w:tcBorders>
                <w:noWrap/>
                <w:vAlign w:val="center"/>
                <w:hideMark/>
              </w:tcPr>
            </w:tcPrChange>
          </w:tcPr>
          <w:p w14:paraId="45E8F9CD" w14:textId="77777777" w:rsidR="00740EC2" w:rsidRPr="00740EC2" w:rsidRDefault="00740EC2" w:rsidP="00740EC2">
            <w:pPr>
              <w:spacing w:after="0" w:line="240" w:lineRule="auto"/>
              <w:rPr>
                <w:ins w:id="226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6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5.84</w:t>
              </w:r>
            </w:ins>
          </w:p>
        </w:tc>
        <w:tc>
          <w:tcPr>
            <w:tcW w:w="413" w:type="pct"/>
            <w:tcBorders>
              <w:top w:val="nil"/>
              <w:left w:val="nil"/>
              <w:bottom w:val="nil"/>
              <w:right w:val="nil"/>
            </w:tcBorders>
            <w:noWrap/>
            <w:vAlign w:val="center"/>
            <w:hideMark/>
            <w:tcPrChange w:id="2268" w:author="Author" w:date="2026-09-29T17:41:00Z" w16du:dateUtc="2026-09-29T22:41:00Z">
              <w:tcPr>
                <w:tcW w:w="960" w:type="dxa"/>
                <w:gridSpan w:val="2"/>
                <w:tcBorders>
                  <w:top w:val="nil"/>
                  <w:left w:val="nil"/>
                  <w:bottom w:val="nil"/>
                  <w:right w:val="nil"/>
                </w:tcBorders>
                <w:noWrap/>
                <w:vAlign w:val="center"/>
                <w:hideMark/>
              </w:tcPr>
            </w:tcPrChange>
          </w:tcPr>
          <w:p w14:paraId="15C403FB" w14:textId="77777777" w:rsidR="00740EC2" w:rsidRPr="00740EC2" w:rsidRDefault="00740EC2" w:rsidP="00740EC2">
            <w:pPr>
              <w:spacing w:after="0" w:line="240" w:lineRule="auto"/>
              <w:rPr>
                <w:ins w:id="226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7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0.83 ± 0.02</w:t>
              </w:r>
            </w:ins>
          </w:p>
        </w:tc>
        <w:tc>
          <w:tcPr>
            <w:tcW w:w="456" w:type="pct"/>
            <w:tcBorders>
              <w:top w:val="nil"/>
              <w:left w:val="nil"/>
              <w:bottom w:val="nil"/>
              <w:right w:val="nil"/>
            </w:tcBorders>
            <w:noWrap/>
            <w:vAlign w:val="center"/>
            <w:hideMark/>
            <w:tcPrChange w:id="2271" w:author="Author" w:date="2026-09-29T17:41:00Z" w16du:dateUtc="2026-09-29T22:41:00Z">
              <w:tcPr>
                <w:tcW w:w="1060" w:type="dxa"/>
                <w:gridSpan w:val="2"/>
                <w:tcBorders>
                  <w:top w:val="nil"/>
                  <w:left w:val="nil"/>
                  <w:bottom w:val="nil"/>
                  <w:right w:val="nil"/>
                </w:tcBorders>
                <w:noWrap/>
                <w:vAlign w:val="center"/>
                <w:hideMark/>
              </w:tcPr>
            </w:tcPrChange>
          </w:tcPr>
          <w:p w14:paraId="1BD96F88" w14:textId="77777777" w:rsidR="00740EC2" w:rsidRPr="00740EC2" w:rsidRDefault="00740EC2" w:rsidP="00740EC2">
            <w:pPr>
              <w:spacing w:after="0" w:line="240" w:lineRule="auto"/>
              <w:rPr>
                <w:ins w:id="227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7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0.78–0.85</w:t>
              </w:r>
            </w:ins>
          </w:p>
        </w:tc>
        <w:tc>
          <w:tcPr>
            <w:tcW w:w="413" w:type="pct"/>
            <w:tcBorders>
              <w:top w:val="nil"/>
              <w:left w:val="nil"/>
              <w:bottom w:val="nil"/>
              <w:right w:val="nil"/>
            </w:tcBorders>
            <w:noWrap/>
            <w:vAlign w:val="center"/>
            <w:hideMark/>
            <w:tcPrChange w:id="2274" w:author="Author" w:date="2026-09-29T17:41:00Z" w16du:dateUtc="2026-09-29T22:41:00Z">
              <w:tcPr>
                <w:tcW w:w="960" w:type="dxa"/>
                <w:gridSpan w:val="2"/>
                <w:tcBorders>
                  <w:top w:val="nil"/>
                  <w:left w:val="nil"/>
                  <w:bottom w:val="nil"/>
                  <w:right w:val="nil"/>
                </w:tcBorders>
                <w:noWrap/>
                <w:vAlign w:val="center"/>
                <w:hideMark/>
              </w:tcPr>
            </w:tcPrChange>
          </w:tcPr>
          <w:p w14:paraId="7F98627C" w14:textId="77777777" w:rsidR="00740EC2" w:rsidRPr="00740EC2" w:rsidRDefault="00740EC2" w:rsidP="00740EC2">
            <w:pPr>
              <w:spacing w:after="0" w:line="240" w:lineRule="auto"/>
              <w:rPr>
                <w:ins w:id="227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7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1.92 ± 0.08</w:t>
              </w:r>
            </w:ins>
          </w:p>
        </w:tc>
        <w:tc>
          <w:tcPr>
            <w:tcW w:w="439" w:type="pct"/>
            <w:tcBorders>
              <w:top w:val="nil"/>
              <w:left w:val="nil"/>
              <w:bottom w:val="nil"/>
              <w:right w:val="nil"/>
            </w:tcBorders>
            <w:noWrap/>
            <w:vAlign w:val="center"/>
            <w:hideMark/>
            <w:tcPrChange w:id="2277" w:author="Author" w:date="2026-09-29T17:41:00Z" w16du:dateUtc="2026-09-29T22:41:00Z">
              <w:tcPr>
                <w:tcW w:w="1020" w:type="dxa"/>
                <w:gridSpan w:val="2"/>
                <w:tcBorders>
                  <w:top w:val="nil"/>
                  <w:left w:val="nil"/>
                  <w:bottom w:val="nil"/>
                  <w:right w:val="nil"/>
                </w:tcBorders>
                <w:noWrap/>
                <w:vAlign w:val="center"/>
                <w:hideMark/>
              </w:tcPr>
            </w:tcPrChange>
          </w:tcPr>
          <w:p w14:paraId="14072416" w14:textId="77777777" w:rsidR="00740EC2" w:rsidRPr="00740EC2" w:rsidRDefault="00740EC2" w:rsidP="00740EC2">
            <w:pPr>
              <w:spacing w:after="0" w:line="240" w:lineRule="auto"/>
              <w:rPr>
                <w:ins w:id="227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7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1.70–2.01</w:t>
              </w:r>
            </w:ins>
          </w:p>
        </w:tc>
      </w:tr>
      <w:tr w:rsidR="00740EC2" w:rsidRPr="00740EC2" w14:paraId="6E77A609" w14:textId="77777777" w:rsidTr="00740EC2">
        <w:trPr>
          <w:trHeight w:val="292"/>
          <w:ins w:id="2280" w:author="Author" w:date="2026-09-29T17:41:00Z"/>
          <w:trPrChange w:id="2281"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282" w:author="Author" w:date="2026-09-29T17:41:00Z" w16du:dateUtc="2026-09-29T22:41:00Z">
              <w:tcPr>
                <w:tcW w:w="2720" w:type="dxa"/>
                <w:tcBorders>
                  <w:top w:val="nil"/>
                  <w:left w:val="nil"/>
                  <w:bottom w:val="nil"/>
                  <w:right w:val="nil"/>
                </w:tcBorders>
                <w:vAlign w:val="center"/>
                <w:hideMark/>
              </w:tcPr>
            </w:tcPrChange>
          </w:tcPr>
          <w:p w14:paraId="2F250428" w14:textId="77777777" w:rsidR="00740EC2" w:rsidRPr="00740EC2" w:rsidRDefault="00740EC2" w:rsidP="00740EC2">
            <w:pPr>
              <w:spacing w:after="0" w:line="240" w:lineRule="auto"/>
              <w:rPr>
                <w:ins w:id="228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941" w:type="pct"/>
            <w:tcBorders>
              <w:top w:val="nil"/>
              <w:left w:val="nil"/>
              <w:bottom w:val="nil"/>
              <w:right w:val="nil"/>
            </w:tcBorders>
            <w:vAlign w:val="center"/>
            <w:hideMark/>
            <w:tcPrChange w:id="2284" w:author="Author" w:date="2026-09-29T17:41:00Z" w16du:dateUtc="2026-09-29T22:41:00Z">
              <w:tcPr>
                <w:tcW w:w="2240" w:type="dxa"/>
                <w:gridSpan w:val="2"/>
                <w:tcBorders>
                  <w:top w:val="nil"/>
                  <w:left w:val="nil"/>
                  <w:bottom w:val="nil"/>
                  <w:right w:val="nil"/>
                </w:tcBorders>
                <w:vAlign w:val="center"/>
                <w:hideMark/>
              </w:tcPr>
            </w:tcPrChange>
          </w:tcPr>
          <w:p w14:paraId="3A1D4D92" w14:textId="77777777" w:rsidR="00740EC2" w:rsidRPr="00740EC2" w:rsidRDefault="00740EC2" w:rsidP="00740EC2">
            <w:pPr>
              <w:spacing w:after="0" w:line="240" w:lineRule="auto"/>
              <w:rPr>
                <w:ins w:id="228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8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White</w:t>
              </w:r>
            </w:ins>
          </w:p>
        </w:tc>
        <w:tc>
          <w:tcPr>
            <w:tcW w:w="166" w:type="pct"/>
            <w:tcBorders>
              <w:top w:val="nil"/>
              <w:left w:val="nil"/>
              <w:bottom w:val="nil"/>
              <w:right w:val="nil"/>
            </w:tcBorders>
            <w:noWrap/>
            <w:vAlign w:val="center"/>
            <w:hideMark/>
            <w:tcPrChange w:id="2287" w:author="Author" w:date="2026-09-29T17:41:00Z" w16du:dateUtc="2026-09-29T22:41:00Z">
              <w:tcPr>
                <w:tcW w:w="320" w:type="dxa"/>
                <w:tcBorders>
                  <w:top w:val="nil"/>
                  <w:left w:val="nil"/>
                  <w:bottom w:val="nil"/>
                  <w:right w:val="nil"/>
                </w:tcBorders>
                <w:noWrap/>
                <w:vAlign w:val="center"/>
                <w:hideMark/>
              </w:tcPr>
            </w:tcPrChange>
          </w:tcPr>
          <w:p w14:paraId="1135A81E" w14:textId="77777777" w:rsidR="00740EC2" w:rsidRPr="00740EC2" w:rsidRDefault="00740EC2" w:rsidP="00740EC2">
            <w:pPr>
              <w:spacing w:after="0" w:line="240" w:lineRule="auto"/>
              <w:rPr>
                <w:ins w:id="228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8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4</w:t>
              </w:r>
            </w:ins>
          </w:p>
        </w:tc>
        <w:tc>
          <w:tcPr>
            <w:tcW w:w="211" w:type="pct"/>
            <w:tcBorders>
              <w:top w:val="nil"/>
              <w:left w:val="nil"/>
              <w:bottom w:val="nil"/>
              <w:right w:val="nil"/>
            </w:tcBorders>
            <w:noWrap/>
            <w:vAlign w:val="center"/>
            <w:hideMark/>
            <w:tcPrChange w:id="2290" w:author="Author" w:date="2026-09-29T17:41:00Z" w16du:dateUtc="2026-09-29T22:41:00Z">
              <w:tcPr>
                <w:tcW w:w="420" w:type="dxa"/>
                <w:tcBorders>
                  <w:top w:val="nil"/>
                  <w:left w:val="nil"/>
                  <w:bottom w:val="nil"/>
                  <w:right w:val="nil"/>
                </w:tcBorders>
                <w:noWrap/>
                <w:vAlign w:val="center"/>
                <w:hideMark/>
              </w:tcPr>
            </w:tcPrChange>
          </w:tcPr>
          <w:p w14:paraId="527F44B7" w14:textId="77777777" w:rsidR="00740EC2" w:rsidRPr="00740EC2" w:rsidRDefault="00740EC2" w:rsidP="00740EC2">
            <w:pPr>
              <w:spacing w:after="0" w:line="240" w:lineRule="auto"/>
              <w:rPr>
                <w:ins w:id="229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29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0.05</w:t>
              </w:r>
            </w:ins>
          </w:p>
        </w:tc>
        <w:tc>
          <w:tcPr>
            <w:tcW w:w="413" w:type="pct"/>
            <w:tcBorders>
              <w:top w:val="nil"/>
              <w:left w:val="nil"/>
              <w:bottom w:val="nil"/>
              <w:right w:val="nil"/>
            </w:tcBorders>
            <w:noWrap/>
            <w:vAlign w:val="center"/>
            <w:hideMark/>
            <w:tcPrChange w:id="2293" w:author="Author" w:date="2026-09-29T17:41:00Z" w16du:dateUtc="2026-09-29T22:41:00Z">
              <w:tcPr>
                <w:tcW w:w="960" w:type="dxa"/>
                <w:gridSpan w:val="3"/>
                <w:tcBorders>
                  <w:top w:val="nil"/>
                  <w:left w:val="nil"/>
                  <w:bottom w:val="nil"/>
                  <w:right w:val="nil"/>
                </w:tcBorders>
                <w:noWrap/>
                <w:vAlign w:val="center"/>
                <w:hideMark/>
              </w:tcPr>
            </w:tcPrChange>
          </w:tcPr>
          <w:p w14:paraId="777BF4B2" w14:textId="77777777" w:rsidR="00740EC2" w:rsidRPr="00740EC2" w:rsidRDefault="00740EC2" w:rsidP="00740EC2">
            <w:pPr>
              <w:spacing w:after="0" w:line="240" w:lineRule="auto"/>
              <w:rPr>
                <w:ins w:id="229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295" w:author="Author" w:date="2026-09-29T17:41:00Z" w16du:dateUtc="2026-09-29T22:41:00Z">
              <w:tcPr>
                <w:tcW w:w="960" w:type="dxa"/>
                <w:gridSpan w:val="2"/>
                <w:tcBorders>
                  <w:top w:val="nil"/>
                  <w:left w:val="nil"/>
                  <w:bottom w:val="nil"/>
                  <w:right w:val="nil"/>
                </w:tcBorders>
                <w:noWrap/>
                <w:vAlign w:val="center"/>
                <w:hideMark/>
              </w:tcPr>
            </w:tcPrChange>
          </w:tcPr>
          <w:p w14:paraId="69675728" w14:textId="77777777" w:rsidR="00740EC2" w:rsidRPr="00740EC2" w:rsidRDefault="00740EC2" w:rsidP="00740EC2">
            <w:pPr>
              <w:spacing w:after="0" w:line="240" w:lineRule="auto"/>
              <w:rPr>
                <w:ins w:id="229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297" w:author="Author" w:date="2026-09-29T17:41:00Z" w16du:dateUtc="2026-09-29T22:41:00Z">
              <w:tcPr>
                <w:tcW w:w="960" w:type="dxa"/>
                <w:gridSpan w:val="2"/>
                <w:tcBorders>
                  <w:top w:val="nil"/>
                  <w:left w:val="nil"/>
                  <w:bottom w:val="nil"/>
                  <w:right w:val="nil"/>
                </w:tcBorders>
                <w:noWrap/>
                <w:vAlign w:val="center"/>
                <w:hideMark/>
              </w:tcPr>
            </w:tcPrChange>
          </w:tcPr>
          <w:p w14:paraId="3C879B88" w14:textId="77777777" w:rsidR="00740EC2" w:rsidRPr="00740EC2" w:rsidRDefault="00740EC2" w:rsidP="00740EC2">
            <w:pPr>
              <w:spacing w:after="0" w:line="240" w:lineRule="auto"/>
              <w:rPr>
                <w:ins w:id="229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299" w:author="Author" w:date="2026-09-29T17:41:00Z" w16du:dateUtc="2026-09-29T22:41:00Z">
              <w:tcPr>
                <w:tcW w:w="1060" w:type="dxa"/>
                <w:gridSpan w:val="2"/>
                <w:tcBorders>
                  <w:top w:val="nil"/>
                  <w:left w:val="nil"/>
                  <w:bottom w:val="nil"/>
                  <w:right w:val="nil"/>
                </w:tcBorders>
                <w:noWrap/>
                <w:vAlign w:val="center"/>
                <w:hideMark/>
              </w:tcPr>
            </w:tcPrChange>
          </w:tcPr>
          <w:p w14:paraId="39668FDE" w14:textId="77777777" w:rsidR="00740EC2" w:rsidRPr="00740EC2" w:rsidRDefault="00740EC2" w:rsidP="00740EC2">
            <w:pPr>
              <w:spacing w:after="0" w:line="240" w:lineRule="auto"/>
              <w:rPr>
                <w:ins w:id="230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301" w:author="Author" w:date="2026-09-29T17:41:00Z" w16du:dateUtc="2026-09-29T22:41:00Z">
              <w:tcPr>
                <w:tcW w:w="960" w:type="dxa"/>
                <w:gridSpan w:val="2"/>
                <w:tcBorders>
                  <w:top w:val="nil"/>
                  <w:left w:val="nil"/>
                  <w:bottom w:val="nil"/>
                  <w:right w:val="nil"/>
                </w:tcBorders>
                <w:noWrap/>
                <w:vAlign w:val="center"/>
                <w:hideMark/>
              </w:tcPr>
            </w:tcPrChange>
          </w:tcPr>
          <w:p w14:paraId="2EA9FADC" w14:textId="77777777" w:rsidR="00740EC2" w:rsidRPr="00740EC2" w:rsidRDefault="00740EC2" w:rsidP="00740EC2">
            <w:pPr>
              <w:spacing w:after="0" w:line="240" w:lineRule="auto"/>
              <w:rPr>
                <w:ins w:id="230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303" w:author="Author" w:date="2026-09-29T17:41:00Z" w16du:dateUtc="2026-09-29T22:41:00Z">
              <w:tcPr>
                <w:tcW w:w="1020" w:type="dxa"/>
                <w:gridSpan w:val="2"/>
                <w:tcBorders>
                  <w:top w:val="nil"/>
                  <w:left w:val="nil"/>
                  <w:bottom w:val="nil"/>
                  <w:right w:val="nil"/>
                </w:tcBorders>
                <w:noWrap/>
                <w:vAlign w:val="center"/>
                <w:hideMark/>
              </w:tcPr>
            </w:tcPrChange>
          </w:tcPr>
          <w:p w14:paraId="4A09A123" w14:textId="77777777" w:rsidR="00740EC2" w:rsidRPr="00740EC2" w:rsidRDefault="00740EC2" w:rsidP="00740EC2">
            <w:pPr>
              <w:spacing w:after="0" w:line="240" w:lineRule="auto"/>
              <w:rPr>
                <w:ins w:id="2304"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6139262" w14:textId="77777777" w:rsidTr="00740EC2">
        <w:trPr>
          <w:trHeight w:val="292"/>
          <w:ins w:id="2305" w:author="Author" w:date="2026-09-29T17:41:00Z"/>
          <w:trPrChange w:id="2306"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307" w:author="Author" w:date="2026-09-29T17:41:00Z" w16du:dateUtc="2026-09-29T22:41:00Z">
              <w:tcPr>
                <w:tcW w:w="2720" w:type="dxa"/>
                <w:tcBorders>
                  <w:top w:val="nil"/>
                  <w:left w:val="nil"/>
                  <w:bottom w:val="nil"/>
                  <w:right w:val="nil"/>
                </w:tcBorders>
                <w:vAlign w:val="center"/>
                <w:hideMark/>
              </w:tcPr>
            </w:tcPrChange>
          </w:tcPr>
          <w:p w14:paraId="7F299DCD" w14:textId="77777777" w:rsidR="00740EC2" w:rsidRPr="00740EC2" w:rsidRDefault="00740EC2" w:rsidP="00740EC2">
            <w:pPr>
              <w:spacing w:after="0" w:line="240" w:lineRule="auto"/>
              <w:rPr>
                <w:ins w:id="230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309" w:author="Author" w:date="2026-09-29T17:41:00Z" w16du:dateUtc="2026-09-29T22:41:00Z">
              <w:tcPr>
                <w:tcW w:w="2240" w:type="dxa"/>
                <w:gridSpan w:val="2"/>
                <w:tcBorders>
                  <w:top w:val="nil"/>
                  <w:left w:val="nil"/>
                  <w:bottom w:val="nil"/>
                  <w:right w:val="nil"/>
                </w:tcBorders>
                <w:vAlign w:val="center"/>
                <w:hideMark/>
              </w:tcPr>
            </w:tcPrChange>
          </w:tcPr>
          <w:p w14:paraId="7A97CF75" w14:textId="77777777" w:rsidR="00740EC2" w:rsidRPr="00740EC2" w:rsidRDefault="00740EC2" w:rsidP="00740EC2">
            <w:pPr>
              <w:spacing w:after="0" w:line="240" w:lineRule="auto"/>
              <w:rPr>
                <w:ins w:id="231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1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Whitish</w:t>
              </w:r>
            </w:ins>
          </w:p>
        </w:tc>
        <w:tc>
          <w:tcPr>
            <w:tcW w:w="166" w:type="pct"/>
            <w:tcBorders>
              <w:top w:val="nil"/>
              <w:left w:val="nil"/>
              <w:bottom w:val="nil"/>
              <w:right w:val="nil"/>
            </w:tcBorders>
            <w:noWrap/>
            <w:vAlign w:val="center"/>
            <w:hideMark/>
            <w:tcPrChange w:id="2312" w:author="Author" w:date="2026-09-29T17:41:00Z" w16du:dateUtc="2026-09-29T22:41:00Z">
              <w:tcPr>
                <w:tcW w:w="320" w:type="dxa"/>
                <w:tcBorders>
                  <w:top w:val="nil"/>
                  <w:left w:val="nil"/>
                  <w:bottom w:val="nil"/>
                  <w:right w:val="nil"/>
                </w:tcBorders>
                <w:noWrap/>
                <w:vAlign w:val="center"/>
                <w:hideMark/>
              </w:tcPr>
            </w:tcPrChange>
          </w:tcPr>
          <w:p w14:paraId="2CFEC3CD" w14:textId="77777777" w:rsidR="00740EC2" w:rsidRPr="00740EC2" w:rsidRDefault="00740EC2" w:rsidP="00740EC2">
            <w:pPr>
              <w:spacing w:after="0" w:line="240" w:lineRule="auto"/>
              <w:rPr>
                <w:ins w:id="231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1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16</w:t>
              </w:r>
            </w:ins>
          </w:p>
        </w:tc>
        <w:tc>
          <w:tcPr>
            <w:tcW w:w="211" w:type="pct"/>
            <w:tcBorders>
              <w:top w:val="nil"/>
              <w:left w:val="nil"/>
              <w:bottom w:val="nil"/>
              <w:right w:val="nil"/>
            </w:tcBorders>
            <w:noWrap/>
            <w:vAlign w:val="center"/>
            <w:hideMark/>
            <w:tcPrChange w:id="2315" w:author="Author" w:date="2026-09-29T17:41:00Z" w16du:dateUtc="2026-09-29T22:41:00Z">
              <w:tcPr>
                <w:tcW w:w="420" w:type="dxa"/>
                <w:tcBorders>
                  <w:top w:val="nil"/>
                  <w:left w:val="nil"/>
                  <w:bottom w:val="nil"/>
                  <w:right w:val="nil"/>
                </w:tcBorders>
                <w:noWrap/>
                <w:vAlign w:val="center"/>
                <w:hideMark/>
              </w:tcPr>
            </w:tcPrChange>
          </w:tcPr>
          <w:p w14:paraId="44AA5289" w14:textId="77777777" w:rsidR="00740EC2" w:rsidRPr="00740EC2" w:rsidRDefault="00740EC2" w:rsidP="00740EC2">
            <w:pPr>
              <w:spacing w:after="0" w:line="240" w:lineRule="auto"/>
              <w:rPr>
                <w:ins w:id="231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1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0.21</w:t>
              </w:r>
            </w:ins>
          </w:p>
        </w:tc>
        <w:tc>
          <w:tcPr>
            <w:tcW w:w="413" w:type="pct"/>
            <w:tcBorders>
              <w:top w:val="nil"/>
              <w:left w:val="nil"/>
              <w:bottom w:val="nil"/>
              <w:right w:val="nil"/>
            </w:tcBorders>
            <w:noWrap/>
            <w:vAlign w:val="center"/>
            <w:hideMark/>
            <w:tcPrChange w:id="2318" w:author="Author" w:date="2026-09-29T17:41:00Z" w16du:dateUtc="2026-09-29T22:41:00Z">
              <w:tcPr>
                <w:tcW w:w="960" w:type="dxa"/>
                <w:gridSpan w:val="3"/>
                <w:tcBorders>
                  <w:top w:val="nil"/>
                  <w:left w:val="nil"/>
                  <w:bottom w:val="nil"/>
                  <w:right w:val="nil"/>
                </w:tcBorders>
                <w:noWrap/>
                <w:vAlign w:val="center"/>
                <w:hideMark/>
              </w:tcPr>
            </w:tcPrChange>
          </w:tcPr>
          <w:p w14:paraId="552D1B0C" w14:textId="77777777" w:rsidR="00740EC2" w:rsidRPr="00740EC2" w:rsidRDefault="00740EC2" w:rsidP="00740EC2">
            <w:pPr>
              <w:spacing w:after="0" w:line="240" w:lineRule="auto"/>
              <w:rPr>
                <w:ins w:id="231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320" w:author="Author" w:date="2026-09-29T17:41:00Z" w16du:dateUtc="2026-09-29T22:41:00Z">
              <w:tcPr>
                <w:tcW w:w="960" w:type="dxa"/>
                <w:gridSpan w:val="2"/>
                <w:tcBorders>
                  <w:top w:val="nil"/>
                  <w:left w:val="nil"/>
                  <w:bottom w:val="nil"/>
                  <w:right w:val="nil"/>
                </w:tcBorders>
                <w:noWrap/>
                <w:vAlign w:val="center"/>
                <w:hideMark/>
              </w:tcPr>
            </w:tcPrChange>
          </w:tcPr>
          <w:p w14:paraId="3E738DED" w14:textId="77777777" w:rsidR="00740EC2" w:rsidRPr="00740EC2" w:rsidRDefault="00740EC2" w:rsidP="00740EC2">
            <w:pPr>
              <w:spacing w:after="0" w:line="240" w:lineRule="auto"/>
              <w:rPr>
                <w:ins w:id="232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322" w:author="Author" w:date="2026-09-29T17:41:00Z" w16du:dateUtc="2026-09-29T22:41:00Z">
              <w:tcPr>
                <w:tcW w:w="960" w:type="dxa"/>
                <w:gridSpan w:val="2"/>
                <w:tcBorders>
                  <w:top w:val="nil"/>
                  <w:left w:val="nil"/>
                  <w:bottom w:val="nil"/>
                  <w:right w:val="nil"/>
                </w:tcBorders>
                <w:noWrap/>
                <w:vAlign w:val="center"/>
                <w:hideMark/>
              </w:tcPr>
            </w:tcPrChange>
          </w:tcPr>
          <w:p w14:paraId="72188C85" w14:textId="77777777" w:rsidR="00740EC2" w:rsidRPr="00740EC2" w:rsidRDefault="00740EC2" w:rsidP="00740EC2">
            <w:pPr>
              <w:spacing w:after="0" w:line="240" w:lineRule="auto"/>
              <w:rPr>
                <w:ins w:id="232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324" w:author="Author" w:date="2026-09-29T17:41:00Z" w16du:dateUtc="2026-09-29T22:41:00Z">
              <w:tcPr>
                <w:tcW w:w="1060" w:type="dxa"/>
                <w:gridSpan w:val="2"/>
                <w:tcBorders>
                  <w:top w:val="nil"/>
                  <w:left w:val="nil"/>
                  <w:bottom w:val="nil"/>
                  <w:right w:val="nil"/>
                </w:tcBorders>
                <w:noWrap/>
                <w:vAlign w:val="center"/>
                <w:hideMark/>
              </w:tcPr>
            </w:tcPrChange>
          </w:tcPr>
          <w:p w14:paraId="32D3B8D6" w14:textId="77777777" w:rsidR="00740EC2" w:rsidRPr="00740EC2" w:rsidRDefault="00740EC2" w:rsidP="00740EC2">
            <w:pPr>
              <w:spacing w:after="0" w:line="240" w:lineRule="auto"/>
              <w:rPr>
                <w:ins w:id="232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326" w:author="Author" w:date="2026-09-29T17:41:00Z" w16du:dateUtc="2026-09-29T22:41:00Z">
              <w:tcPr>
                <w:tcW w:w="960" w:type="dxa"/>
                <w:gridSpan w:val="2"/>
                <w:tcBorders>
                  <w:top w:val="nil"/>
                  <w:left w:val="nil"/>
                  <w:bottom w:val="nil"/>
                  <w:right w:val="nil"/>
                </w:tcBorders>
                <w:noWrap/>
                <w:vAlign w:val="center"/>
                <w:hideMark/>
              </w:tcPr>
            </w:tcPrChange>
          </w:tcPr>
          <w:p w14:paraId="7F66C095" w14:textId="77777777" w:rsidR="00740EC2" w:rsidRPr="00740EC2" w:rsidRDefault="00740EC2" w:rsidP="00740EC2">
            <w:pPr>
              <w:spacing w:after="0" w:line="240" w:lineRule="auto"/>
              <w:rPr>
                <w:ins w:id="232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328" w:author="Author" w:date="2026-09-29T17:41:00Z" w16du:dateUtc="2026-09-29T22:41:00Z">
              <w:tcPr>
                <w:tcW w:w="1020" w:type="dxa"/>
                <w:gridSpan w:val="2"/>
                <w:tcBorders>
                  <w:top w:val="nil"/>
                  <w:left w:val="nil"/>
                  <w:bottom w:val="nil"/>
                  <w:right w:val="nil"/>
                </w:tcBorders>
                <w:noWrap/>
                <w:vAlign w:val="center"/>
                <w:hideMark/>
              </w:tcPr>
            </w:tcPrChange>
          </w:tcPr>
          <w:p w14:paraId="23F701FA" w14:textId="77777777" w:rsidR="00740EC2" w:rsidRPr="00740EC2" w:rsidRDefault="00740EC2" w:rsidP="00740EC2">
            <w:pPr>
              <w:spacing w:after="0" w:line="240" w:lineRule="auto"/>
              <w:rPr>
                <w:ins w:id="2329"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31BB8785" w14:textId="77777777" w:rsidTr="00740EC2">
        <w:trPr>
          <w:trHeight w:val="292"/>
          <w:ins w:id="2330" w:author="Author" w:date="2026-09-29T17:41:00Z"/>
          <w:trPrChange w:id="2331"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332" w:author="Author" w:date="2026-09-29T17:41:00Z" w16du:dateUtc="2026-09-29T22:41:00Z">
              <w:tcPr>
                <w:tcW w:w="2720" w:type="dxa"/>
                <w:tcBorders>
                  <w:top w:val="nil"/>
                  <w:left w:val="nil"/>
                  <w:bottom w:val="nil"/>
                  <w:right w:val="nil"/>
                </w:tcBorders>
                <w:vAlign w:val="center"/>
                <w:hideMark/>
              </w:tcPr>
            </w:tcPrChange>
          </w:tcPr>
          <w:p w14:paraId="47E3AD24" w14:textId="77777777" w:rsidR="00740EC2" w:rsidRPr="00740EC2" w:rsidRDefault="00740EC2" w:rsidP="00740EC2">
            <w:pPr>
              <w:spacing w:after="0" w:line="240" w:lineRule="auto"/>
              <w:rPr>
                <w:ins w:id="233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334" w:author="Author" w:date="2026-09-29T17:41:00Z" w16du:dateUtc="2026-09-29T22:41:00Z">
              <w:tcPr>
                <w:tcW w:w="2240" w:type="dxa"/>
                <w:gridSpan w:val="2"/>
                <w:tcBorders>
                  <w:top w:val="nil"/>
                  <w:left w:val="nil"/>
                  <w:bottom w:val="nil"/>
                  <w:right w:val="nil"/>
                </w:tcBorders>
                <w:vAlign w:val="center"/>
                <w:hideMark/>
              </w:tcPr>
            </w:tcPrChange>
          </w:tcPr>
          <w:p w14:paraId="04761B5E" w14:textId="77777777" w:rsidR="00740EC2" w:rsidRPr="00740EC2" w:rsidRDefault="00740EC2" w:rsidP="00740EC2">
            <w:pPr>
              <w:spacing w:after="0" w:line="240" w:lineRule="auto"/>
              <w:rPr>
                <w:ins w:id="233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3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Light </w:t>
              </w:r>
              <w:proofErr w:type="spellStart"/>
              <w:r w:rsidRPr="00740EC2">
                <w:rPr>
                  <w:rFonts w:ascii="Times New Roman" w:eastAsia="Times New Roman" w:hAnsi="Times New Roman" w:cs="Times New Roman"/>
                  <w:color w:val="000000"/>
                  <w:kern w:val="0"/>
                  <w:sz w:val="20"/>
                  <w:szCs w:val="20"/>
                  <w:lang w:val="es-PE" w:eastAsia="es-PE"/>
                  <w14:ligatures w14:val="none"/>
                </w:rPr>
                <w:t>brown</w:t>
              </w:r>
              <w:proofErr w:type="spellEnd"/>
            </w:ins>
          </w:p>
        </w:tc>
        <w:tc>
          <w:tcPr>
            <w:tcW w:w="166" w:type="pct"/>
            <w:tcBorders>
              <w:top w:val="nil"/>
              <w:left w:val="nil"/>
              <w:bottom w:val="nil"/>
              <w:right w:val="nil"/>
            </w:tcBorders>
            <w:noWrap/>
            <w:vAlign w:val="center"/>
            <w:hideMark/>
            <w:tcPrChange w:id="2337" w:author="Author" w:date="2026-09-29T17:41:00Z" w16du:dateUtc="2026-09-29T22:41:00Z">
              <w:tcPr>
                <w:tcW w:w="320" w:type="dxa"/>
                <w:tcBorders>
                  <w:top w:val="nil"/>
                  <w:left w:val="nil"/>
                  <w:bottom w:val="nil"/>
                  <w:right w:val="nil"/>
                </w:tcBorders>
                <w:noWrap/>
                <w:vAlign w:val="center"/>
                <w:hideMark/>
              </w:tcPr>
            </w:tcPrChange>
          </w:tcPr>
          <w:p w14:paraId="42049E18" w14:textId="77777777" w:rsidR="00740EC2" w:rsidRPr="00740EC2" w:rsidRDefault="00740EC2" w:rsidP="00740EC2">
            <w:pPr>
              <w:spacing w:after="0" w:line="240" w:lineRule="auto"/>
              <w:rPr>
                <w:ins w:id="233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3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13</w:t>
              </w:r>
            </w:ins>
          </w:p>
        </w:tc>
        <w:tc>
          <w:tcPr>
            <w:tcW w:w="211" w:type="pct"/>
            <w:tcBorders>
              <w:top w:val="nil"/>
              <w:left w:val="nil"/>
              <w:bottom w:val="nil"/>
              <w:right w:val="nil"/>
            </w:tcBorders>
            <w:noWrap/>
            <w:vAlign w:val="center"/>
            <w:hideMark/>
            <w:tcPrChange w:id="2340" w:author="Author" w:date="2026-09-29T17:41:00Z" w16du:dateUtc="2026-09-29T22:41:00Z">
              <w:tcPr>
                <w:tcW w:w="420" w:type="dxa"/>
                <w:tcBorders>
                  <w:top w:val="nil"/>
                  <w:left w:val="nil"/>
                  <w:bottom w:val="nil"/>
                  <w:right w:val="nil"/>
                </w:tcBorders>
                <w:noWrap/>
                <w:vAlign w:val="center"/>
                <w:hideMark/>
              </w:tcPr>
            </w:tcPrChange>
          </w:tcPr>
          <w:p w14:paraId="4631DA5B" w14:textId="77777777" w:rsidR="00740EC2" w:rsidRPr="00740EC2" w:rsidRDefault="00740EC2" w:rsidP="00740EC2">
            <w:pPr>
              <w:spacing w:after="0" w:line="240" w:lineRule="auto"/>
              <w:rPr>
                <w:ins w:id="234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4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0.17</w:t>
              </w:r>
            </w:ins>
          </w:p>
        </w:tc>
        <w:tc>
          <w:tcPr>
            <w:tcW w:w="413" w:type="pct"/>
            <w:tcBorders>
              <w:top w:val="nil"/>
              <w:left w:val="nil"/>
              <w:bottom w:val="nil"/>
              <w:right w:val="nil"/>
            </w:tcBorders>
            <w:noWrap/>
            <w:vAlign w:val="center"/>
            <w:hideMark/>
            <w:tcPrChange w:id="2343" w:author="Author" w:date="2026-09-29T17:41:00Z" w16du:dateUtc="2026-09-29T22:41:00Z">
              <w:tcPr>
                <w:tcW w:w="960" w:type="dxa"/>
                <w:gridSpan w:val="3"/>
                <w:tcBorders>
                  <w:top w:val="nil"/>
                  <w:left w:val="nil"/>
                  <w:bottom w:val="nil"/>
                  <w:right w:val="nil"/>
                </w:tcBorders>
                <w:noWrap/>
                <w:vAlign w:val="center"/>
                <w:hideMark/>
              </w:tcPr>
            </w:tcPrChange>
          </w:tcPr>
          <w:p w14:paraId="0192B485" w14:textId="77777777" w:rsidR="00740EC2" w:rsidRPr="00740EC2" w:rsidRDefault="00740EC2" w:rsidP="00740EC2">
            <w:pPr>
              <w:spacing w:after="0" w:line="240" w:lineRule="auto"/>
              <w:rPr>
                <w:ins w:id="234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345" w:author="Author" w:date="2026-09-29T17:41:00Z" w16du:dateUtc="2026-09-29T22:41:00Z">
              <w:tcPr>
                <w:tcW w:w="960" w:type="dxa"/>
                <w:gridSpan w:val="2"/>
                <w:tcBorders>
                  <w:top w:val="nil"/>
                  <w:left w:val="nil"/>
                  <w:bottom w:val="nil"/>
                  <w:right w:val="nil"/>
                </w:tcBorders>
                <w:noWrap/>
                <w:vAlign w:val="center"/>
                <w:hideMark/>
              </w:tcPr>
            </w:tcPrChange>
          </w:tcPr>
          <w:p w14:paraId="74241586" w14:textId="77777777" w:rsidR="00740EC2" w:rsidRPr="00740EC2" w:rsidRDefault="00740EC2" w:rsidP="00740EC2">
            <w:pPr>
              <w:spacing w:after="0" w:line="240" w:lineRule="auto"/>
              <w:rPr>
                <w:ins w:id="234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347" w:author="Author" w:date="2026-09-29T17:41:00Z" w16du:dateUtc="2026-09-29T22:41:00Z">
              <w:tcPr>
                <w:tcW w:w="960" w:type="dxa"/>
                <w:gridSpan w:val="2"/>
                <w:tcBorders>
                  <w:top w:val="nil"/>
                  <w:left w:val="nil"/>
                  <w:bottom w:val="nil"/>
                  <w:right w:val="nil"/>
                </w:tcBorders>
                <w:noWrap/>
                <w:vAlign w:val="center"/>
                <w:hideMark/>
              </w:tcPr>
            </w:tcPrChange>
          </w:tcPr>
          <w:p w14:paraId="275AB343" w14:textId="77777777" w:rsidR="00740EC2" w:rsidRPr="00740EC2" w:rsidRDefault="00740EC2" w:rsidP="00740EC2">
            <w:pPr>
              <w:spacing w:after="0" w:line="240" w:lineRule="auto"/>
              <w:rPr>
                <w:ins w:id="234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349" w:author="Author" w:date="2026-09-29T17:41:00Z" w16du:dateUtc="2026-09-29T22:41:00Z">
              <w:tcPr>
                <w:tcW w:w="1060" w:type="dxa"/>
                <w:gridSpan w:val="2"/>
                <w:tcBorders>
                  <w:top w:val="nil"/>
                  <w:left w:val="nil"/>
                  <w:bottom w:val="nil"/>
                  <w:right w:val="nil"/>
                </w:tcBorders>
                <w:noWrap/>
                <w:vAlign w:val="center"/>
                <w:hideMark/>
              </w:tcPr>
            </w:tcPrChange>
          </w:tcPr>
          <w:p w14:paraId="5D9BE0D6" w14:textId="77777777" w:rsidR="00740EC2" w:rsidRPr="00740EC2" w:rsidRDefault="00740EC2" w:rsidP="00740EC2">
            <w:pPr>
              <w:spacing w:after="0" w:line="240" w:lineRule="auto"/>
              <w:rPr>
                <w:ins w:id="235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351" w:author="Author" w:date="2026-09-29T17:41:00Z" w16du:dateUtc="2026-09-29T22:41:00Z">
              <w:tcPr>
                <w:tcW w:w="960" w:type="dxa"/>
                <w:gridSpan w:val="2"/>
                <w:tcBorders>
                  <w:top w:val="nil"/>
                  <w:left w:val="nil"/>
                  <w:bottom w:val="nil"/>
                  <w:right w:val="nil"/>
                </w:tcBorders>
                <w:noWrap/>
                <w:vAlign w:val="center"/>
                <w:hideMark/>
              </w:tcPr>
            </w:tcPrChange>
          </w:tcPr>
          <w:p w14:paraId="400D673B" w14:textId="77777777" w:rsidR="00740EC2" w:rsidRPr="00740EC2" w:rsidRDefault="00740EC2" w:rsidP="00740EC2">
            <w:pPr>
              <w:spacing w:after="0" w:line="240" w:lineRule="auto"/>
              <w:rPr>
                <w:ins w:id="235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353" w:author="Author" w:date="2026-09-29T17:41:00Z" w16du:dateUtc="2026-09-29T22:41:00Z">
              <w:tcPr>
                <w:tcW w:w="1020" w:type="dxa"/>
                <w:gridSpan w:val="2"/>
                <w:tcBorders>
                  <w:top w:val="nil"/>
                  <w:left w:val="nil"/>
                  <w:bottom w:val="nil"/>
                  <w:right w:val="nil"/>
                </w:tcBorders>
                <w:noWrap/>
                <w:vAlign w:val="center"/>
                <w:hideMark/>
              </w:tcPr>
            </w:tcPrChange>
          </w:tcPr>
          <w:p w14:paraId="5D3E1514" w14:textId="77777777" w:rsidR="00740EC2" w:rsidRPr="00740EC2" w:rsidRDefault="00740EC2" w:rsidP="00740EC2">
            <w:pPr>
              <w:spacing w:after="0" w:line="240" w:lineRule="auto"/>
              <w:rPr>
                <w:ins w:id="2354"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110BC7EC" w14:textId="77777777" w:rsidTr="00740EC2">
        <w:trPr>
          <w:trHeight w:val="292"/>
          <w:ins w:id="2355" w:author="Author" w:date="2026-09-29T17:41:00Z"/>
          <w:trPrChange w:id="2356"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357" w:author="Author" w:date="2026-09-29T17:41:00Z" w16du:dateUtc="2026-09-29T22:41:00Z">
              <w:tcPr>
                <w:tcW w:w="2720" w:type="dxa"/>
                <w:tcBorders>
                  <w:top w:val="nil"/>
                  <w:left w:val="nil"/>
                  <w:bottom w:val="nil"/>
                  <w:right w:val="nil"/>
                </w:tcBorders>
                <w:vAlign w:val="center"/>
                <w:hideMark/>
              </w:tcPr>
            </w:tcPrChange>
          </w:tcPr>
          <w:p w14:paraId="024AB856" w14:textId="77777777" w:rsidR="00740EC2" w:rsidRPr="00740EC2" w:rsidRDefault="00740EC2" w:rsidP="00740EC2">
            <w:pPr>
              <w:spacing w:after="0" w:line="240" w:lineRule="auto"/>
              <w:rPr>
                <w:ins w:id="235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359" w:author="Author" w:date="2026-09-29T17:41:00Z" w16du:dateUtc="2026-09-29T22:41:00Z">
              <w:tcPr>
                <w:tcW w:w="2240" w:type="dxa"/>
                <w:gridSpan w:val="2"/>
                <w:tcBorders>
                  <w:top w:val="nil"/>
                  <w:left w:val="nil"/>
                  <w:bottom w:val="nil"/>
                  <w:right w:val="nil"/>
                </w:tcBorders>
                <w:vAlign w:val="center"/>
                <w:hideMark/>
              </w:tcPr>
            </w:tcPrChange>
          </w:tcPr>
          <w:p w14:paraId="078E6581" w14:textId="77777777" w:rsidR="00740EC2" w:rsidRPr="00740EC2" w:rsidRDefault="00740EC2" w:rsidP="00740EC2">
            <w:pPr>
              <w:spacing w:after="0" w:line="240" w:lineRule="auto"/>
              <w:rPr>
                <w:ins w:id="236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6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Grey</w:t>
              </w:r>
            </w:ins>
          </w:p>
        </w:tc>
        <w:tc>
          <w:tcPr>
            <w:tcW w:w="166" w:type="pct"/>
            <w:tcBorders>
              <w:top w:val="nil"/>
              <w:left w:val="nil"/>
              <w:bottom w:val="nil"/>
              <w:right w:val="nil"/>
            </w:tcBorders>
            <w:noWrap/>
            <w:vAlign w:val="center"/>
            <w:hideMark/>
            <w:tcPrChange w:id="2362" w:author="Author" w:date="2026-09-29T17:41:00Z" w16du:dateUtc="2026-09-29T22:41:00Z">
              <w:tcPr>
                <w:tcW w:w="320" w:type="dxa"/>
                <w:tcBorders>
                  <w:top w:val="nil"/>
                  <w:left w:val="nil"/>
                  <w:bottom w:val="nil"/>
                  <w:right w:val="nil"/>
                </w:tcBorders>
                <w:noWrap/>
                <w:vAlign w:val="center"/>
                <w:hideMark/>
              </w:tcPr>
            </w:tcPrChange>
          </w:tcPr>
          <w:p w14:paraId="7CD8CA6C" w14:textId="77777777" w:rsidR="00740EC2" w:rsidRPr="00740EC2" w:rsidRDefault="00740EC2" w:rsidP="00740EC2">
            <w:pPr>
              <w:spacing w:after="0" w:line="240" w:lineRule="auto"/>
              <w:rPr>
                <w:ins w:id="236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6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6</w:t>
              </w:r>
            </w:ins>
          </w:p>
        </w:tc>
        <w:tc>
          <w:tcPr>
            <w:tcW w:w="211" w:type="pct"/>
            <w:tcBorders>
              <w:top w:val="nil"/>
              <w:left w:val="nil"/>
              <w:bottom w:val="nil"/>
              <w:right w:val="nil"/>
            </w:tcBorders>
            <w:noWrap/>
            <w:vAlign w:val="center"/>
            <w:hideMark/>
            <w:tcPrChange w:id="2365" w:author="Author" w:date="2026-09-29T17:41:00Z" w16du:dateUtc="2026-09-29T22:41:00Z">
              <w:tcPr>
                <w:tcW w:w="420" w:type="dxa"/>
                <w:tcBorders>
                  <w:top w:val="nil"/>
                  <w:left w:val="nil"/>
                  <w:bottom w:val="nil"/>
                  <w:right w:val="nil"/>
                </w:tcBorders>
                <w:noWrap/>
                <w:vAlign w:val="center"/>
                <w:hideMark/>
              </w:tcPr>
            </w:tcPrChange>
          </w:tcPr>
          <w:p w14:paraId="23DA89C9" w14:textId="77777777" w:rsidR="00740EC2" w:rsidRPr="00740EC2" w:rsidRDefault="00740EC2" w:rsidP="00740EC2">
            <w:pPr>
              <w:spacing w:after="0" w:line="240" w:lineRule="auto"/>
              <w:rPr>
                <w:ins w:id="236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6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0.08</w:t>
              </w:r>
            </w:ins>
          </w:p>
        </w:tc>
        <w:tc>
          <w:tcPr>
            <w:tcW w:w="413" w:type="pct"/>
            <w:tcBorders>
              <w:top w:val="nil"/>
              <w:left w:val="nil"/>
              <w:bottom w:val="nil"/>
              <w:right w:val="nil"/>
            </w:tcBorders>
            <w:noWrap/>
            <w:vAlign w:val="center"/>
            <w:hideMark/>
            <w:tcPrChange w:id="2368" w:author="Author" w:date="2026-09-29T17:41:00Z" w16du:dateUtc="2026-09-29T22:41:00Z">
              <w:tcPr>
                <w:tcW w:w="960" w:type="dxa"/>
                <w:gridSpan w:val="3"/>
                <w:tcBorders>
                  <w:top w:val="nil"/>
                  <w:left w:val="nil"/>
                  <w:bottom w:val="nil"/>
                  <w:right w:val="nil"/>
                </w:tcBorders>
                <w:noWrap/>
                <w:vAlign w:val="center"/>
                <w:hideMark/>
              </w:tcPr>
            </w:tcPrChange>
          </w:tcPr>
          <w:p w14:paraId="11E4B89E" w14:textId="77777777" w:rsidR="00740EC2" w:rsidRPr="00740EC2" w:rsidRDefault="00740EC2" w:rsidP="00740EC2">
            <w:pPr>
              <w:spacing w:after="0" w:line="240" w:lineRule="auto"/>
              <w:rPr>
                <w:ins w:id="236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370" w:author="Author" w:date="2026-09-29T17:41:00Z" w16du:dateUtc="2026-09-29T22:41:00Z">
              <w:tcPr>
                <w:tcW w:w="960" w:type="dxa"/>
                <w:gridSpan w:val="2"/>
                <w:tcBorders>
                  <w:top w:val="nil"/>
                  <w:left w:val="nil"/>
                  <w:bottom w:val="nil"/>
                  <w:right w:val="nil"/>
                </w:tcBorders>
                <w:noWrap/>
                <w:vAlign w:val="center"/>
                <w:hideMark/>
              </w:tcPr>
            </w:tcPrChange>
          </w:tcPr>
          <w:p w14:paraId="0E8B3BA6" w14:textId="77777777" w:rsidR="00740EC2" w:rsidRPr="00740EC2" w:rsidRDefault="00740EC2" w:rsidP="00740EC2">
            <w:pPr>
              <w:spacing w:after="0" w:line="240" w:lineRule="auto"/>
              <w:rPr>
                <w:ins w:id="237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372" w:author="Author" w:date="2026-09-29T17:41:00Z" w16du:dateUtc="2026-09-29T22:41:00Z">
              <w:tcPr>
                <w:tcW w:w="960" w:type="dxa"/>
                <w:gridSpan w:val="2"/>
                <w:tcBorders>
                  <w:top w:val="nil"/>
                  <w:left w:val="nil"/>
                  <w:bottom w:val="nil"/>
                  <w:right w:val="nil"/>
                </w:tcBorders>
                <w:noWrap/>
                <w:vAlign w:val="center"/>
                <w:hideMark/>
              </w:tcPr>
            </w:tcPrChange>
          </w:tcPr>
          <w:p w14:paraId="0E7C1644" w14:textId="77777777" w:rsidR="00740EC2" w:rsidRPr="00740EC2" w:rsidRDefault="00740EC2" w:rsidP="00740EC2">
            <w:pPr>
              <w:spacing w:after="0" w:line="240" w:lineRule="auto"/>
              <w:rPr>
                <w:ins w:id="237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374" w:author="Author" w:date="2026-09-29T17:41:00Z" w16du:dateUtc="2026-09-29T22:41:00Z">
              <w:tcPr>
                <w:tcW w:w="1060" w:type="dxa"/>
                <w:gridSpan w:val="2"/>
                <w:tcBorders>
                  <w:top w:val="nil"/>
                  <w:left w:val="nil"/>
                  <w:bottom w:val="nil"/>
                  <w:right w:val="nil"/>
                </w:tcBorders>
                <w:noWrap/>
                <w:vAlign w:val="center"/>
                <w:hideMark/>
              </w:tcPr>
            </w:tcPrChange>
          </w:tcPr>
          <w:p w14:paraId="496EE2B4" w14:textId="77777777" w:rsidR="00740EC2" w:rsidRPr="00740EC2" w:rsidRDefault="00740EC2" w:rsidP="00740EC2">
            <w:pPr>
              <w:spacing w:after="0" w:line="240" w:lineRule="auto"/>
              <w:rPr>
                <w:ins w:id="237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376" w:author="Author" w:date="2026-09-29T17:41:00Z" w16du:dateUtc="2026-09-29T22:41:00Z">
              <w:tcPr>
                <w:tcW w:w="960" w:type="dxa"/>
                <w:gridSpan w:val="2"/>
                <w:tcBorders>
                  <w:top w:val="nil"/>
                  <w:left w:val="nil"/>
                  <w:bottom w:val="nil"/>
                  <w:right w:val="nil"/>
                </w:tcBorders>
                <w:noWrap/>
                <w:vAlign w:val="center"/>
                <w:hideMark/>
              </w:tcPr>
            </w:tcPrChange>
          </w:tcPr>
          <w:p w14:paraId="3DFBEF7A" w14:textId="77777777" w:rsidR="00740EC2" w:rsidRPr="00740EC2" w:rsidRDefault="00740EC2" w:rsidP="00740EC2">
            <w:pPr>
              <w:spacing w:after="0" w:line="240" w:lineRule="auto"/>
              <w:rPr>
                <w:ins w:id="237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378" w:author="Author" w:date="2026-09-29T17:41:00Z" w16du:dateUtc="2026-09-29T22:41:00Z">
              <w:tcPr>
                <w:tcW w:w="1020" w:type="dxa"/>
                <w:gridSpan w:val="2"/>
                <w:tcBorders>
                  <w:top w:val="nil"/>
                  <w:left w:val="nil"/>
                  <w:bottom w:val="nil"/>
                  <w:right w:val="nil"/>
                </w:tcBorders>
                <w:noWrap/>
                <w:vAlign w:val="center"/>
                <w:hideMark/>
              </w:tcPr>
            </w:tcPrChange>
          </w:tcPr>
          <w:p w14:paraId="051EFE3B" w14:textId="77777777" w:rsidR="00740EC2" w:rsidRPr="00740EC2" w:rsidRDefault="00740EC2" w:rsidP="00740EC2">
            <w:pPr>
              <w:spacing w:after="0" w:line="240" w:lineRule="auto"/>
              <w:rPr>
                <w:ins w:id="2379"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2829B250" w14:textId="77777777" w:rsidTr="00740EC2">
        <w:trPr>
          <w:trHeight w:val="292"/>
          <w:ins w:id="2380" w:author="Author" w:date="2026-09-29T17:41:00Z"/>
          <w:trPrChange w:id="2381"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382" w:author="Author" w:date="2026-09-29T17:41:00Z" w16du:dateUtc="2026-09-29T22:41:00Z">
              <w:tcPr>
                <w:tcW w:w="2720" w:type="dxa"/>
                <w:tcBorders>
                  <w:top w:val="nil"/>
                  <w:left w:val="nil"/>
                  <w:bottom w:val="nil"/>
                  <w:right w:val="nil"/>
                </w:tcBorders>
                <w:vAlign w:val="center"/>
                <w:hideMark/>
              </w:tcPr>
            </w:tcPrChange>
          </w:tcPr>
          <w:p w14:paraId="0C015BD7" w14:textId="77777777" w:rsidR="00740EC2" w:rsidRPr="00740EC2" w:rsidRDefault="00740EC2" w:rsidP="00740EC2">
            <w:pPr>
              <w:spacing w:after="0" w:line="240" w:lineRule="auto"/>
              <w:rPr>
                <w:ins w:id="238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384" w:author="Author" w:date="2026-09-29T17:41:00Z" w16du:dateUtc="2026-09-29T22:41:00Z">
              <w:tcPr>
                <w:tcW w:w="2240" w:type="dxa"/>
                <w:gridSpan w:val="2"/>
                <w:tcBorders>
                  <w:top w:val="nil"/>
                  <w:left w:val="nil"/>
                  <w:bottom w:val="nil"/>
                  <w:right w:val="nil"/>
                </w:tcBorders>
                <w:vAlign w:val="center"/>
                <w:hideMark/>
              </w:tcPr>
            </w:tcPrChange>
          </w:tcPr>
          <w:p w14:paraId="2B2CF5F0" w14:textId="77777777" w:rsidR="00740EC2" w:rsidRPr="00740EC2" w:rsidRDefault="00740EC2" w:rsidP="00740EC2">
            <w:pPr>
              <w:spacing w:after="0" w:line="240" w:lineRule="auto"/>
              <w:rPr>
                <w:ins w:id="238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8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Purple</w:t>
              </w:r>
            </w:ins>
          </w:p>
        </w:tc>
        <w:tc>
          <w:tcPr>
            <w:tcW w:w="166" w:type="pct"/>
            <w:tcBorders>
              <w:top w:val="nil"/>
              <w:left w:val="nil"/>
              <w:bottom w:val="nil"/>
              <w:right w:val="nil"/>
            </w:tcBorders>
            <w:noWrap/>
            <w:vAlign w:val="center"/>
            <w:hideMark/>
            <w:tcPrChange w:id="2387" w:author="Author" w:date="2026-09-29T17:41:00Z" w16du:dateUtc="2026-09-29T22:41:00Z">
              <w:tcPr>
                <w:tcW w:w="320" w:type="dxa"/>
                <w:tcBorders>
                  <w:top w:val="nil"/>
                  <w:left w:val="nil"/>
                  <w:bottom w:val="nil"/>
                  <w:right w:val="nil"/>
                </w:tcBorders>
                <w:noWrap/>
                <w:vAlign w:val="center"/>
                <w:hideMark/>
              </w:tcPr>
            </w:tcPrChange>
          </w:tcPr>
          <w:p w14:paraId="76E3BFD1" w14:textId="77777777" w:rsidR="00740EC2" w:rsidRPr="00740EC2" w:rsidRDefault="00740EC2" w:rsidP="00740EC2">
            <w:pPr>
              <w:spacing w:after="0" w:line="240" w:lineRule="auto"/>
              <w:rPr>
                <w:ins w:id="238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8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w:t>
              </w:r>
            </w:ins>
          </w:p>
        </w:tc>
        <w:tc>
          <w:tcPr>
            <w:tcW w:w="211" w:type="pct"/>
            <w:tcBorders>
              <w:top w:val="nil"/>
              <w:left w:val="nil"/>
              <w:bottom w:val="nil"/>
              <w:right w:val="nil"/>
            </w:tcBorders>
            <w:noWrap/>
            <w:vAlign w:val="center"/>
            <w:hideMark/>
            <w:tcPrChange w:id="2390" w:author="Author" w:date="2026-09-29T17:41:00Z" w16du:dateUtc="2026-09-29T22:41:00Z">
              <w:tcPr>
                <w:tcW w:w="420" w:type="dxa"/>
                <w:tcBorders>
                  <w:top w:val="nil"/>
                  <w:left w:val="nil"/>
                  <w:bottom w:val="nil"/>
                  <w:right w:val="nil"/>
                </w:tcBorders>
                <w:noWrap/>
                <w:vAlign w:val="center"/>
                <w:hideMark/>
              </w:tcPr>
            </w:tcPrChange>
          </w:tcPr>
          <w:p w14:paraId="1A42A7A5" w14:textId="77777777" w:rsidR="00740EC2" w:rsidRPr="00740EC2" w:rsidRDefault="00740EC2" w:rsidP="00740EC2">
            <w:pPr>
              <w:spacing w:after="0" w:line="240" w:lineRule="auto"/>
              <w:rPr>
                <w:ins w:id="239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39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0.03</w:t>
              </w:r>
            </w:ins>
          </w:p>
        </w:tc>
        <w:tc>
          <w:tcPr>
            <w:tcW w:w="413" w:type="pct"/>
            <w:tcBorders>
              <w:top w:val="nil"/>
              <w:left w:val="nil"/>
              <w:bottom w:val="nil"/>
              <w:right w:val="nil"/>
            </w:tcBorders>
            <w:noWrap/>
            <w:vAlign w:val="center"/>
            <w:hideMark/>
            <w:tcPrChange w:id="2393" w:author="Author" w:date="2026-09-29T17:41:00Z" w16du:dateUtc="2026-09-29T22:41:00Z">
              <w:tcPr>
                <w:tcW w:w="960" w:type="dxa"/>
                <w:gridSpan w:val="3"/>
                <w:tcBorders>
                  <w:top w:val="nil"/>
                  <w:left w:val="nil"/>
                  <w:bottom w:val="nil"/>
                  <w:right w:val="nil"/>
                </w:tcBorders>
                <w:noWrap/>
                <w:vAlign w:val="center"/>
                <w:hideMark/>
              </w:tcPr>
            </w:tcPrChange>
          </w:tcPr>
          <w:p w14:paraId="0A261C04" w14:textId="77777777" w:rsidR="00740EC2" w:rsidRPr="00740EC2" w:rsidRDefault="00740EC2" w:rsidP="00740EC2">
            <w:pPr>
              <w:spacing w:after="0" w:line="240" w:lineRule="auto"/>
              <w:rPr>
                <w:ins w:id="239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395" w:author="Author" w:date="2026-09-29T17:41:00Z" w16du:dateUtc="2026-09-29T22:41:00Z">
              <w:tcPr>
                <w:tcW w:w="960" w:type="dxa"/>
                <w:gridSpan w:val="2"/>
                <w:tcBorders>
                  <w:top w:val="nil"/>
                  <w:left w:val="nil"/>
                  <w:bottom w:val="nil"/>
                  <w:right w:val="nil"/>
                </w:tcBorders>
                <w:noWrap/>
                <w:vAlign w:val="center"/>
                <w:hideMark/>
              </w:tcPr>
            </w:tcPrChange>
          </w:tcPr>
          <w:p w14:paraId="730D8C55" w14:textId="77777777" w:rsidR="00740EC2" w:rsidRPr="00740EC2" w:rsidRDefault="00740EC2" w:rsidP="00740EC2">
            <w:pPr>
              <w:spacing w:after="0" w:line="240" w:lineRule="auto"/>
              <w:rPr>
                <w:ins w:id="239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397" w:author="Author" w:date="2026-09-29T17:41:00Z" w16du:dateUtc="2026-09-29T22:41:00Z">
              <w:tcPr>
                <w:tcW w:w="960" w:type="dxa"/>
                <w:gridSpan w:val="2"/>
                <w:tcBorders>
                  <w:top w:val="nil"/>
                  <w:left w:val="nil"/>
                  <w:bottom w:val="nil"/>
                  <w:right w:val="nil"/>
                </w:tcBorders>
                <w:noWrap/>
                <w:vAlign w:val="center"/>
                <w:hideMark/>
              </w:tcPr>
            </w:tcPrChange>
          </w:tcPr>
          <w:p w14:paraId="69CD92A3" w14:textId="77777777" w:rsidR="00740EC2" w:rsidRPr="00740EC2" w:rsidRDefault="00740EC2" w:rsidP="00740EC2">
            <w:pPr>
              <w:spacing w:after="0" w:line="240" w:lineRule="auto"/>
              <w:rPr>
                <w:ins w:id="239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399" w:author="Author" w:date="2026-09-29T17:41:00Z" w16du:dateUtc="2026-09-29T22:41:00Z">
              <w:tcPr>
                <w:tcW w:w="1060" w:type="dxa"/>
                <w:gridSpan w:val="2"/>
                <w:tcBorders>
                  <w:top w:val="nil"/>
                  <w:left w:val="nil"/>
                  <w:bottom w:val="nil"/>
                  <w:right w:val="nil"/>
                </w:tcBorders>
                <w:noWrap/>
                <w:vAlign w:val="center"/>
                <w:hideMark/>
              </w:tcPr>
            </w:tcPrChange>
          </w:tcPr>
          <w:p w14:paraId="0E7F5780" w14:textId="77777777" w:rsidR="00740EC2" w:rsidRPr="00740EC2" w:rsidRDefault="00740EC2" w:rsidP="00740EC2">
            <w:pPr>
              <w:spacing w:after="0" w:line="240" w:lineRule="auto"/>
              <w:rPr>
                <w:ins w:id="240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401" w:author="Author" w:date="2026-09-29T17:41:00Z" w16du:dateUtc="2026-09-29T22:41:00Z">
              <w:tcPr>
                <w:tcW w:w="960" w:type="dxa"/>
                <w:gridSpan w:val="2"/>
                <w:tcBorders>
                  <w:top w:val="nil"/>
                  <w:left w:val="nil"/>
                  <w:bottom w:val="nil"/>
                  <w:right w:val="nil"/>
                </w:tcBorders>
                <w:noWrap/>
                <w:vAlign w:val="center"/>
                <w:hideMark/>
              </w:tcPr>
            </w:tcPrChange>
          </w:tcPr>
          <w:p w14:paraId="464C8CA3" w14:textId="77777777" w:rsidR="00740EC2" w:rsidRPr="00740EC2" w:rsidRDefault="00740EC2" w:rsidP="00740EC2">
            <w:pPr>
              <w:spacing w:after="0" w:line="240" w:lineRule="auto"/>
              <w:rPr>
                <w:ins w:id="240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403" w:author="Author" w:date="2026-09-29T17:41:00Z" w16du:dateUtc="2026-09-29T22:41:00Z">
              <w:tcPr>
                <w:tcW w:w="1020" w:type="dxa"/>
                <w:gridSpan w:val="2"/>
                <w:tcBorders>
                  <w:top w:val="nil"/>
                  <w:left w:val="nil"/>
                  <w:bottom w:val="nil"/>
                  <w:right w:val="nil"/>
                </w:tcBorders>
                <w:noWrap/>
                <w:vAlign w:val="center"/>
                <w:hideMark/>
              </w:tcPr>
            </w:tcPrChange>
          </w:tcPr>
          <w:p w14:paraId="01BC1978" w14:textId="77777777" w:rsidR="00740EC2" w:rsidRPr="00740EC2" w:rsidRDefault="00740EC2" w:rsidP="00740EC2">
            <w:pPr>
              <w:spacing w:after="0" w:line="240" w:lineRule="auto"/>
              <w:rPr>
                <w:ins w:id="2404"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596BE514" w14:textId="77777777" w:rsidTr="00740EC2">
        <w:trPr>
          <w:trHeight w:val="292"/>
          <w:ins w:id="2405" w:author="Author" w:date="2026-09-29T17:41:00Z"/>
          <w:trPrChange w:id="2406"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407" w:author="Author" w:date="2026-09-29T17:41:00Z" w16du:dateUtc="2026-09-29T22:41:00Z">
              <w:tcPr>
                <w:tcW w:w="2720" w:type="dxa"/>
                <w:tcBorders>
                  <w:top w:val="nil"/>
                  <w:left w:val="nil"/>
                  <w:bottom w:val="nil"/>
                  <w:right w:val="nil"/>
                </w:tcBorders>
                <w:vAlign w:val="center"/>
                <w:hideMark/>
              </w:tcPr>
            </w:tcPrChange>
          </w:tcPr>
          <w:p w14:paraId="62AA76DD" w14:textId="77777777" w:rsidR="00740EC2" w:rsidRPr="00740EC2" w:rsidRDefault="00740EC2" w:rsidP="00740EC2">
            <w:pPr>
              <w:spacing w:after="0" w:line="240" w:lineRule="auto"/>
              <w:rPr>
                <w:ins w:id="240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409" w:author="Author" w:date="2026-09-29T17:41:00Z" w16du:dateUtc="2026-09-29T22:41:00Z">
              <w:tcPr>
                <w:tcW w:w="2240" w:type="dxa"/>
                <w:gridSpan w:val="2"/>
                <w:tcBorders>
                  <w:top w:val="nil"/>
                  <w:left w:val="nil"/>
                  <w:bottom w:val="nil"/>
                  <w:right w:val="nil"/>
                </w:tcBorders>
                <w:vAlign w:val="center"/>
                <w:hideMark/>
              </w:tcPr>
            </w:tcPrChange>
          </w:tcPr>
          <w:p w14:paraId="409ED7EC" w14:textId="77777777" w:rsidR="00740EC2" w:rsidRPr="00740EC2" w:rsidRDefault="00740EC2" w:rsidP="00740EC2">
            <w:pPr>
              <w:spacing w:after="0" w:line="240" w:lineRule="auto"/>
              <w:rPr>
                <w:ins w:id="241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1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Orange</w:t>
              </w:r>
            </w:ins>
          </w:p>
        </w:tc>
        <w:tc>
          <w:tcPr>
            <w:tcW w:w="166" w:type="pct"/>
            <w:tcBorders>
              <w:top w:val="nil"/>
              <w:left w:val="nil"/>
              <w:bottom w:val="nil"/>
              <w:right w:val="nil"/>
            </w:tcBorders>
            <w:noWrap/>
            <w:vAlign w:val="center"/>
            <w:hideMark/>
            <w:tcPrChange w:id="2412" w:author="Author" w:date="2026-09-29T17:41:00Z" w16du:dateUtc="2026-09-29T22:41:00Z">
              <w:tcPr>
                <w:tcW w:w="320" w:type="dxa"/>
                <w:tcBorders>
                  <w:top w:val="nil"/>
                  <w:left w:val="nil"/>
                  <w:bottom w:val="nil"/>
                  <w:right w:val="nil"/>
                </w:tcBorders>
                <w:noWrap/>
                <w:vAlign w:val="center"/>
                <w:hideMark/>
              </w:tcPr>
            </w:tcPrChange>
          </w:tcPr>
          <w:p w14:paraId="28CE5832" w14:textId="77777777" w:rsidR="00740EC2" w:rsidRPr="00740EC2" w:rsidRDefault="00740EC2" w:rsidP="00740EC2">
            <w:pPr>
              <w:spacing w:after="0" w:line="240" w:lineRule="auto"/>
              <w:rPr>
                <w:ins w:id="241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1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11</w:t>
              </w:r>
            </w:ins>
          </w:p>
        </w:tc>
        <w:tc>
          <w:tcPr>
            <w:tcW w:w="211" w:type="pct"/>
            <w:tcBorders>
              <w:top w:val="nil"/>
              <w:left w:val="nil"/>
              <w:bottom w:val="nil"/>
              <w:right w:val="nil"/>
            </w:tcBorders>
            <w:noWrap/>
            <w:vAlign w:val="center"/>
            <w:hideMark/>
            <w:tcPrChange w:id="2415" w:author="Author" w:date="2026-09-29T17:41:00Z" w16du:dateUtc="2026-09-29T22:41:00Z">
              <w:tcPr>
                <w:tcW w:w="420" w:type="dxa"/>
                <w:tcBorders>
                  <w:top w:val="nil"/>
                  <w:left w:val="nil"/>
                  <w:bottom w:val="nil"/>
                  <w:right w:val="nil"/>
                </w:tcBorders>
                <w:noWrap/>
                <w:vAlign w:val="center"/>
                <w:hideMark/>
              </w:tcPr>
            </w:tcPrChange>
          </w:tcPr>
          <w:p w14:paraId="0F1A3961" w14:textId="77777777" w:rsidR="00740EC2" w:rsidRPr="00740EC2" w:rsidRDefault="00740EC2" w:rsidP="00740EC2">
            <w:pPr>
              <w:spacing w:after="0" w:line="240" w:lineRule="auto"/>
              <w:rPr>
                <w:ins w:id="241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1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0.14</w:t>
              </w:r>
            </w:ins>
          </w:p>
        </w:tc>
        <w:tc>
          <w:tcPr>
            <w:tcW w:w="413" w:type="pct"/>
            <w:tcBorders>
              <w:top w:val="nil"/>
              <w:left w:val="nil"/>
              <w:bottom w:val="nil"/>
              <w:right w:val="nil"/>
            </w:tcBorders>
            <w:noWrap/>
            <w:vAlign w:val="center"/>
            <w:hideMark/>
            <w:tcPrChange w:id="2418" w:author="Author" w:date="2026-09-29T17:41:00Z" w16du:dateUtc="2026-09-29T22:41:00Z">
              <w:tcPr>
                <w:tcW w:w="960" w:type="dxa"/>
                <w:gridSpan w:val="3"/>
                <w:tcBorders>
                  <w:top w:val="nil"/>
                  <w:left w:val="nil"/>
                  <w:bottom w:val="nil"/>
                  <w:right w:val="nil"/>
                </w:tcBorders>
                <w:noWrap/>
                <w:vAlign w:val="center"/>
                <w:hideMark/>
              </w:tcPr>
            </w:tcPrChange>
          </w:tcPr>
          <w:p w14:paraId="7C17EF17" w14:textId="77777777" w:rsidR="00740EC2" w:rsidRPr="00740EC2" w:rsidRDefault="00740EC2" w:rsidP="00740EC2">
            <w:pPr>
              <w:spacing w:after="0" w:line="240" w:lineRule="auto"/>
              <w:rPr>
                <w:ins w:id="241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420" w:author="Author" w:date="2026-09-29T17:41:00Z" w16du:dateUtc="2026-09-29T22:41:00Z">
              <w:tcPr>
                <w:tcW w:w="960" w:type="dxa"/>
                <w:gridSpan w:val="2"/>
                <w:tcBorders>
                  <w:top w:val="nil"/>
                  <w:left w:val="nil"/>
                  <w:bottom w:val="nil"/>
                  <w:right w:val="nil"/>
                </w:tcBorders>
                <w:noWrap/>
                <w:vAlign w:val="center"/>
                <w:hideMark/>
              </w:tcPr>
            </w:tcPrChange>
          </w:tcPr>
          <w:p w14:paraId="3D3C2FAE" w14:textId="77777777" w:rsidR="00740EC2" w:rsidRPr="00740EC2" w:rsidRDefault="00740EC2" w:rsidP="00740EC2">
            <w:pPr>
              <w:spacing w:after="0" w:line="240" w:lineRule="auto"/>
              <w:rPr>
                <w:ins w:id="2421"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422" w:author="Author" w:date="2026-09-29T17:41:00Z" w16du:dateUtc="2026-09-29T22:41:00Z">
              <w:tcPr>
                <w:tcW w:w="960" w:type="dxa"/>
                <w:gridSpan w:val="2"/>
                <w:tcBorders>
                  <w:top w:val="nil"/>
                  <w:left w:val="nil"/>
                  <w:bottom w:val="nil"/>
                  <w:right w:val="nil"/>
                </w:tcBorders>
                <w:noWrap/>
                <w:vAlign w:val="center"/>
                <w:hideMark/>
              </w:tcPr>
            </w:tcPrChange>
          </w:tcPr>
          <w:p w14:paraId="48FDF675" w14:textId="77777777" w:rsidR="00740EC2" w:rsidRPr="00740EC2" w:rsidRDefault="00740EC2" w:rsidP="00740EC2">
            <w:pPr>
              <w:spacing w:after="0" w:line="240" w:lineRule="auto"/>
              <w:rPr>
                <w:ins w:id="242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424" w:author="Author" w:date="2026-09-29T17:41:00Z" w16du:dateUtc="2026-09-29T22:41:00Z">
              <w:tcPr>
                <w:tcW w:w="1060" w:type="dxa"/>
                <w:gridSpan w:val="2"/>
                <w:tcBorders>
                  <w:top w:val="nil"/>
                  <w:left w:val="nil"/>
                  <w:bottom w:val="nil"/>
                  <w:right w:val="nil"/>
                </w:tcBorders>
                <w:noWrap/>
                <w:vAlign w:val="center"/>
                <w:hideMark/>
              </w:tcPr>
            </w:tcPrChange>
          </w:tcPr>
          <w:p w14:paraId="51E4D4F3" w14:textId="77777777" w:rsidR="00740EC2" w:rsidRPr="00740EC2" w:rsidRDefault="00740EC2" w:rsidP="00740EC2">
            <w:pPr>
              <w:spacing w:after="0" w:line="240" w:lineRule="auto"/>
              <w:rPr>
                <w:ins w:id="2425"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426" w:author="Author" w:date="2026-09-29T17:41:00Z" w16du:dateUtc="2026-09-29T22:41:00Z">
              <w:tcPr>
                <w:tcW w:w="960" w:type="dxa"/>
                <w:gridSpan w:val="2"/>
                <w:tcBorders>
                  <w:top w:val="nil"/>
                  <w:left w:val="nil"/>
                  <w:bottom w:val="nil"/>
                  <w:right w:val="nil"/>
                </w:tcBorders>
                <w:noWrap/>
                <w:vAlign w:val="center"/>
                <w:hideMark/>
              </w:tcPr>
            </w:tcPrChange>
          </w:tcPr>
          <w:p w14:paraId="52CA3E13" w14:textId="77777777" w:rsidR="00740EC2" w:rsidRPr="00740EC2" w:rsidRDefault="00740EC2" w:rsidP="00740EC2">
            <w:pPr>
              <w:spacing w:after="0" w:line="240" w:lineRule="auto"/>
              <w:rPr>
                <w:ins w:id="2427"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428" w:author="Author" w:date="2026-09-29T17:41:00Z" w16du:dateUtc="2026-09-29T22:41:00Z">
              <w:tcPr>
                <w:tcW w:w="1020" w:type="dxa"/>
                <w:gridSpan w:val="2"/>
                <w:tcBorders>
                  <w:top w:val="nil"/>
                  <w:left w:val="nil"/>
                  <w:bottom w:val="nil"/>
                  <w:right w:val="nil"/>
                </w:tcBorders>
                <w:noWrap/>
                <w:vAlign w:val="center"/>
                <w:hideMark/>
              </w:tcPr>
            </w:tcPrChange>
          </w:tcPr>
          <w:p w14:paraId="33BC49E7" w14:textId="77777777" w:rsidR="00740EC2" w:rsidRPr="00740EC2" w:rsidRDefault="00740EC2" w:rsidP="00740EC2">
            <w:pPr>
              <w:spacing w:after="0" w:line="240" w:lineRule="auto"/>
              <w:rPr>
                <w:ins w:id="2429"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19714123" w14:textId="77777777" w:rsidTr="00740EC2">
        <w:trPr>
          <w:trHeight w:val="292"/>
          <w:ins w:id="2430" w:author="Author" w:date="2026-09-29T17:41:00Z"/>
          <w:trPrChange w:id="2431" w:author="Author" w:date="2026-09-29T17:41:00Z" w16du:dateUtc="2026-09-29T22:41:00Z">
            <w:trPr>
              <w:gridAfter w:val="2"/>
              <w:trHeight w:val="292"/>
            </w:trPr>
          </w:trPrChange>
        </w:trPr>
        <w:tc>
          <w:tcPr>
            <w:tcW w:w="1136" w:type="pct"/>
            <w:tcBorders>
              <w:top w:val="nil"/>
              <w:left w:val="nil"/>
              <w:bottom w:val="nil"/>
              <w:right w:val="nil"/>
            </w:tcBorders>
            <w:vAlign w:val="center"/>
            <w:hideMark/>
            <w:tcPrChange w:id="2432" w:author="Author" w:date="2026-09-29T17:41:00Z" w16du:dateUtc="2026-09-29T22:41:00Z">
              <w:tcPr>
                <w:tcW w:w="2720" w:type="dxa"/>
                <w:tcBorders>
                  <w:top w:val="nil"/>
                  <w:left w:val="nil"/>
                  <w:bottom w:val="nil"/>
                  <w:right w:val="nil"/>
                </w:tcBorders>
                <w:vAlign w:val="center"/>
                <w:hideMark/>
              </w:tcPr>
            </w:tcPrChange>
          </w:tcPr>
          <w:p w14:paraId="1B401905" w14:textId="77777777" w:rsidR="00740EC2" w:rsidRPr="00740EC2" w:rsidRDefault="00740EC2" w:rsidP="00740EC2">
            <w:pPr>
              <w:spacing w:after="0" w:line="240" w:lineRule="auto"/>
              <w:rPr>
                <w:ins w:id="2433"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941" w:type="pct"/>
            <w:tcBorders>
              <w:top w:val="nil"/>
              <w:left w:val="nil"/>
              <w:bottom w:val="nil"/>
              <w:right w:val="nil"/>
            </w:tcBorders>
            <w:vAlign w:val="center"/>
            <w:hideMark/>
            <w:tcPrChange w:id="2434" w:author="Author" w:date="2026-09-29T17:41:00Z" w16du:dateUtc="2026-09-29T22:41:00Z">
              <w:tcPr>
                <w:tcW w:w="2240" w:type="dxa"/>
                <w:gridSpan w:val="2"/>
                <w:tcBorders>
                  <w:top w:val="nil"/>
                  <w:left w:val="nil"/>
                  <w:bottom w:val="nil"/>
                  <w:right w:val="nil"/>
                </w:tcBorders>
                <w:vAlign w:val="center"/>
                <w:hideMark/>
              </w:tcPr>
            </w:tcPrChange>
          </w:tcPr>
          <w:p w14:paraId="050C85C0" w14:textId="77777777" w:rsidR="00740EC2" w:rsidRPr="00740EC2" w:rsidRDefault="00740EC2" w:rsidP="00740EC2">
            <w:pPr>
              <w:spacing w:after="0" w:line="240" w:lineRule="auto"/>
              <w:rPr>
                <w:ins w:id="243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3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Pink</w:t>
              </w:r>
            </w:ins>
          </w:p>
        </w:tc>
        <w:tc>
          <w:tcPr>
            <w:tcW w:w="166" w:type="pct"/>
            <w:tcBorders>
              <w:top w:val="nil"/>
              <w:left w:val="nil"/>
              <w:bottom w:val="nil"/>
              <w:right w:val="nil"/>
            </w:tcBorders>
            <w:noWrap/>
            <w:vAlign w:val="center"/>
            <w:hideMark/>
            <w:tcPrChange w:id="2437" w:author="Author" w:date="2026-09-29T17:41:00Z" w16du:dateUtc="2026-09-29T22:41:00Z">
              <w:tcPr>
                <w:tcW w:w="320" w:type="dxa"/>
                <w:tcBorders>
                  <w:top w:val="nil"/>
                  <w:left w:val="nil"/>
                  <w:bottom w:val="nil"/>
                  <w:right w:val="nil"/>
                </w:tcBorders>
                <w:noWrap/>
                <w:vAlign w:val="center"/>
                <w:hideMark/>
              </w:tcPr>
            </w:tcPrChange>
          </w:tcPr>
          <w:p w14:paraId="4C73BB51" w14:textId="77777777" w:rsidR="00740EC2" w:rsidRPr="00740EC2" w:rsidRDefault="00740EC2" w:rsidP="00740EC2">
            <w:pPr>
              <w:spacing w:after="0" w:line="240" w:lineRule="auto"/>
              <w:rPr>
                <w:ins w:id="243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3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w:t>
              </w:r>
            </w:ins>
          </w:p>
        </w:tc>
        <w:tc>
          <w:tcPr>
            <w:tcW w:w="211" w:type="pct"/>
            <w:tcBorders>
              <w:top w:val="nil"/>
              <w:left w:val="nil"/>
              <w:bottom w:val="nil"/>
              <w:right w:val="nil"/>
            </w:tcBorders>
            <w:noWrap/>
            <w:vAlign w:val="center"/>
            <w:hideMark/>
            <w:tcPrChange w:id="2440" w:author="Author" w:date="2026-09-29T17:41:00Z" w16du:dateUtc="2026-09-29T22:41:00Z">
              <w:tcPr>
                <w:tcW w:w="420" w:type="dxa"/>
                <w:tcBorders>
                  <w:top w:val="nil"/>
                  <w:left w:val="nil"/>
                  <w:bottom w:val="nil"/>
                  <w:right w:val="nil"/>
                </w:tcBorders>
                <w:noWrap/>
                <w:vAlign w:val="center"/>
                <w:hideMark/>
              </w:tcPr>
            </w:tcPrChange>
          </w:tcPr>
          <w:p w14:paraId="0EE5DE7B" w14:textId="77777777" w:rsidR="00740EC2" w:rsidRPr="00740EC2" w:rsidRDefault="00740EC2" w:rsidP="00740EC2">
            <w:pPr>
              <w:spacing w:after="0" w:line="240" w:lineRule="auto"/>
              <w:rPr>
                <w:ins w:id="244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4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0.04</w:t>
              </w:r>
            </w:ins>
          </w:p>
        </w:tc>
        <w:tc>
          <w:tcPr>
            <w:tcW w:w="413" w:type="pct"/>
            <w:tcBorders>
              <w:top w:val="nil"/>
              <w:left w:val="nil"/>
              <w:bottom w:val="nil"/>
              <w:right w:val="nil"/>
            </w:tcBorders>
            <w:noWrap/>
            <w:vAlign w:val="center"/>
            <w:hideMark/>
            <w:tcPrChange w:id="2443" w:author="Author" w:date="2026-09-29T17:41:00Z" w16du:dateUtc="2026-09-29T22:41:00Z">
              <w:tcPr>
                <w:tcW w:w="960" w:type="dxa"/>
                <w:gridSpan w:val="3"/>
                <w:tcBorders>
                  <w:top w:val="nil"/>
                  <w:left w:val="nil"/>
                  <w:bottom w:val="nil"/>
                  <w:right w:val="nil"/>
                </w:tcBorders>
                <w:noWrap/>
                <w:vAlign w:val="center"/>
                <w:hideMark/>
              </w:tcPr>
            </w:tcPrChange>
          </w:tcPr>
          <w:p w14:paraId="2394D62C" w14:textId="77777777" w:rsidR="00740EC2" w:rsidRPr="00740EC2" w:rsidRDefault="00740EC2" w:rsidP="00740EC2">
            <w:pPr>
              <w:spacing w:after="0" w:line="240" w:lineRule="auto"/>
              <w:rPr>
                <w:ins w:id="244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p>
        </w:tc>
        <w:tc>
          <w:tcPr>
            <w:tcW w:w="413" w:type="pct"/>
            <w:tcBorders>
              <w:top w:val="nil"/>
              <w:left w:val="nil"/>
              <w:bottom w:val="nil"/>
              <w:right w:val="nil"/>
            </w:tcBorders>
            <w:noWrap/>
            <w:vAlign w:val="center"/>
            <w:hideMark/>
            <w:tcPrChange w:id="2445" w:author="Author" w:date="2026-09-29T17:41:00Z" w16du:dateUtc="2026-09-29T22:41:00Z">
              <w:tcPr>
                <w:tcW w:w="960" w:type="dxa"/>
                <w:gridSpan w:val="2"/>
                <w:tcBorders>
                  <w:top w:val="nil"/>
                  <w:left w:val="nil"/>
                  <w:bottom w:val="nil"/>
                  <w:right w:val="nil"/>
                </w:tcBorders>
                <w:noWrap/>
                <w:vAlign w:val="center"/>
                <w:hideMark/>
              </w:tcPr>
            </w:tcPrChange>
          </w:tcPr>
          <w:p w14:paraId="1FE92662" w14:textId="77777777" w:rsidR="00740EC2" w:rsidRPr="00740EC2" w:rsidRDefault="00740EC2" w:rsidP="00740EC2">
            <w:pPr>
              <w:spacing w:after="0" w:line="240" w:lineRule="auto"/>
              <w:rPr>
                <w:ins w:id="2446"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447" w:author="Author" w:date="2026-09-29T17:41:00Z" w16du:dateUtc="2026-09-29T22:41:00Z">
              <w:tcPr>
                <w:tcW w:w="960" w:type="dxa"/>
                <w:gridSpan w:val="2"/>
                <w:tcBorders>
                  <w:top w:val="nil"/>
                  <w:left w:val="nil"/>
                  <w:bottom w:val="nil"/>
                  <w:right w:val="nil"/>
                </w:tcBorders>
                <w:noWrap/>
                <w:vAlign w:val="center"/>
                <w:hideMark/>
              </w:tcPr>
            </w:tcPrChange>
          </w:tcPr>
          <w:p w14:paraId="4E72539E" w14:textId="77777777" w:rsidR="00740EC2" w:rsidRPr="00740EC2" w:rsidRDefault="00740EC2" w:rsidP="00740EC2">
            <w:pPr>
              <w:spacing w:after="0" w:line="240" w:lineRule="auto"/>
              <w:rPr>
                <w:ins w:id="2448"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56" w:type="pct"/>
            <w:tcBorders>
              <w:top w:val="nil"/>
              <w:left w:val="nil"/>
              <w:bottom w:val="nil"/>
              <w:right w:val="nil"/>
            </w:tcBorders>
            <w:noWrap/>
            <w:vAlign w:val="center"/>
            <w:hideMark/>
            <w:tcPrChange w:id="2449" w:author="Author" w:date="2026-09-29T17:41:00Z" w16du:dateUtc="2026-09-29T22:41:00Z">
              <w:tcPr>
                <w:tcW w:w="1060" w:type="dxa"/>
                <w:gridSpan w:val="2"/>
                <w:tcBorders>
                  <w:top w:val="nil"/>
                  <w:left w:val="nil"/>
                  <w:bottom w:val="nil"/>
                  <w:right w:val="nil"/>
                </w:tcBorders>
                <w:noWrap/>
                <w:vAlign w:val="center"/>
                <w:hideMark/>
              </w:tcPr>
            </w:tcPrChange>
          </w:tcPr>
          <w:p w14:paraId="12FEC252" w14:textId="77777777" w:rsidR="00740EC2" w:rsidRPr="00740EC2" w:rsidRDefault="00740EC2" w:rsidP="00740EC2">
            <w:pPr>
              <w:spacing w:after="0" w:line="240" w:lineRule="auto"/>
              <w:rPr>
                <w:ins w:id="2450"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13" w:type="pct"/>
            <w:tcBorders>
              <w:top w:val="nil"/>
              <w:left w:val="nil"/>
              <w:bottom w:val="nil"/>
              <w:right w:val="nil"/>
            </w:tcBorders>
            <w:noWrap/>
            <w:vAlign w:val="center"/>
            <w:hideMark/>
            <w:tcPrChange w:id="2451" w:author="Author" w:date="2026-09-29T17:41:00Z" w16du:dateUtc="2026-09-29T22:41:00Z">
              <w:tcPr>
                <w:tcW w:w="960" w:type="dxa"/>
                <w:gridSpan w:val="2"/>
                <w:tcBorders>
                  <w:top w:val="nil"/>
                  <w:left w:val="nil"/>
                  <w:bottom w:val="nil"/>
                  <w:right w:val="nil"/>
                </w:tcBorders>
                <w:noWrap/>
                <w:vAlign w:val="center"/>
                <w:hideMark/>
              </w:tcPr>
            </w:tcPrChange>
          </w:tcPr>
          <w:p w14:paraId="5271892C" w14:textId="77777777" w:rsidR="00740EC2" w:rsidRPr="00740EC2" w:rsidRDefault="00740EC2" w:rsidP="00740EC2">
            <w:pPr>
              <w:spacing w:after="0" w:line="240" w:lineRule="auto"/>
              <w:rPr>
                <w:ins w:id="2452" w:author="Author" w:date="2026-09-29T17:41:00Z" w16du:dateUtc="2026-09-29T22:41:00Z"/>
                <w:rFonts w:ascii="Times New Roman" w:eastAsia="Times New Roman" w:hAnsi="Times New Roman" w:cs="Times New Roman"/>
                <w:kern w:val="0"/>
                <w:sz w:val="20"/>
                <w:szCs w:val="20"/>
                <w:lang w:val="es-PE" w:eastAsia="es-PE"/>
                <w14:ligatures w14:val="none"/>
              </w:rPr>
            </w:pPr>
          </w:p>
        </w:tc>
        <w:tc>
          <w:tcPr>
            <w:tcW w:w="439" w:type="pct"/>
            <w:tcBorders>
              <w:top w:val="nil"/>
              <w:left w:val="nil"/>
              <w:bottom w:val="nil"/>
              <w:right w:val="nil"/>
            </w:tcBorders>
            <w:noWrap/>
            <w:vAlign w:val="center"/>
            <w:hideMark/>
            <w:tcPrChange w:id="2453" w:author="Author" w:date="2026-09-29T17:41:00Z" w16du:dateUtc="2026-09-29T22:41:00Z">
              <w:tcPr>
                <w:tcW w:w="1020" w:type="dxa"/>
                <w:gridSpan w:val="2"/>
                <w:tcBorders>
                  <w:top w:val="nil"/>
                  <w:left w:val="nil"/>
                  <w:bottom w:val="nil"/>
                  <w:right w:val="nil"/>
                </w:tcBorders>
                <w:noWrap/>
                <w:vAlign w:val="center"/>
                <w:hideMark/>
              </w:tcPr>
            </w:tcPrChange>
          </w:tcPr>
          <w:p w14:paraId="68A83E77" w14:textId="77777777" w:rsidR="00740EC2" w:rsidRPr="00740EC2" w:rsidRDefault="00740EC2" w:rsidP="00740EC2">
            <w:pPr>
              <w:spacing w:after="0" w:line="240" w:lineRule="auto"/>
              <w:rPr>
                <w:ins w:id="2454" w:author="Author" w:date="2026-09-29T17:41:00Z" w16du:dateUtc="2026-09-29T22:41:00Z"/>
                <w:rFonts w:ascii="Times New Roman" w:eastAsia="Times New Roman" w:hAnsi="Times New Roman" w:cs="Times New Roman"/>
                <w:kern w:val="0"/>
                <w:sz w:val="20"/>
                <w:szCs w:val="20"/>
                <w:lang w:val="es-PE" w:eastAsia="es-PE"/>
                <w14:ligatures w14:val="none"/>
              </w:rPr>
            </w:pPr>
          </w:p>
        </w:tc>
      </w:tr>
      <w:tr w:rsidR="00740EC2" w:rsidRPr="00740EC2" w14:paraId="37986663" w14:textId="77777777" w:rsidTr="00740EC2">
        <w:trPr>
          <w:trHeight w:val="292"/>
          <w:ins w:id="2455" w:author="Author" w:date="2026-09-29T17:41:00Z"/>
          <w:trPrChange w:id="2456" w:author="Author" w:date="2026-09-29T17:41:00Z" w16du:dateUtc="2026-09-29T22:41:00Z">
            <w:trPr>
              <w:gridAfter w:val="2"/>
              <w:trHeight w:val="292"/>
            </w:trPr>
          </w:trPrChange>
        </w:trPr>
        <w:tc>
          <w:tcPr>
            <w:tcW w:w="1136" w:type="pct"/>
            <w:tcBorders>
              <w:top w:val="nil"/>
              <w:left w:val="nil"/>
              <w:bottom w:val="single" w:sz="4" w:space="0" w:color="auto"/>
              <w:right w:val="nil"/>
            </w:tcBorders>
            <w:vAlign w:val="center"/>
            <w:hideMark/>
            <w:tcPrChange w:id="2457" w:author="Author" w:date="2026-09-29T17:41:00Z" w16du:dateUtc="2026-09-29T22:41:00Z">
              <w:tcPr>
                <w:tcW w:w="2720" w:type="dxa"/>
                <w:tcBorders>
                  <w:top w:val="nil"/>
                  <w:left w:val="nil"/>
                  <w:bottom w:val="single" w:sz="4" w:space="0" w:color="auto"/>
                  <w:right w:val="nil"/>
                </w:tcBorders>
                <w:vAlign w:val="center"/>
                <w:hideMark/>
              </w:tcPr>
            </w:tcPrChange>
          </w:tcPr>
          <w:p w14:paraId="28DC9064" w14:textId="77777777" w:rsidR="00740EC2" w:rsidRPr="00740EC2" w:rsidRDefault="00740EC2" w:rsidP="00740EC2">
            <w:pPr>
              <w:spacing w:after="0" w:line="240" w:lineRule="auto"/>
              <w:rPr>
                <w:ins w:id="245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5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w:t>
              </w:r>
            </w:ins>
          </w:p>
        </w:tc>
        <w:tc>
          <w:tcPr>
            <w:tcW w:w="941" w:type="pct"/>
            <w:tcBorders>
              <w:top w:val="nil"/>
              <w:left w:val="nil"/>
              <w:bottom w:val="single" w:sz="4" w:space="0" w:color="auto"/>
              <w:right w:val="nil"/>
            </w:tcBorders>
            <w:vAlign w:val="center"/>
            <w:hideMark/>
            <w:tcPrChange w:id="2460" w:author="Author" w:date="2026-09-29T17:41:00Z" w16du:dateUtc="2026-09-29T22:41:00Z">
              <w:tcPr>
                <w:tcW w:w="2240" w:type="dxa"/>
                <w:gridSpan w:val="2"/>
                <w:tcBorders>
                  <w:top w:val="nil"/>
                  <w:left w:val="nil"/>
                  <w:bottom w:val="single" w:sz="4" w:space="0" w:color="auto"/>
                  <w:right w:val="nil"/>
                </w:tcBorders>
                <w:vAlign w:val="center"/>
                <w:hideMark/>
              </w:tcPr>
            </w:tcPrChange>
          </w:tcPr>
          <w:p w14:paraId="309C1A68" w14:textId="77777777" w:rsidR="00740EC2" w:rsidRPr="00740EC2" w:rsidRDefault="00740EC2" w:rsidP="00740EC2">
            <w:pPr>
              <w:spacing w:after="0" w:line="240" w:lineRule="auto"/>
              <w:rPr>
                <w:ins w:id="246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6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xml:space="preserve">Dark </w:t>
              </w:r>
              <w:proofErr w:type="spellStart"/>
              <w:r w:rsidRPr="00740EC2">
                <w:rPr>
                  <w:rFonts w:ascii="Times New Roman" w:eastAsia="Times New Roman" w:hAnsi="Times New Roman" w:cs="Times New Roman"/>
                  <w:color w:val="000000"/>
                  <w:kern w:val="0"/>
                  <w:sz w:val="20"/>
                  <w:szCs w:val="20"/>
                  <w:lang w:val="es-PE" w:eastAsia="es-PE"/>
                  <w14:ligatures w14:val="none"/>
                </w:rPr>
                <w:t>violet</w:t>
              </w:r>
              <w:proofErr w:type="spellEnd"/>
            </w:ins>
          </w:p>
        </w:tc>
        <w:tc>
          <w:tcPr>
            <w:tcW w:w="166" w:type="pct"/>
            <w:tcBorders>
              <w:top w:val="nil"/>
              <w:left w:val="nil"/>
              <w:bottom w:val="single" w:sz="4" w:space="0" w:color="auto"/>
              <w:right w:val="nil"/>
            </w:tcBorders>
            <w:noWrap/>
            <w:vAlign w:val="center"/>
            <w:hideMark/>
            <w:tcPrChange w:id="2463" w:author="Author" w:date="2026-09-29T17:41:00Z" w16du:dateUtc="2026-09-29T22:41:00Z">
              <w:tcPr>
                <w:tcW w:w="320" w:type="dxa"/>
                <w:tcBorders>
                  <w:top w:val="nil"/>
                  <w:left w:val="nil"/>
                  <w:bottom w:val="single" w:sz="4" w:space="0" w:color="auto"/>
                  <w:right w:val="nil"/>
                </w:tcBorders>
                <w:noWrap/>
                <w:vAlign w:val="center"/>
                <w:hideMark/>
              </w:tcPr>
            </w:tcPrChange>
          </w:tcPr>
          <w:p w14:paraId="6FADC598" w14:textId="77777777" w:rsidR="00740EC2" w:rsidRPr="00740EC2" w:rsidRDefault="00740EC2" w:rsidP="00740EC2">
            <w:pPr>
              <w:spacing w:after="0" w:line="240" w:lineRule="auto"/>
              <w:rPr>
                <w:ins w:id="246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6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2</w:t>
              </w:r>
            </w:ins>
          </w:p>
        </w:tc>
        <w:tc>
          <w:tcPr>
            <w:tcW w:w="211" w:type="pct"/>
            <w:tcBorders>
              <w:top w:val="nil"/>
              <w:left w:val="nil"/>
              <w:bottom w:val="single" w:sz="4" w:space="0" w:color="auto"/>
              <w:right w:val="nil"/>
            </w:tcBorders>
            <w:noWrap/>
            <w:vAlign w:val="center"/>
            <w:hideMark/>
            <w:tcPrChange w:id="2466" w:author="Author" w:date="2026-09-29T17:41:00Z" w16du:dateUtc="2026-09-29T22:41:00Z">
              <w:tcPr>
                <w:tcW w:w="420" w:type="dxa"/>
                <w:tcBorders>
                  <w:top w:val="nil"/>
                  <w:left w:val="nil"/>
                  <w:bottom w:val="single" w:sz="4" w:space="0" w:color="auto"/>
                  <w:right w:val="nil"/>
                </w:tcBorders>
                <w:noWrap/>
                <w:vAlign w:val="center"/>
                <w:hideMark/>
              </w:tcPr>
            </w:tcPrChange>
          </w:tcPr>
          <w:p w14:paraId="788252CC" w14:textId="77777777" w:rsidR="00740EC2" w:rsidRPr="00740EC2" w:rsidRDefault="00740EC2" w:rsidP="00740EC2">
            <w:pPr>
              <w:spacing w:after="0" w:line="240" w:lineRule="auto"/>
              <w:rPr>
                <w:ins w:id="246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6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0.03</w:t>
              </w:r>
            </w:ins>
          </w:p>
        </w:tc>
        <w:tc>
          <w:tcPr>
            <w:tcW w:w="413" w:type="pct"/>
            <w:tcBorders>
              <w:top w:val="nil"/>
              <w:left w:val="nil"/>
              <w:bottom w:val="single" w:sz="4" w:space="0" w:color="auto"/>
              <w:right w:val="nil"/>
            </w:tcBorders>
            <w:noWrap/>
            <w:vAlign w:val="center"/>
            <w:hideMark/>
            <w:tcPrChange w:id="2469" w:author="Author" w:date="2026-09-29T17:41:00Z" w16du:dateUtc="2026-09-29T22:41:00Z">
              <w:tcPr>
                <w:tcW w:w="960" w:type="dxa"/>
                <w:gridSpan w:val="3"/>
                <w:tcBorders>
                  <w:top w:val="nil"/>
                  <w:left w:val="nil"/>
                  <w:bottom w:val="single" w:sz="4" w:space="0" w:color="auto"/>
                  <w:right w:val="nil"/>
                </w:tcBorders>
                <w:noWrap/>
                <w:vAlign w:val="center"/>
                <w:hideMark/>
              </w:tcPr>
            </w:tcPrChange>
          </w:tcPr>
          <w:p w14:paraId="3AAF629B" w14:textId="77777777" w:rsidR="00740EC2" w:rsidRPr="00740EC2" w:rsidRDefault="00740EC2" w:rsidP="00740EC2">
            <w:pPr>
              <w:spacing w:after="0" w:line="240" w:lineRule="auto"/>
              <w:rPr>
                <w:ins w:id="247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7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w:t>
              </w:r>
            </w:ins>
          </w:p>
        </w:tc>
        <w:tc>
          <w:tcPr>
            <w:tcW w:w="413" w:type="pct"/>
            <w:tcBorders>
              <w:top w:val="nil"/>
              <w:left w:val="nil"/>
              <w:bottom w:val="single" w:sz="4" w:space="0" w:color="auto"/>
              <w:right w:val="nil"/>
            </w:tcBorders>
            <w:noWrap/>
            <w:vAlign w:val="center"/>
            <w:hideMark/>
            <w:tcPrChange w:id="2472" w:author="Author" w:date="2026-09-29T17:41:00Z" w16du:dateUtc="2026-09-29T22:41:00Z">
              <w:tcPr>
                <w:tcW w:w="960" w:type="dxa"/>
                <w:gridSpan w:val="2"/>
                <w:tcBorders>
                  <w:top w:val="nil"/>
                  <w:left w:val="nil"/>
                  <w:bottom w:val="single" w:sz="4" w:space="0" w:color="auto"/>
                  <w:right w:val="nil"/>
                </w:tcBorders>
                <w:noWrap/>
                <w:vAlign w:val="center"/>
                <w:hideMark/>
              </w:tcPr>
            </w:tcPrChange>
          </w:tcPr>
          <w:p w14:paraId="7566AFF1" w14:textId="77777777" w:rsidR="00740EC2" w:rsidRPr="00740EC2" w:rsidRDefault="00740EC2" w:rsidP="00740EC2">
            <w:pPr>
              <w:spacing w:after="0" w:line="240" w:lineRule="auto"/>
              <w:rPr>
                <w:ins w:id="247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7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w:t>
              </w:r>
            </w:ins>
          </w:p>
        </w:tc>
        <w:tc>
          <w:tcPr>
            <w:tcW w:w="413" w:type="pct"/>
            <w:tcBorders>
              <w:top w:val="nil"/>
              <w:left w:val="nil"/>
              <w:bottom w:val="single" w:sz="4" w:space="0" w:color="auto"/>
              <w:right w:val="nil"/>
            </w:tcBorders>
            <w:noWrap/>
            <w:vAlign w:val="center"/>
            <w:hideMark/>
            <w:tcPrChange w:id="2475" w:author="Author" w:date="2026-09-29T17:41:00Z" w16du:dateUtc="2026-09-29T22:41:00Z">
              <w:tcPr>
                <w:tcW w:w="960" w:type="dxa"/>
                <w:gridSpan w:val="2"/>
                <w:tcBorders>
                  <w:top w:val="nil"/>
                  <w:left w:val="nil"/>
                  <w:bottom w:val="single" w:sz="4" w:space="0" w:color="auto"/>
                  <w:right w:val="nil"/>
                </w:tcBorders>
                <w:noWrap/>
                <w:vAlign w:val="center"/>
                <w:hideMark/>
              </w:tcPr>
            </w:tcPrChange>
          </w:tcPr>
          <w:p w14:paraId="7F78B65F" w14:textId="77777777" w:rsidR="00740EC2" w:rsidRPr="00740EC2" w:rsidRDefault="00740EC2" w:rsidP="00740EC2">
            <w:pPr>
              <w:spacing w:after="0" w:line="240" w:lineRule="auto"/>
              <w:rPr>
                <w:ins w:id="247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7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w:t>
              </w:r>
            </w:ins>
          </w:p>
        </w:tc>
        <w:tc>
          <w:tcPr>
            <w:tcW w:w="456" w:type="pct"/>
            <w:tcBorders>
              <w:top w:val="nil"/>
              <w:left w:val="nil"/>
              <w:bottom w:val="single" w:sz="4" w:space="0" w:color="auto"/>
              <w:right w:val="nil"/>
            </w:tcBorders>
            <w:noWrap/>
            <w:vAlign w:val="center"/>
            <w:hideMark/>
            <w:tcPrChange w:id="2478" w:author="Author" w:date="2026-09-29T17:41:00Z" w16du:dateUtc="2026-09-29T22:41:00Z">
              <w:tcPr>
                <w:tcW w:w="1060" w:type="dxa"/>
                <w:gridSpan w:val="2"/>
                <w:tcBorders>
                  <w:top w:val="nil"/>
                  <w:left w:val="nil"/>
                  <w:bottom w:val="single" w:sz="4" w:space="0" w:color="auto"/>
                  <w:right w:val="nil"/>
                </w:tcBorders>
                <w:noWrap/>
                <w:vAlign w:val="center"/>
                <w:hideMark/>
              </w:tcPr>
            </w:tcPrChange>
          </w:tcPr>
          <w:p w14:paraId="54F9443C" w14:textId="77777777" w:rsidR="00740EC2" w:rsidRPr="00740EC2" w:rsidRDefault="00740EC2" w:rsidP="00740EC2">
            <w:pPr>
              <w:spacing w:after="0" w:line="240" w:lineRule="auto"/>
              <w:rPr>
                <w:ins w:id="247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8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w:t>
              </w:r>
            </w:ins>
          </w:p>
        </w:tc>
        <w:tc>
          <w:tcPr>
            <w:tcW w:w="413" w:type="pct"/>
            <w:tcBorders>
              <w:top w:val="nil"/>
              <w:left w:val="nil"/>
              <w:bottom w:val="single" w:sz="4" w:space="0" w:color="auto"/>
              <w:right w:val="nil"/>
            </w:tcBorders>
            <w:noWrap/>
            <w:vAlign w:val="center"/>
            <w:hideMark/>
            <w:tcPrChange w:id="2481" w:author="Author" w:date="2026-09-29T17:41:00Z" w16du:dateUtc="2026-09-29T22:41:00Z">
              <w:tcPr>
                <w:tcW w:w="960" w:type="dxa"/>
                <w:gridSpan w:val="2"/>
                <w:tcBorders>
                  <w:top w:val="nil"/>
                  <w:left w:val="nil"/>
                  <w:bottom w:val="single" w:sz="4" w:space="0" w:color="auto"/>
                  <w:right w:val="nil"/>
                </w:tcBorders>
                <w:noWrap/>
                <w:vAlign w:val="center"/>
                <w:hideMark/>
              </w:tcPr>
            </w:tcPrChange>
          </w:tcPr>
          <w:p w14:paraId="79BB9706" w14:textId="77777777" w:rsidR="00740EC2" w:rsidRPr="00740EC2" w:rsidRDefault="00740EC2" w:rsidP="00740EC2">
            <w:pPr>
              <w:spacing w:after="0" w:line="240" w:lineRule="auto"/>
              <w:rPr>
                <w:ins w:id="248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8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w:t>
              </w:r>
            </w:ins>
          </w:p>
        </w:tc>
        <w:tc>
          <w:tcPr>
            <w:tcW w:w="439" w:type="pct"/>
            <w:tcBorders>
              <w:top w:val="nil"/>
              <w:left w:val="nil"/>
              <w:bottom w:val="single" w:sz="4" w:space="0" w:color="auto"/>
              <w:right w:val="nil"/>
            </w:tcBorders>
            <w:noWrap/>
            <w:vAlign w:val="center"/>
            <w:hideMark/>
            <w:tcPrChange w:id="2484" w:author="Author" w:date="2026-09-29T17:41:00Z" w16du:dateUtc="2026-09-29T22:41:00Z">
              <w:tcPr>
                <w:tcW w:w="1020" w:type="dxa"/>
                <w:gridSpan w:val="2"/>
                <w:tcBorders>
                  <w:top w:val="nil"/>
                  <w:left w:val="nil"/>
                  <w:bottom w:val="single" w:sz="4" w:space="0" w:color="auto"/>
                  <w:right w:val="nil"/>
                </w:tcBorders>
                <w:noWrap/>
                <w:vAlign w:val="center"/>
                <w:hideMark/>
              </w:tcPr>
            </w:tcPrChange>
          </w:tcPr>
          <w:p w14:paraId="2C9DAA3B" w14:textId="77777777" w:rsidR="00740EC2" w:rsidRPr="00740EC2" w:rsidRDefault="00740EC2" w:rsidP="00740EC2">
            <w:pPr>
              <w:spacing w:after="0" w:line="240" w:lineRule="auto"/>
              <w:rPr>
                <w:ins w:id="248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8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w:t>
              </w:r>
            </w:ins>
          </w:p>
        </w:tc>
      </w:tr>
      <w:tr w:rsidR="00740EC2" w:rsidRPr="00740EC2" w14:paraId="02EAE398" w14:textId="77777777" w:rsidTr="00740EC2">
        <w:trPr>
          <w:trHeight w:val="292"/>
          <w:ins w:id="2487" w:author="Author" w:date="2026-09-29T17:41:00Z"/>
          <w:trPrChange w:id="2488" w:author="Author" w:date="2026-09-29T17:41:00Z" w16du:dateUtc="2026-09-29T22:41:00Z">
            <w:trPr>
              <w:gridAfter w:val="2"/>
              <w:trHeight w:val="292"/>
            </w:trPr>
          </w:trPrChange>
        </w:trPr>
        <w:tc>
          <w:tcPr>
            <w:tcW w:w="1136" w:type="pct"/>
            <w:tcBorders>
              <w:top w:val="nil"/>
              <w:left w:val="nil"/>
              <w:bottom w:val="single" w:sz="4" w:space="0" w:color="auto"/>
              <w:right w:val="nil"/>
            </w:tcBorders>
            <w:vAlign w:val="center"/>
            <w:hideMark/>
            <w:tcPrChange w:id="2489" w:author="Author" w:date="2026-09-29T17:41:00Z" w16du:dateUtc="2026-09-29T22:41:00Z">
              <w:tcPr>
                <w:tcW w:w="2720" w:type="dxa"/>
                <w:tcBorders>
                  <w:top w:val="nil"/>
                  <w:left w:val="nil"/>
                  <w:bottom w:val="single" w:sz="4" w:space="0" w:color="auto"/>
                  <w:right w:val="nil"/>
                </w:tcBorders>
                <w:vAlign w:val="center"/>
                <w:hideMark/>
              </w:tcPr>
            </w:tcPrChange>
          </w:tcPr>
          <w:p w14:paraId="6C9CAC58" w14:textId="77777777" w:rsidR="00740EC2" w:rsidRPr="00740EC2" w:rsidRDefault="00740EC2" w:rsidP="00740EC2">
            <w:pPr>
              <w:spacing w:after="0" w:line="240" w:lineRule="auto"/>
              <w:rPr>
                <w:ins w:id="2490"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91"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Mean ± SE</w:t>
              </w:r>
            </w:ins>
          </w:p>
        </w:tc>
        <w:tc>
          <w:tcPr>
            <w:tcW w:w="941" w:type="pct"/>
            <w:tcBorders>
              <w:top w:val="nil"/>
              <w:left w:val="nil"/>
              <w:bottom w:val="single" w:sz="4" w:space="0" w:color="auto"/>
              <w:right w:val="nil"/>
            </w:tcBorders>
            <w:vAlign w:val="center"/>
            <w:hideMark/>
            <w:tcPrChange w:id="2492" w:author="Author" w:date="2026-09-29T17:41:00Z" w16du:dateUtc="2026-09-29T22:41:00Z">
              <w:tcPr>
                <w:tcW w:w="2240" w:type="dxa"/>
                <w:gridSpan w:val="2"/>
                <w:tcBorders>
                  <w:top w:val="nil"/>
                  <w:left w:val="nil"/>
                  <w:bottom w:val="single" w:sz="4" w:space="0" w:color="auto"/>
                  <w:right w:val="nil"/>
                </w:tcBorders>
                <w:vAlign w:val="center"/>
                <w:hideMark/>
              </w:tcPr>
            </w:tcPrChange>
          </w:tcPr>
          <w:p w14:paraId="518C97A4" w14:textId="77777777" w:rsidR="00740EC2" w:rsidRPr="00740EC2" w:rsidRDefault="00740EC2" w:rsidP="00740EC2">
            <w:pPr>
              <w:spacing w:after="0" w:line="240" w:lineRule="auto"/>
              <w:rPr>
                <w:ins w:id="2493"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94"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w:t>
              </w:r>
            </w:ins>
          </w:p>
        </w:tc>
        <w:tc>
          <w:tcPr>
            <w:tcW w:w="166" w:type="pct"/>
            <w:tcBorders>
              <w:top w:val="nil"/>
              <w:left w:val="nil"/>
              <w:bottom w:val="single" w:sz="4" w:space="0" w:color="auto"/>
              <w:right w:val="nil"/>
            </w:tcBorders>
            <w:noWrap/>
            <w:vAlign w:val="center"/>
            <w:hideMark/>
            <w:tcPrChange w:id="2495" w:author="Author" w:date="2026-09-29T17:41:00Z" w16du:dateUtc="2026-09-29T22:41:00Z">
              <w:tcPr>
                <w:tcW w:w="320" w:type="dxa"/>
                <w:tcBorders>
                  <w:top w:val="nil"/>
                  <w:left w:val="nil"/>
                  <w:bottom w:val="single" w:sz="4" w:space="0" w:color="auto"/>
                  <w:right w:val="nil"/>
                </w:tcBorders>
                <w:noWrap/>
                <w:vAlign w:val="center"/>
                <w:hideMark/>
              </w:tcPr>
            </w:tcPrChange>
          </w:tcPr>
          <w:p w14:paraId="19A2492B" w14:textId="77777777" w:rsidR="00740EC2" w:rsidRPr="00740EC2" w:rsidRDefault="00740EC2" w:rsidP="00740EC2">
            <w:pPr>
              <w:spacing w:after="0" w:line="240" w:lineRule="auto"/>
              <w:rPr>
                <w:ins w:id="2496"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497"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w:t>
              </w:r>
            </w:ins>
          </w:p>
        </w:tc>
        <w:tc>
          <w:tcPr>
            <w:tcW w:w="211" w:type="pct"/>
            <w:tcBorders>
              <w:top w:val="nil"/>
              <w:left w:val="nil"/>
              <w:bottom w:val="single" w:sz="4" w:space="0" w:color="auto"/>
              <w:right w:val="nil"/>
            </w:tcBorders>
            <w:noWrap/>
            <w:vAlign w:val="center"/>
            <w:hideMark/>
            <w:tcPrChange w:id="2498" w:author="Author" w:date="2026-09-29T17:41:00Z" w16du:dateUtc="2026-09-29T22:41:00Z">
              <w:tcPr>
                <w:tcW w:w="420" w:type="dxa"/>
                <w:tcBorders>
                  <w:top w:val="nil"/>
                  <w:left w:val="nil"/>
                  <w:bottom w:val="single" w:sz="4" w:space="0" w:color="auto"/>
                  <w:right w:val="nil"/>
                </w:tcBorders>
                <w:noWrap/>
                <w:vAlign w:val="center"/>
                <w:hideMark/>
              </w:tcPr>
            </w:tcPrChange>
          </w:tcPr>
          <w:p w14:paraId="01DDC141" w14:textId="77777777" w:rsidR="00740EC2" w:rsidRPr="00740EC2" w:rsidRDefault="00740EC2" w:rsidP="00740EC2">
            <w:pPr>
              <w:spacing w:after="0" w:line="240" w:lineRule="auto"/>
              <w:rPr>
                <w:ins w:id="2499"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500"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 </w:t>
              </w:r>
            </w:ins>
          </w:p>
        </w:tc>
        <w:tc>
          <w:tcPr>
            <w:tcW w:w="413" w:type="pct"/>
            <w:tcBorders>
              <w:top w:val="nil"/>
              <w:left w:val="nil"/>
              <w:bottom w:val="single" w:sz="4" w:space="0" w:color="auto"/>
              <w:right w:val="nil"/>
            </w:tcBorders>
            <w:noWrap/>
            <w:vAlign w:val="center"/>
            <w:hideMark/>
            <w:tcPrChange w:id="2501" w:author="Author" w:date="2026-09-29T17:41:00Z" w16du:dateUtc="2026-09-29T22:41:00Z">
              <w:tcPr>
                <w:tcW w:w="960" w:type="dxa"/>
                <w:gridSpan w:val="3"/>
                <w:tcBorders>
                  <w:top w:val="nil"/>
                  <w:left w:val="nil"/>
                  <w:bottom w:val="single" w:sz="4" w:space="0" w:color="auto"/>
                  <w:right w:val="nil"/>
                </w:tcBorders>
                <w:noWrap/>
                <w:vAlign w:val="center"/>
                <w:hideMark/>
              </w:tcPr>
            </w:tcPrChange>
          </w:tcPr>
          <w:p w14:paraId="334B8ACB" w14:textId="77777777" w:rsidR="00740EC2" w:rsidRPr="00740EC2" w:rsidRDefault="00740EC2" w:rsidP="00740EC2">
            <w:pPr>
              <w:spacing w:after="0" w:line="240" w:lineRule="auto"/>
              <w:rPr>
                <w:ins w:id="2502"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503"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5.71 ± 0.74</w:t>
              </w:r>
            </w:ins>
          </w:p>
        </w:tc>
        <w:tc>
          <w:tcPr>
            <w:tcW w:w="413" w:type="pct"/>
            <w:tcBorders>
              <w:top w:val="nil"/>
              <w:left w:val="nil"/>
              <w:bottom w:val="single" w:sz="4" w:space="0" w:color="auto"/>
              <w:right w:val="nil"/>
            </w:tcBorders>
            <w:noWrap/>
            <w:vAlign w:val="center"/>
            <w:hideMark/>
            <w:tcPrChange w:id="2504" w:author="Author" w:date="2026-09-29T17:41:00Z" w16du:dateUtc="2026-09-29T22:41:00Z">
              <w:tcPr>
                <w:tcW w:w="960" w:type="dxa"/>
                <w:gridSpan w:val="2"/>
                <w:tcBorders>
                  <w:top w:val="nil"/>
                  <w:left w:val="nil"/>
                  <w:bottom w:val="single" w:sz="4" w:space="0" w:color="auto"/>
                  <w:right w:val="nil"/>
                </w:tcBorders>
                <w:noWrap/>
                <w:vAlign w:val="center"/>
                <w:hideMark/>
              </w:tcPr>
            </w:tcPrChange>
          </w:tcPr>
          <w:p w14:paraId="74185FB8" w14:textId="77777777" w:rsidR="00740EC2" w:rsidRPr="00740EC2" w:rsidRDefault="00740EC2" w:rsidP="00740EC2">
            <w:pPr>
              <w:spacing w:after="0" w:line="240" w:lineRule="auto"/>
              <w:rPr>
                <w:ins w:id="2505"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506"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3.10 ± 0.37</w:t>
              </w:r>
            </w:ins>
          </w:p>
        </w:tc>
        <w:tc>
          <w:tcPr>
            <w:tcW w:w="413" w:type="pct"/>
            <w:tcBorders>
              <w:top w:val="nil"/>
              <w:left w:val="nil"/>
              <w:bottom w:val="single" w:sz="4" w:space="0" w:color="auto"/>
              <w:right w:val="nil"/>
            </w:tcBorders>
            <w:noWrap/>
            <w:vAlign w:val="center"/>
            <w:hideMark/>
            <w:tcPrChange w:id="2507" w:author="Author" w:date="2026-09-29T17:41:00Z" w16du:dateUtc="2026-09-29T22:41:00Z">
              <w:tcPr>
                <w:tcW w:w="960" w:type="dxa"/>
                <w:gridSpan w:val="2"/>
                <w:tcBorders>
                  <w:top w:val="nil"/>
                  <w:left w:val="nil"/>
                  <w:bottom w:val="single" w:sz="4" w:space="0" w:color="auto"/>
                  <w:right w:val="nil"/>
                </w:tcBorders>
                <w:noWrap/>
                <w:vAlign w:val="center"/>
                <w:hideMark/>
              </w:tcPr>
            </w:tcPrChange>
          </w:tcPr>
          <w:p w14:paraId="661CFBBF" w14:textId="77777777" w:rsidR="00740EC2" w:rsidRPr="00740EC2" w:rsidRDefault="00740EC2" w:rsidP="00740EC2">
            <w:pPr>
              <w:spacing w:after="0" w:line="240" w:lineRule="auto"/>
              <w:rPr>
                <w:ins w:id="2508"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509"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0.61 ± 0.05</w:t>
              </w:r>
            </w:ins>
          </w:p>
        </w:tc>
        <w:tc>
          <w:tcPr>
            <w:tcW w:w="456" w:type="pct"/>
            <w:tcBorders>
              <w:top w:val="nil"/>
              <w:left w:val="nil"/>
              <w:bottom w:val="single" w:sz="4" w:space="0" w:color="auto"/>
              <w:right w:val="nil"/>
            </w:tcBorders>
            <w:noWrap/>
            <w:vAlign w:val="center"/>
            <w:hideMark/>
            <w:tcPrChange w:id="2510" w:author="Author" w:date="2026-09-29T17:41:00Z" w16du:dateUtc="2026-09-29T22:41:00Z">
              <w:tcPr>
                <w:tcW w:w="1060" w:type="dxa"/>
                <w:gridSpan w:val="2"/>
                <w:tcBorders>
                  <w:top w:val="nil"/>
                  <w:left w:val="nil"/>
                  <w:bottom w:val="single" w:sz="4" w:space="0" w:color="auto"/>
                  <w:right w:val="nil"/>
                </w:tcBorders>
                <w:noWrap/>
                <w:vAlign w:val="center"/>
                <w:hideMark/>
              </w:tcPr>
            </w:tcPrChange>
          </w:tcPr>
          <w:p w14:paraId="00F2A96E" w14:textId="77777777" w:rsidR="00740EC2" w:rsidRPr="00740EC2" w:rsidRDefault="00740EC2" w:rsidP="00740EC2">
            <w:pPr>
              <w:spacing w:after="0" w:line="240" w:lineRule="auto"/>
              <w:rPr>
                <w:ins w:id="2511"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512"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0.50–0.72</w:t>
              </w:r>
            </w:ins>
          </w:p>
        </w:tc>
        <w:tc>
          <w:tcPr>
            <w:tcW w:w="413" w:type="pct"/>
            <w:tcBorders>
              <w:top w:val="nil"/>
              <w:left w:val="nil"/>
              <w:bottom w:val="single" w:sz="4" w:space="0" w:color="auto"/>
              <w:right w:val="nil"/>
            </w:tcBorders>
            <w:noWrap/>
            <w:vAlign w:val="center"/>
            <w:hideMark/>
            <w:tcPrChange w:id="2513" w:author="Author" w:date="2026-09-29T17:41:00Z" w16du:dateUtc="2026-09-29T22:41:00Z">
              <w:tcPr>
                <w:tcW w:w="960" w:type="dxa"/>
                <w:gridSpan w:val="2"/>
                <w:tcBorders>
                  <w:top w:val="nil"/>
                  <w:left w:val="nil"/>
                  <w:bottom w:val="single" w:sz="4" w:space="0" w:color="auto"/>
                  <w:right w:val="nil"/>
                </w:tcBorders>
                <w:noWrap/>
                <w:vAlign w:val="center"/>
                <w:hideMark/>
              </w:tcPr>
            </w:tcPrChange>
          </w:tcPr>
          <w:p w14:paraId="785A88AB" w14:textId="77777777" w:rsidR="00740EC2" w:rsidRPr="00740EC2" w:rsidRDefault="00740EC2" w:rsidP="00740EC2">
            <w:pPr>
              <w:spacing w:after="0" w:line="240" w:lineRule="auto"/>
              <w:rPr>
                <w:ins w:id="2514"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515"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1.23 ± 0.12</w:t>
              </w:r>
            </w:ins>
          </w:p>
        </w:tc>
        <w:tc>
          <w:tcPr>
            <w:tcW w:w="439" w:type="pct"/>
            <w:tcBorders>
              <w:top w:val="nil"/>
              <w:left w:val="nil"/>
              <w:bottom w:val="single" w:sz="4" w:space="0" w:color="auto"/>
              <w:right w:val="nil"/>
            </w:tcBorders>
            <w:noWrap/>
            <w:vAlign w:val="center"/>
            <w:hideMark/>
            <w:tcPrChange w:id="2516" w:author="Author" w:date="2026-09-29T17:41:00Z" w16du:dateUtc="2026-09-29T22:41:00Z">
              <w:tcPr>
                <w:tcW w:w="1020" w:type="dxa"/>
                <w:gridSpan w:val="2"/>
                <w:tcBorders>
                  <w:top w:val="nil"/>
                  <w:left w:val="nil"/>
                  <w:bottom w:val="single" w:sz="4" w:space="0" w:color="auto"/>
                  <w:right w:val="nil"/>
                </w:tcBorders>
                <w:noWrap/>
                <w:vAlign w:val="center"/>
                <w:hideMark/>
              </w:tcPr>
            </w:tcPrChange>
          </w:tcPr>
          <w:p w14:paraId="443A12AA" w14:textId="77777777" w:rsidR="00740EC2" w:rsidRPr="00740EC2" w:rsidRDefault="00740EC2" w:rsidP="00740EC2">
            <w:pPr>
              <w:spacing w:after="0" w:line="240" w:lineRule="auto"/>
              <w:rPr>
                <w:ins w:id="2517" w:author="Author" w:date="2026-09-29T17:41:00Z" w16du:dateUtc="2026-09-29T22:41:00Z"/>
                <w:rFonts w:ascii="Times New Roman" w:eastAsia="Times New Roman" w:hAnsi="Times New Roman" w:cs="Times New Roman"/>
                <w:color w:val="000000"/>
                <w:kern w:val="0"/>
                <w:sz w:val="20"/>
                <w:szCs w:val="20"/>
                <w:lang w:val="es-PE" w:eastAsia="es-PE"/>
                <w14:ligatures w14:val="none"/>
              </w:rPr>
            </w:pPr>
            <w:ins w:id="2518" w:author="Author" w:date="2026-09-29T17:41:00Z" w16du:dateUtc="2026-09-29T22:41:00Z">
              <w:r w:rsidRPr="00740EC2">
                <w:rPr>
                  <w:rFonts w:ascii="Times New Roman" w:eastAsia="Times New Roman" w:hAnsi="Times New Roman" w:cs="Times New Roman"/>
                  <w:color w:val="000000"/>
                  <w:kern w:val="0"/>
                  <w:sz w:val="20"/>
                  <w:szCs w:val="20"/>
                  <w:lang w:val="es-PE" w:eastAsia="es-PE"/>
                  <w14:ligatures w14:val="none"/>
                </w:rPr>
                <w:t>0.96–1.50</w:t>
              </w:r>
            </w:ins>
          </w:p>
        </w:tc>
      </w:tr>
    </w:tbl>
    <w:p w14:paraId="19DD9771" w14:textId="77777777" w:rsidR="00362197" w:rsidRPr="00362197" w:rsidRDefault="00362197" w:rsidP="00362197">
      <w:pPr>
        <w:jc w:val="both"/>
        <w:rPr>
          <w:rFonts w:ascii="Times New Roman" w:hAnsi="Times New Roman" w:cs="Times New Roman"/>
          <w:sz w:val="24"/>
          <w:szCs w:val="24"/>
        </w:rPr>
      </w:pPr>
    </w:p>
    <w:tbl>
      <w:tblPr>
        <w:tblW w:w="5000" w:type="pct"/>
        <w:tblLook w:val="0020" w:firstRow="1" w:lastRow="0" w:firstColumn="0" w:lastColumn="0" w:noHBand="0" w:noVBand="0"/>
      </w:tblPr>
      <w:tblGrid>
        <w:gridCol w:w="1744"/>
        <w:gridCol w:w="1744"/>
        <w:gridCol w:w="1745"/>
        <w:gridCol w:w="1745"/>
        <w:gridCol w:w="1745"/>
        <w:gridCol w:w="1745"/>
        <w:gridCol w:w="1745"/>
        <w:gridCol w:w="1745"/>
      </w:tblGrid>
      <w:tr w:rsidR="00362197" w:rsidRPr="00362197" w:rsidDel="0090146E" w14:paraId="4525483A" w14:textId="10B1DD7E" w:rsidTr="00362197">
        <w:trPr>
          <w:tblHeader/>
          <w:del w:id="2519" w:author="Author" w:date="2026-09-29T17:34:00Z"/>
        </w:trPr>
        <w:tc>
          <w:tcPr>
            <w:tcW w:w="625" w:type="pct"/>
            <w:tcBorders>
              <w:top w:val="single" w:sz="4" w:space="0" w:color="auto"/>
              <w:bottom w:val="single" w:sz="4" w:space="0" w:color="auto"/>
            </w:tcBorders>
            <w:vAlign w:val="center"/>
          </w:tcPr>
          <w:p w14:paraId="4080F85E" w14:textId="79C321AD" w:rsidR="00362197" w:rsidRPr="00362197" w:rsidDel="0090146E" w:rsidRDefault="00362197" w:rsidP="00362197">
            <w:pPr>
              <w:jc w:val="center"/>
              <w:rPr>
                <w:del w:id="2520" w:author="Author" w:date="2026-09-29T17:34:00Z" w16du:dateUtc="2026-09-29T22:34:00Z"/>
                <w:rFonts w:ascii="Times New Roman" w:hAnsi="Times New Roman" w:cs="Times New Roman"/>
                <w:b/>
                <w:bCs/>
                <w:sz w:val="24"/>
                <w:szCs w:val="24"/>
              </w:rPr>
            </w:pPr>
            <w:del w:id="2521" w:author="Author" w:date="2026-09-29T17:34:00Z" w16du:dateUtc="2026-09-29T22:34:00Z">
              <w:r w:rsidRPr="00362197" w:rsidDel="0090146E">
                <w:rPr>
                  <w:rFonts w:ascii="Times New Roman" w:hAnsi="Times New Roman" w:cs="Times New Roman"/>
                  <w:b/>
                  <w:bCs/>
                  <w:sz w:val="24"/>
                  <w:szCs w:val="24"/>
                </w:rPr>
                <w:delText>Qualitative trait</w:delText>
              </w:r>
            </w:del>
          </w:p>
        </w:tc>
        <w:tc>
          <w:tcPr>
            <w:tcW w:w="625" w:type="pct"/>
            <w:tcBorders>
              <w:top w:val="single" w:sz="4" w:space="0" w:color="auto"/>
              <w:bottom w:val="single" w:sz="4" w:space="0" w:color="auto"/>
            </w:tcBorders>
            <w:vAlign w:val="center"/>
          </w:tcPr>
          <w:p w14:paraId="2EC4F482" w14:textId="0962B5EB" w:rsidR="00362197" w:rsidRPr="00362197" w:rsidDel="0090146E" w:rsidRDefault="00362197" w:rsidP="00362197">
            <w:pPr>
              <w:jc w:val="center"/>
              <w:rPr>
                <w:del w:id="2522" w:author="Author" w:date="2026-09-29T17:34:00Z" w16du:dateUtc="2026-09-29T22:34:00Z"/>
                <w:rFonts w:ascii="Times New Roman" w:hAnsi="Times New Roman" w:cs="Times New Roman"/>
                <w:b/>
                <w:bCs/>
                <w:sz w:val="24"/>
                <w:szCs w:val="24"/>
              </w:rPr>
            </w:pPr>
            <w:del w:id="2523" w:author="Author" w:date="2026-09-29T17:34:00Z" w16du:dateUtc="2026-09-29T22:34:00Z">
              <w:r w:rsidRPr="00362197" w:rsidDel="0090146E">
                <w:rPr>
                  <w:rFonts w:ascii="Times New Roman" w:hAnsi="Times New Roman" w:cs="Times New Roman"/>
                  <w:b/>
                  <w:bCs/>
                  <w:sz w:val="24"/>
                  <w:szCs w:val="24"/>
                </w:rPr>
                <w:delText>Phenotypic classes observed</w:delText>
              </w:r>
            </w:del>
          </w:p>
        </w:tc>
        <w:tc>
          <w:tcPr>
            <w:tcW w:w="625" w:type="pct"/>
            <w:tcBorders>
              <w:top w:val="single" w:sz="4" w:space="0" w:color="auto"/>
              <w:bottom w:val="single" w:sz="4" w:space="0" w:color="auto"/>
            </w:tcBorders>
            <w:vAlign w:val="center"/>
          </w:tcPr>
          <w:p w14:paraId="54E4E835" w14:textId="63DC79B2" w:rsidR="00362197" w:rsidRPr="00362197" w:rsidDel="0090146E" w:rsidRDefault="00362197" w:rsidP="00362197">
            <w:pPr>
              <w:jc w:val="center"/>
              <w:rPr>
                <w:del w:id="2524" w:author="Author" w:date="2026-09-29T17:34:00Z" w16du:dateUtc="2026-09-29T22:34:00Z"/>
                <w:rFonts w:ascii="Times New Roman" w:hAnsi="Times New Roman" w:cs="Times New Roman"/>
                <w:b/>
                <w:bCs/>
                <w:sz w:val="24"/>
                <w:szCs w:val="24"/>
              </w:rPr>
            </w:pPr>
            <w:del w:id="2525" w:author="Author" w:date="2026-09-29T17:34:00Z" w16du:dateUtc="2026-09-29T22:34:00Z">
              <w:r w:rsidRPr="00362197" w:rsidDel="0090146E">
                <w:rPr>
                  <w:rFonts w:ascii="Times New Roman" w:hAnsi="Times New Roman" w:cs="Times New Roman"/>
                  <w:b/>
                  <w:bCs/>
                  <w:sz w:val="24"/>
                  <w:szCs w:val="24"/>
                </w:rPr>
                <w:delText>Na</w:delText>
              </w:r>
            </w:del>
          </w:p>
        </w:tc>
        <w:tc>
          <w:tcPr>
            <w:tcW w:w="625" w:type="pct"/>
            <w:tcBorders>
              <w:top w:val="single" w:sz="4" w:space="0" w:color="auto"/>
              <w:bottom w:val="single" w:sz="4" w:space="0" w:color="auto"/>
            </w:tcBorders>
            <w:vAlign w:val="center"/>
          </w:tcPr>
          <w:p w14:paraId="6CAD0FF2" w14:textId="4FF17A6F" w:rsidR="00362197" w:rsidRPr="00362197" w:rsidDel="0090146E" w:rsidRDefault="00362197" w:rsidP="00362197">
            <w:pPr>
              <w:jc w:val="center"/>
              <w:rPr>
                <w:del w:id="2526" w:author="Author" w:date="2026-09-29T17:34:00Z" w16du:dateUtc="2026-09-29T22:34:00Z"/>
                <w:rFonts w:ascii="Times New Roman" w:hAnsi="Times New Roman" w:cs="Times New Roman"/>
                <w:b/>
                <w:bCs/>
                <w:sz w:val="24"/>
                <w:szCs w:val="24"/>
              </w:rPr>
            </w:pPr>
            <w:del w:id="2527" w:author="Author" w:date="2026-09-29T17:34:00Z" w16du:dateUtc="2026-09-29T22:34:00Z">
              <w:r w:rsidRPr="00362197" w:rsidDel="0090146E">
                <w:rPr>
                  <w:rFonts w:ascii="Times New Roman" w:hAnsi="Times New Roman" w:cs="Times New Roman"/>
                  <w:b/>
                  <w:bCs/>
                  <w:sz w:val="24"/>
                  <w:szCs w:val="24"/>
                </w:rPr>
                <w:delText>freq</w:delText>
              </w:r>
            </w:del>
          </w:p>
        </w:tc>
        <w:tc>
          <w:tcPr>
            <w:tcW w:w="625" w:type="pct"/>
            <w:tcBorders>
              <w:top w:val="single" w:sz="4" w:space="0" w:color="auto"/>
              <w:bottom w:val="single" w:sz="4" w:space="0" w:color="auto"/>
            </w:tcBorders>
            <w:vAlign w:val="center"/>
          </w:tcPr>
          <w:p w14:paraId="464996D2" w14:textId="664399C8" w:rsidR="00362197" w:rsidRPr="00362197" w:rsidDel="0090146E" w:rsidRDefault="00362197" w:rsidP="00362197">
            <w:pPr>
              <w:jc w:val="center"/>
              <w:rPr>
                <w:del w:id="2528" w:author="Author" w:date="2026-09-29T17:34:00Z" w16du:dateUtc="2026-09-29T22:34:00Z"/>
                <w:rFonts w:ascii="Times New Roman" w:hAnsi="Times New Roman" w:cs="Times New Roman"/>
                <w:b/>
                <w:bCs/>
                <w:sz w:val="24"/>
                <w:szCs w:val="24"/>
              </w:rPr>
            </w:pPr>
            <w:del w:id="2529" w:author="Author" w:date="2026-09-29T17:34:00Z" w16du:dateUtc="2026-09-29T22:34:00Z">
              <w:r w:rsidRPr="00362197" w:rsidDel="0090146E">
                <w:rPr>
                  <w:rFonts w:ascii="Times New Roman" w:hAnsi="Times New Roman" w:cs="Times New Roman"/>
                  <w:b/>
                  <w:bCs/>
                  <w:sz w:val="24"/>
                  <w:szCs w:val="24"/>
                </w:rPr>
                <w:delText>Nc</w:delText>
              </w:r>
            </w:del>
          </w:p>
        </w:tc>
        <w:tc>
          <w:tcPr>
            <w:tcW w:w="625" w:type="pct"/>
            <w:tcBorders>
              <w:top w:val="single" w:sz="4" w:space="0" w:color="auto"/>
              <w:bottom w:val="single" w:sz="4" w:space="0" w:color="auto"/>
            </w:tcBorders>
            <w:vAlign w:val="center"/>
          </w:tcPr>
          <w:p w14:paraId="102BE350" w14:textId="32D0578C" w:rsidR="00362197" w:rsidRPr="00362197" w:rsidDel="0090146E" w:rsidRDefault="00362197" w:rsidP="00362197">
            <w:pPr>
              <w:jc w:val="center"/>
              <w:rPr>
                <w:del w:id="2530" w:author="Author" w:date="2026-09-29T17:34:00Z" w16du:dateUtc="2026-09-29T22:34:00Z"/>
                <w:rFonts w:ascii="Times New Roman" w:hAnsi="Times New Roman" w:cs="Times New Roman"/>
                <w:b/>
                <w:bCs/>
                <w:sz w:val="24"/>
                <w:szCs w:val="24"/>
              </w:rPr>
            </w:pPr>
            <w:del w:id="2531" w:author="Author" w:date="2026-09-29T17:34:00Z" w16du:dateUtc="2026-09-29T22:34:00Z">
              <w:r w:rsidRPr="00362197" w:rsidDel="0090146E">
                <w:rPr>
                  <w:rFonts w:ascii="Times New Roman" w:hAnsi="Times New Roman" w:cs="Times New Roman"/>
                  <w:b/>
                  <w:bCs/>
                  <w:sz w:val="24"/>
                  <w:szCs w:val="24"/>
                </w:rPr>
                <w:delText>Ne</w:delText>
              </w:r>
            </w:del>
          </w:p>
        </w:tc>
        <w:tc>
          <w:tcPr>
            <w:tcW w:w="625" w:type="pct"/>
            <w:tcBorders>
              <w:top w:val="single" w:sz="4" w:space="0" w:color="auto"/>
              <w:bottom w:val="single" w:sz="4" w:space="0" w:color="auto"/>
            </w:tcBorders>
            <w:vAlign w:val="center"/>
          </w:tcPr>
          <w:p w14:paraId="7EBC328D" w14:textId="1738200D" w:rsidR="00362197" w:rsidRPr="00362197" w:rsidDel="0090146E" w:rsidRDefault="00362197" w:rsidP="00362197">
            <w:pPr>
              <w:jc w:val="center"/>
              <w:rPr>
                <w:del w:id="2532" w:author="Author" w:date="2026-09-29T17:34:00Z" w16du:dateUtc="2026-09-29T22:34:00Z"/>
                <w:rFonts w:ascii="Times New Roman" w:hAnsi="Times New Roman" w:cs="Times New Roman"/>
                <w:b/>
                <w:bCs/>
                <w:sz w:val="24"/>
                <w:szCs w:val="24"/>
              </w:rPr>
            </w:pPr>
            <w:del w:id="2533" w:author="Author" w:date="2026-09-29T17:34:00Z" w16du:dateUtc="2026-09-29T22:34:00Z">
              <w:r w:rsidRPr="00362197" w:rsidDel="0090146E">
                <w:rPr>
                  <w:rFonts w:ascii="Times New Roman" w:hAnsi="Times New Roman" w:cs="Times New Roman"/>
                  <w:b/>
                  <w:bCs/>
                  <w:sz w:val="24"/>
                  <w:szCs w:val="24"/>
                </w:rPr>
                <w:delText>He</w:delText>
              </w:r>
            </w:del>
          </w:p>
        </w:tc>
        <w:tc>
          <w:tcPr>
            <w:tcW w:w="625" w:type="pct"/>
            <w:tcBorders>
              <w:top w:val="single" w:sz="4" w:space="0" w:color="auto"/>
              <w:bottom w:val="single" w:sz="4" w:space="0" w:color="auto"/>
            </w:tcBorders>
            <w:vAlign w:val="center"/>
          </w:tcPr>
          <w:p w14:paraId="14EC37CC" w14:textId="29A74293" w:rsidR="00362197" w:rsidRPr="00362197" w:rsidDel="0090146E" w:rsidRDefault="00362197" w:rsidP="00362197">
            <w:pPr>
              <w:jc w:val="center"/>
              <w:rPr>
                <w:del w:id="2534" w:author="Author" w:date="2026-09-29T17:34:00Z" w16du:dateUtc="2026-09-29T22:34:00Z"/>
                <w:rFonts w:ascii="Times New Roman" w:hAnsi="Times New Roman" w:cs="Times New Roman"/>
                <w:b/>
                <w:bCs/>
                <w:sz w:val="24"/>
                <w:szCs w:val="24"/>
              </w:rPr>
            </w:pPr>
            <w:del w:id="2535" w:author="Author" w:date="2026-09-29T17:34:00Z" w16du:dateUtc="2026-09-29T22:34:00Z">
              <w:r w:rsidRPr="00362197" w:rsidDel="0090146E">
                <w:rPr>
                  <w:rFonts w:ascii="Times New Roman" w:hAnsi="Times New Roman" w:cs="Times New Roman"/>
                  <w:b/>
                  <w:bCs/>
                  <w:sz w:val="24"/>
                  <w:szCs w:val="24"/>
                </w:rPr>
                <w:delText>H′</w:delText>
              </w:r>
            </w:del>
          </w:p>
        </w:tc>
      </w:tr>
      <w:tr w:rsidR="00362197" w:rsidRPr="00362197" w:rsidDel="0090146E" w14:paraId="762D6668" w14:textId="78E86C3F" w:rsidTr="00362197">
        <w:trPr>
          <w:del w:id="2536" w:author="Author" w:date="2026-09-29T17:34:00Z"/>
        </w:trPr>
        <w:tc>
          <w:tcPr>
            <w:tcW w:w="625" w:type="pct"/>
            <w:tcBorders>
              <w:top w:val="single" w:sz="4" w:space="0" w:color="auto"/>
            </w:tcBorders>
          </w:tcPr>
          <w:p w14:paraId="4250BEF9" w14:textId="75D8DF45" w:rsidR="00362197" w:rsidRPr="00362197" w:rsidDel="0090146E" w:rsidRDefault="00362197" w:rsidP="006B23D6">
            <w:pPr>
              <w:jc w:val="both"/>
              <w:rPr>
                <w:del w:id="2537" w:author="Author" w:date="2026-09-29T17:34:00Z" w16du:dateUtc="2026-09-29T22:34:00Z"/>
                <w:rFonts w:ascii="Times New Roman" w:hAnsi="Times New Roman" w:cs="Times New Roman"/>
                <w:sz w:val="24"/>
                <w:szCs w:val="24"/>
              </w:rPr>
            </w:pPr>
            <w:del w:id="2538" w:author="Author" w:date="2026-09-29T17:34:00Z" w16du:dateUtc="2026-09-29T22:34:00Z">
              <w:r w:rsidRPr="00362197" w:rsidDel="0090146E">
                <w:rPr>
                  <w:rFonts w:ascii="Times New Roman" w:hAnsi="Times New Roman" w:cs="Times New Roman"/>
                  <w:sz w:val="24"/>
                  <w:szCs w:val="24"/>
                </w:rPr>
                <w:delText>Emergent cotyledon color</w:delText>
              </w:r>
            </w:del>
          </w:p>
        </w:tc>
        <w:tc>
          <w:tcPr>
            <w:tcW w:w="625" w:type="pct"/>
            <w:tcBorders>
              <w:top w:val="single" w:sz="4" w:space="0" w:color="auto"/>
            </w:tcBorders>
          </w:tcPr>
          <w:p w14:paraId="2EBB317F" w14:textId="6E577B88" w:rsidR="00362197" w:rsidRPr="00362197" w:rsidDel="0090146E" w:rsidRDefault="00362197" w:rsidP="006B23D6">
            <w:pPr>
              <w:jc w:val="both"/>
              <w:rPr>
                <w:del w:id="2539" w:author="Author" w:date="2026-09-29T17:34:00Z" w16du:dateUtc="2026-09-29T22:34:00Z"/>
                <w:rFonts w:ascii="Times New Roman" w:hAnsi="Times New Roman" w:cs="Times New Roman"/>
                <w:sz w:val="24"/>
                <w:szCs w:val="24"/>
              </w:rPr>
            </w:pPr>
            <w:del w:id="2540" w:author="Author" w:date="2026-09-29T17:34:00Z" w16du:dateUtc="2026-09-29T22:34:00Z">
              <w:r w:rsidRPr="00362197" w:rsidDel="0090146E">
                <w:rPr>
                  <w:rFonts w:ascii="Times New Roman" w:hAnsi="Times New Roman" w:cs="Times New Roman"/>
                  <w:sz w:val="24"/>
                  <w:szCs w:val="24"/>
                </w:rPr>
                <w:delText>Purple</w:delText>
              </w:r>
            </w:del>
          </w:p>
        </w:tc>
        <w:tc>
          <w:tcPr>
            <w:tcW w:w="625" w:type="pct"/>
            <w:tcBorders>
              <w:top w:val="single" w:sz="4" w:space="0" w:color="auto"/>
            </w:tcBorders>
          </w:tcPr>
          <w:p w14:paraId="5E66A336" w14:textId="678529DD" w:rsidR="00362197" w:rsidRPr="00362197" w:rsidDel="0090146E" w:rsidRDefault="00362197" w:rsidP="00A9029B">
            <w:pPr>
              <w:jc w:val="center"/>
              <w:rPr>
                <w:del w:id="2541" w:author="Author" w:date="2026-09-29T17:34:00Z" w16du:dateUtc="2026-09-29T22:34:00Z"/>
                <w:rFonts w:ascii="Times New Roman" w:hAnsi="Times New Roman" w:cs="Times New Roman"/>
                <w:sz w:val="24"/>
                <w:szCs w:val="24"/>
              </w:rPr>
            </w:pPr>
            <w:del w:id="2542" w:author="Author" w:date="2026-09-29T17:34:00Z" w16du:dateUtc="2026-09-29T22:34:00Z">
              <w:r w:rsidRPr="00362197" w:rsidDel="0090146E">
                <w:rPr>
                  <w:rFonts w:ascii="Times New Roman" w:hAnsi="Times New Roman" w:cs="Times New Roman"/>
                  <w:sz w:val="24"/>
                  <w:szCs w:val="24"/>
                </w:rPr>
                <w:delText>38</w:delText>
              </w:r>
            </w:del>
          </w:p>
        </w:tc>
        <w:tc>
          <w:tcPr>
            <w:tcW w:w="625" w:type="pct"/>
            <w:tcBorders>
              <w:top w:val="single" w:sz="4" w:space="0" w:color="auto"/>
            </w:tcBorders>
          </w:tcPr>
          <w:p w14:paraId="229032CC" w14:textId="7E2166DE" w:rsidR="00362197" w:rsidRPr="00362197" w:rsidDel="0090146E" w:rsidRDefault="00362197" w:rsidP="00A9029B">
            <w:pPr>
              <w:jc w:val="center"/>
              <w:rPr>
                <w:del w:id="2543" w:author="Author" w:date="2026-09-29T17:34:00Z" w16du:dateUtc="2026-09-29T22:34:00Z"/>
                <w:rFonts w:ascii="Times New Roman" w:hAnsi="Times New Roman" w:cs="Times New Roman"/>
                <w:sz w:val="24"/>
                <w:szCs w:val="24"/>
              </w:rPr>
            </w:pPr>
            <w:del w:id="2544" w:author="Author" w:date="2026-09-29T17:34:00Z" w16du:dateUtc="2026-09-29T22:34:00Z">
              <w:r w:rsidRPr="00362197" w:rsidDel="0090146E">
                <w:rPr>
                  <w:rFonts w:ascii="Times New Roman" w:hAnsi="Times New Roman" w:cs="Times New Roman"/>
                  <w:sz w:val="24"/>
                  <w:szCs w:val="24"/>
                </w:rPr>
                <w:delText>0.46</w:delText>
              </w:r>
            </w:del>
          </w:p>
        </w:tc>
        <w:tc>
          <w:tcPr>
            <w:tcW w:w="625" w:type="pct"/>
            <w:tcBorders>
              <w:top w:val="single" w:sz="4" w:space="0" w:color="auto"/>
            </w:tcBorders>
          </w:tcPr>
          <w:p w14:paraId="10F99055" w14:textId="22F48E72" w:rsidR="00362197" w:rsidRPr="00362197" w:rsidDel="0090146E" w:rsidRDefault="00362197" w:rsidP="00A9029B">
            <w:pPr>
              <w:jc w:val="center"/>
              <w:rPr>
                <w:del w:id="2545" w:author="Author" w:date="2026-09-29T17:34:00Z" w16du:dateUtc="2026-09-29T22:34:00Z"/>
                <w:rFonts w:ascii="Times New Roman" w:hAnsi="Times New Roman" w:cs="Times New Roman"/>
                <w:sz w:val="24"/>
                <w:szCs w:val="24"/>
              </w:rPr>
            </w:pPr>
            <w:del w:id="2546" w:author="Author" w:date="2026-09-29T17:34:00Z" w16du:dateUtc="2026-09-29T22:34:00Z">
              <w:r w:rsidRPr="00362197" w:rsidDel="0090146E">
                <w:rPr>
                  <w:rFonts w:ascii="Times New Roman" w:hAnsi="Times New Roman" w:cs="Times New Roman"/>
                  <w:sz w:val="24"/>
                  <w:szCs w:val="24"/>
                </w:rPr>
                <w:delText>4.00</w:delText>
              </w:r>
            </w:del>
          </w:p>
        </w:tc>
        <w:tc>
          <w:tcPr>
            <w:tcW w:w="625" w:type="pct"/>
            <w:tcBorders>
              <w:top w:val="single" w:sz="4" w:space="0" w:color="auto"/>
            </w:tcBorders>
          </w:tcPr>
          <w:p w14:paraId="5122C6A6" w14:textId="53D767FD" w:rsidR="00362197" w:rsidRPr="00362197" w:rsidDel="0090146E" w:rsidRDefault="00362197" w:rsidP="00A9029B">
            <w:pPr>
              <w:jc w:val="center"/>
              <w:rPr>
                <w:del w:id="2547" w:author="Author" w:date="2026-09-29T17:34:00Z" w16du:dateUtc="2026-09-29T22:34:00Z"/>
                <w:rFonts w:ascii="Times New Roman" w:hAnsi="Times New Roman" w:cs="Times New Roman"/>
                <w:sz w:val="24"/>
                <w:szCs w:val="24"/>
              </w:rPr>
            </w:pPr>
            <w:del w:id="2548" w:author="Author" w:date="2026-09-29T17:34:00Z" w16du:dateUtc="2026-09-29T22:34:00Z">
              <w:r w:rsidRPr="00362197" w:rsidDel="0090146E">
                <w:rPr>
                  <w:rFonts w:ascii="Times New Roman" w:hAnsi="Times New Roman" w:cs="Times New Roman"/>
                  <w:sz w:val="24"/>
                  <w:szCs w:val="24"/>
                </w:rPr>
                <w:delText>2.55</w:delText>
              </w:r>
            </w:del>
          </w:p>
        </w:tc>
        <w:tc>
          <w:tcPr>
            <w:tcW w:w="625" w:type="pct"/>
            <w:tcBorders>
              <w:top w:val="single" w:sz="4" w:space="0" w:color="auto"/>
            </w:tcBorders>
          </w:tcPr>
          <w:p w14:paraId="3E2BA9DE" w14:textId="39866F9F" w:rsidR="00362197" w:rsidRPr="00362197" w:rsidDel="0090146E" w:rsidRDefault="00362197" w:rsidP="00A9029B">
            <w:pPr>
              <w:jc w:val="center"/>
              <w:rPr>
                <w:del w:id="2549" w:author="Author" w:date="2026-09-29T17:34:00Z" w16du:dateUtc="2026-09-29T22:34:00Z"/>
                <w:rFonts w:ascii="Times New Roman" w:hAnsi="Times New Roman" w:cs="Times New Roman"/>
                <w:sz w:val="24"/>
                <w:szCs w:val="24"/>
              </w:rPr>
            </w:pPr>
            <w:del w:id="2550" w:author="Author" w:date="2026-09-29T17:34:00Z" w16du:dateUtc="2026-09-29T22:34:00Z">
              <w:r w:rsidRPr="00362197" w:rsidDel="0090146E">
                <w:rPr>
                  <w:rFonts w:ascii="Times New Roman" w:hAnsi="Times New Roman" w:cs="Times New Roman"/>
                  <w:sz w:val="24"/>
                  <w:szCs w:val="24"/>
                </w:rPr>
                <w:delText>0.61</w:delText>
              </w:r>
            </w:del>
          </w:p>
        </w:tc>
        <w:tc>
          <w:tcPr>
            <w:tcW w:w="625" w:type="pct"/>
            <w:tcBorders>
              <w:top w:val="single" w:sz="4" w:space="0" w:color="auto"/>
            </w:tcBorders>
          </w:tcPr>
          <w:p w14:paraId="2C208224" w14:textId="2393D1E8" w:rsidR="00362197" w:rsidRPr="00362197" w:rsidDel="0090146E" w:rsidRDefault="00362197" w:rsidP="00A9029B">
            <w:pPr>
              <w:jc w:val="center"/>
              <w:rPr>
                <w:del w:id="2551" w:author="Author" w:date="2026-09-29T17:34:00Z" w16du:dateUtc="2026-09-29T22:34:00Z"/>
                <w:rFonts w:ascii="Times New Roman" w:hAnsi="Times New Roman" w:cs="Times New Roman"/>
                <w:sz w:val="24"/>
                <w:szCs w:val="24"/>
              </w:rPr>
            </w:pPr>
            <w:del w:id="2552" w:author="Author" w:date="2026-09-29T17:34:00Z" w16du:dateUtc="2026-09-29T22:34:00Z">
              <w:r w:rsidRPr="00362197" w:rsidDel="0090146E">
                <w:rPr>
                  <w:rFonts w:ascii="Times New Roman" w:hAnsi="Times New Roman" w:cs="Times New Roman"/>
                  <w:sz w:val="24"/>
                  <w:szCs w:val="24"/>
                </w:rPr>
                <w:delText>1.03</w:delText>
              </w:r>
            </w:del>
          </w:p>
        </w:tc>
      </w:tr>
      <w:tr w:rsidR="00362197" w:rsidRPr="00362197" w:rsidDel="0090146E" w14:paraId="49744AEB" w14:textId="739FE409" w:rsidTr="00362197">
        <w:trPr>
          <w:del w:id="2553" w:author="Author" w:date="2026-09-29T17:34:00Z"/>
        </w:trPr>
        <w:tc>
          <w:tcPr>
            <w:tcW w:w="625" w:type="pct"/>
          </w:tcPr>
          <w:p w14:paraId="46BEA0FD" w14:textId="078DAB38" w:rsidR="00362197" w:rsidRPr="00362197" w:rsidDel="0090146E" w:rsidRDefault="00362197" w:rsidP="006B23D6">
            <w:pPr>
              <w:jc w:val="both"/>
              <w:rPr>
                <w:del w:id="2554" w:author="Author" w:date="2026-09-29T17:34:00Z" w16du:dateUtc="2026-09-29T22:34:00Z"/>
                <w:rFonts w:ascii="Times New Roman" w:hAnsi="Times New Roman" w:cs="Times New Roman"/>
                <w:sz w:val="24"/>
                <w:szCs w:val="24"/>
              </w:rPr>
            </w:pPr>
          </w:p>
        </w:tc>
        <w:tc>
          <w:tcPr>
            <w:tcW w:w="625" w:type="pct"/>
          </w:tcPr>
          <w:p w14:paraId="1A32D178" w14:textId="2F29D769" w:rsidR="00362197" w:rsidRPr="00362197" w:rsidDel="0090146E" w:rsidRDefault="00362197" w:rsidP="006B23D6">
            <w:pPr>
              <w:jc w:val="both"/>
              <w:rPr>
                <w:del w:id="2555" w:author="Author" w:date="2026-09-29T17:34:00Z" w16du:dateUtc="2026-09-29T22:34:00Z"/>
                <w:rFonts w:ascii="Times New Roman" w:hAnsi="Times New Roman" w:cs="Times New Roman"/>
                <w:sz w:val="24"/>
                <w:szCs w:val="24"/>
              </w:rPr>
            </w:pPr>
            <w:del w:id="2556" w:author="Author" w:date="2026-09-29T17:34:00Z" w16du:dateUtc="2026-09-29T22:34:00Z">
              <w:r w:rsidRPr="00362197" w:rsidDel="0090146E">
                <w:rPr>
                  <w:rFonts w:ascii="Times New Roman" w:hAnsi="Times New Roman" w:cs="Times New Roman"/>
                  <w:sz w:val="24"/>
                  <w:szCs w:val="24"/>
                </w:rPr>
                <w:delText>Red</w:delText>
              </w:r>
            </w:del>
          </w:p>
        </w:tc>
        <w:tc>
          <w:tcPr>
            <w:tcW w:w="625" w:type="pct"/>
          </w:tcPr>
          <w:p w14:paraId="2A9AADFB" w14:textId="02E677A9" w:rsidR="00362197" w:rsidRPr="00362197" w:rsidDel="0090146E" w:rsidRDefault="00362197" w:rsidP="00A9029B">
            <w:pPr>
              <w:jc w:val="center"/>
              <w:rPr>
                <w:del w:id="2557" w:author="Author" w:date="2026-09-29T17:34:00Z" w16du:dateUtc="2026-09-29T22:34:00Z"/>
                <w:rFonts w:ascii="Times New Roman" w:hAnsi="Times New Roman" w:cs="Times New Roman"/>
                <w:sz w:val="24"/>
                <w:szCs w:val="24"/>
              </w:rPr>
            </w:pPr>
            <w:del w:id="2558"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0B11314E" w14:textId="52046172" w:rsidR="00362197" w:rsidRPr="00362197" w:rsidDel="0090146E" w:rsidRDefault="00362197" w:rsidP="00A9029B">
            <w:pPr>
              <w:jc w:val="center"/>
              <w:rPr>
                <w:del w:id="2559" w:author="Author" w:date="2026-09-29T17:34:00Z" w16du:dateUtc="2026-09-29T22:34:00Z"/>
                <w:rFonts w:ascii="Times New Roman" w:hAnsi="Times New Roman" w:cs="Times New Roman"/>
                <w:sz w:val="24"/>
                <w:szCs w:val="24"/>
              </w:rPr>
            </w:pPr>
            <w:del w:id="2560"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2D9D3CE0" w14:textId="0D1B2D88" w:rsidR="00362197" w:rsidRPr="00362197" w:rsidDel="0090146E" w:rsidRDefault="00362197" w:rsidP="00A9029B">
            <w:pPr>
              <w:jc w:val="center"/>
              <w:rPr>
                <w:del w:id="2561" w:author="Author" w:date="2026-09-29T17:34:00Z" w16du:dateUtc="2026-09-29T22:34:00Z"/>
                <w:rFonts w:ascii="Times New Roman" w:hAnsi="Times New Roman" w:cs="Times New Roman"/>
                <w:sz w:val="24"/>
                <w:szCs w:val="24"/>
              </w:rPr>
            </w:pPr>
          </w:p>
        </w:tc>
        <w:tc>
          <w:tcPr>
            <w:tcW w:w="625" w:type="pct"/>
          </w:tcPr>
          <w:p w14:paraId="0435386B" w14:textId="66AE6916" w:rsidR="00362197" w:rsidRPr="00362197" w:rsidDel="0090146E" w:rsidRDefault="00362197" w:rsidP="00A9029B">
            <w:pPr>
              <w:jc w:val="center"/>
              <w:rPr>
                <w:del w:id="2562" w:author="Author" w:date="2026-09-29T17:34:00Z" w16du:dateUtc="2026-09-29T22:34:00Z"/>
                <w:rFonts w:ascii="Times New Roman" w:hAnsi="Times New Roman" w:cs="Times New Roman"/>
                <w:sz w:val="24"/>
                <w:szCs w:val="24"/>
              </w:rPr>
            </w:pPr>
          </w:p>
        </w:tc>
        <w:tc>
          <w:tcPr>
            <w:tcW w:w="625" w:type="pct"/>
          </w:tcPr>
          <w:p w14:paraId="08C20896" w14:textId="4C02510D" w:rsidR="00362197" w:rsidRPr="00362197" w:rsidDel="0090146E" w:rsidRDefault="00362197" w:rsidP="00A9029B">
            <w:pPr>
              <w:jc w:val="center"/>
              <w:rPr>
                <w:del w:id="2563" w:author="Author" w:date="2026-09-29T17:34:00Z" w16du:dateUtc="2026-09-29T22:34:00Z"/>
                <w:rFonts w:ascii="Times New Roman" w:hAnsi="Times New Roman" w:cs="Times New Roman"/>
                <w:sz w:val="24"/>
                <w:szCs w:val="24"/>
              </w:rPr>
            </w:pPr>
          </w:p>
        </w:tc>
        <w:tc>
          <w:tcPr>
            <w:tcW w:w="625" w:type="pct"/>
          </w:tcPr>
          <w:p w14:paraId="16D02050" w14:textId="0FEC3452" w:rsidR="00362197" w:rsidRPr="00362197" w:rsidDel="0090146E" w:rsidRDefault="00362197" w:rsidP="00A9029B">
            <w:pPr>
              <w:jc w:val="center"/>
              <w:rPr>
                <w:del w:id="2564" w:author="Author" w:date="2026-09-29T17:34:00Z" w16du:dateUtc="2026-09-29T22:34:00Z"/>
                <w:rFonts w:ascii="Times New Roman" w:hAnsi="Times New Roman" w:cs="Times New Roman"/>
                <w:sz w:val="24"/>
                <w:szCs w:val="24"/>
              </w:rPr>
            </w:pPr>
          </w:p>
        </w:tc>
      </w:tr>
      <w:tr w:rsidR="00362197" w:rsidRPr="00362197" w:rsidDel="0090146E" w14:paraId="31C4B067" w14:textId="6D69E97D" w:rsidTr="00362197">
        <w:trPr>
          <w:del w:id="2565" w:author="Author" w:date="2026-09-29T17:34:00Z"/>
        </w:trPr>
        <w:tc>
          <w:tcPr>
            <w:tcW w:w="625" w:type="pct"/>
          </w:tcPr>
          <w:p w14:paraId="0D6AF982" w14:textId="57FC1A97" w:rsidR="00362197" w:rsidRPr="00362197" w:rsidDel="0090146E" w:rsidRDefault="00362197" w:rsidP="006B23D6">
            <w:pPr>
              <w:jc w:val="both"/>
              <w:rPr>
                <w:del w:id="2566" w:author="Author" w:date="2026-09-29T17:34:00Z" w16du:dateUtc="2026-09-29T22:34:00Z"/>
                <w:rFonts w:ascii="Times New Roman" w:hAnsi="Times New Roman" w:cs="Times New Roman"/>
                <w:sz w:val="24"/>
                <w:szCs w:val="24"/>
              </w:rPr>
            </w:pPr>
          </w:p>
        </w:tc>
        <w:tc>
          <w:tcPr>
            <w:tcW w:w="625" w:type="pct"/>
          </w:tcPr>
          <w:p w14:paraId="5BF2A56D" w14:textId="5560394D" w:rsidR="00362197" w:rsidRPr="00362197" w:rsidDel="0090146E" w:rsidRDefault="00362197" w:rsidP="006B23D6">
            <w:pPr>
              <w:jc w:val="both"/>
              <w:rPr>
                <w:del w:id="2567" w:author="Author" w:date="2026-09-29T17:34:00Z" w16du:dateUtc="2026-09-29T22:34:00Z"/>
                <w:rFonts w:ascii="Times New Roman" w:hAnsi="Times New Roman" w:cs="Times New Roman"/>
                <w:sz w:val="24"/>
                <w:szCs w:val="24"/>
              </w:rPr>
            </w:pPr>
            <w:del w:id="2568" w:author="Author" w:date="2026-09-29T17:34:00Z" w16du:dateUtc="2026-09-29T22:34:00Z">
              <w:r w:rsidRPr="00362197" w:rsidDel="0090146E">
                <w:rPr>
                  <w:rFonts w:ascii="Times New Roman" w:hAnsi="Times New Roman" w:cs="Times New Roman"/>
                  <w:sz w:val="24"/>
                  <w:szCs w:val="24"/>
                </w:rPr>
                <w:delText>Green</w:delText>
              </w:r>
            </w:del>
          </w:p>
        </w:tc>
        <w:tc>
          <w:tcPr>
            <w:tcW w:w="625" w:type="pct"/>
          </w:tcPr>
          <w:p w14:paraId="06C11F17" w14:textId="2C1F2C71" w:rsidR="00362197" w:rsidRPr="00362197" w:rsidDel="0090146E" w:rsidRDefault="00362197" w:rsidP="00A9029B">
            <w:pPr>
              <w:jc w:val="center"/>
              <w:rPr>
                <w:del w:id="2569" w:author="Author" w:date="2026-09-29T17:34:00Z" w16du:dateUtc="2026-09-29T22:34:00Z"/>
                <w:rFonts w:ascii="Times New Roman" w:hAnsi="Times New Roman" w:cs="Times New Roman"/>
                <w:sz w:val="24"/>
                <w:szCs w:val="24"/>
              </w:rPr>
            </w:pPr>
            <w:del w:id="2570" w:author="Author" w:date="2026-09-29T17:34:00Z" w16du:dateUtc="2026-09-29T22:34:00Z">
              <w:r w:rsidRPr="00362197" w:rsidDel="0090146E">
                <w:rPr>
                  <w:rFonts w:ascii="Times New Roman" w:hAnsi="Times New Roman" w:cs="Times New Roman"/>
                  <w:sz w:val="24"/>
                  <w:szCs w:val="24"/>
                </w:rPr>
                <w:delText>33</w:delText>
              </w:r>
            </w:del>
          </w:p>
        </w:tc>
        <w:tc>
          <w:tcPr>
            <w:tcW w:w="625" w:type="pct"/>
          </w:tcPr>
          <w:p w14:paraId="39D27CB0" w14:textId="5AD48573" w:rsidR="00362197" w:rsidRPr="00362197" w:rsidDel="0090146E" w:rsidRDefault="00362197" w:rsidP="00A9029B">
            <w:pPr>
              <w:jc w:val="center"/>
              <w:rPr>
                <w:del w:id="2571" w:author="Author" w:date="2026-09-29T17:34:00Z" w16du:dateUtc="2026-09-29T22:34:00Z"/>
                <w:rFonts w:ascii="Times New Roman" w:hAnsi="Times New Roman" w:cs="Times New Roman"/>
                <w:sz w:val="24"/>
                <w:szCs w:val="24"/>
              </w:rPr>
            </w:pPr>
            <w:del w:id="2572" w:author="Author" w:date="2026-09-29T17:34:00Z" w16du:dateUtc="2026-09-29T22:34:00Z">
              <w:r w:rsidRPr="00362197" w:rsidDel="0090146E">
                <w:rPr>
                  <w:rFonts w:ascii="Times New Roman" w:hAnsi="Times New Roman" w:cs="Times New Roman"/>
                  <w:sz w:val="24"/>
                  <w:szCs w:val="24"/>
                </w:rPr>
                <w:delText>0.40</w:delText>
              </w:r>
            </w:del>
          </w:p>
        </w:tc>
        <w:tc>
          <w:tcPr>
            <w:tcW w:w="625" w:type="pct"/>
          </w:tcPr>
          <w:p w14:paraId="5B0642C7" w14:textId="2610759B" w:rsidR="00362197" w:rsidRPr="00362197" w:rsidDel="0090146E" w:rsidRDefault="00362197" w:rsidP="00A9029B">
            <w:pPr>
              <w:jc w:val="center"/>
              <w:rPr>
                <w:del w:id="2573" w:author="Author" w:date="2026-09-29T17:34:00Z" w16du:dateUtc="2026-09-29T22:34:00Z"/>
                <w:rFonts w:ascii="Times New Roman" w:hAnsi="Times New Roman" w:cs="Times New Roman"/>
                <w:sz w:val="24"/>
                <w:szCs w:val="24"/>
              </w:rPr>
            </w:pPr>
          </w:p>
        </w:tc>
        <w:tc>
          <w:tcPr>
            <w:tcW w:w="625" w:type="pct"/>
          </w:tcPr>
          <w:p w14:paraId="1A3CBA24" w14:textId="607C7334" w:rsidR="00362197" w:rsidRPr="00362197" w:rsidDel="0090146E" w:rsidRDefault="00362197" w:rsidP="00A9029B">
            <w:pPr>
              <w:jc w:val="center"/>
              <w:rPr>
                <w:del w:id="2574" w:author="Author" w:date="2026-09-29T17:34:00Z" w16du:dateUtc="2026-09-29T22:34:00Z"/>
                <w:rFonts w:ascii="Times New Roman" w:hAnsi="Times New Roman" w:cs="Times New Roman"/>
                <w:sz w:val="24"/>
                <w:szCs w:val="24"/>
              </w:rPr>
            </w:pPr>
          </w:p>
        </w:tc>
        <w:tc>
          <w:tcPr>
            <w:tcW w:w="625" w:type="pct"/>
          </w:tcPr>
          <w:p w14:paraId="26BDB57F" w14:textId="215C7F10" w:rsidR="00362197" w:rsidRPr="00362197" w:rsidDel="0090146E" w:rsidRDefault="00362197" w:rsidP="00A9029B">
            <w:pPr>
              <w:jc w:val="center"/>
              <w:rPr>
                <w:del w:id="2575" w:author="Author" w:date="2026-09-29T17:34:00Z" w16du:dateUtc="2026-09-29T22:34:00Z"/>
                <w:rFonts w:ascii="Times New Roman" w:hAnsi="Times New Roman" w:cs="Times New Roman"/>
                <w:sz w:val="24"/>
                <w:szCs w:val="24"/>
              </w:rPr>
            </w:pPr>
          </w:p>
        </w:tc>
        <w:tc>
          <w:tcPr>
            <w:tcW w:w="625" w:type="pct"/>
          </w:tcPr>
          <w:p w14:paraId="56E88860" w14:textId="7483553D" w:rsidR="00362197" w:rsidRPr="00362197" w:rsidDel="0090146E" w:rsidRDefault="00362197" w:rsidP="00A9029B">
            <w:pPr>
              <w:jc w:val="center"/>
              <w:rPr>
                <w:del w:id="2576" w:author="Author" w:date="2026-09-29T17:34:00Z" w16du:dateUtc="2026-09-29T22:34:00Z"/>
                <w:rFonts w:ascii="Times New Roman" w:hAnsi="Times New Roman" w:cs="Times New Roman"/>
                <w:sz w:val="24"/>
                <w:szCs w:val="24"/>
              </w:rPr>
            </w:pPr>
          </w:p>
        </w:tc>
      </w:tr>
      <w:tr w:rsidR="00362197" w:rsidRPr="00362197" w:rsidDel="0090146E" w14:paraId="72FD0431" w14:textId="1B9FEB25" w:rsidTr="00362197">
        <w:trPr>
          <w:del w:id="2577" w:author="Author" w:date="2026-09-29T17:34:00Z"/>
        </w:trPr>
        <w:tc>
          <w:tcPr>
            <w:tcW w:w="625" w:type="pct"/>
          </w:tcPr>
          <w:p w14:paraId="61B03DFA" w14:textId="132F42A5" w:rsidR="00362197" w:rsidRPr="00362197" w:rsidDel="0090146E" w:rsidRDefault="00362197" w:rsidP="006B23D6">
            <w:pPr>
              <w:jc w:val="both"/>
              <w:rPr>
                <w:del w:id="2578" w:author="Author" w:date="2026-09-29T17:34:00Z" w16du:dateUtc="2026-09-29T22:34:00Z"/>
                <w:rFonts w:ascii="Times New Roman" w:hAnsi="Times New Roman" w:cs="Times New Roman"/>
                <w:sz w:val="24"/>
                <w:szCs w:val="24"/>
              </w:rPr>
            </w:pPr>
          </w:p>
        </w:tc>
        <w:tc>
          <w:tcPr>
            <w:tcW w:w="625" w:type="pct"/>
          </w:tcPr>
          <w:p w14:paraId="41468280" w14:textId="387BBCC0" w:rsidR="00362197" w:rsidRPr="00362197" w:rsidDel="0090146E" w:rsidRDefault="00362197" w:rsidP="006B23D6">
            <w:pPr>
              <w:jc w:val="both"/>
              <w:rPr>
                <w:del w:id="2579" w:author="Author" w:date="2026-09-29T17:34:00Z" w16du:dateUtc="2026-09-29T22:34:00Z"/>
                <w:rFonts w:ascii="Times New Roman" w:hAnsi="Times New Roman" w:cs="Times New Roman"/>
                <w:sz w:val="24"/>
                <w:szCs w:val="24"/>
              </w:rPr>
            </w:pPr>
            <w:del w:id="2580" w:author="Author" w:date="2026-09-29T17:34:00Z" w16du:dateUtc="2026-09-29T22:34:00Z">
              <w:r w:rsidRPr="00362197" w:rsidDel="0090146E">
                <w:rPr>
                  <w:rFonts w:ascii="Times New Roman" w:hAnsi="Times New Roman" w:cs="Times New Roman"/>
                  <w:sz w:val="24"/>
                  <w:szCs w:val="24"/>
                </w:rPr>
                <w:delText>Very pale green</w:delText>
              </w:r>
            </w:del>
          </w:p>
        </w:tc>
        <w:tc>
          <w:tcPr>
            <w:tcW w:w="625" w:type="pct"/>
          </w:tcPr>
          <w:p w14:paraId="49094ACE" w14:textId="1BFD267B" w:rsidR="00362197" w:rsidRPr="00362197" w:rsidDel="0090146E" w:rsidRDefault="00362197" w:rsidP="00A9029B">
            <w:pPr>
              <w:jc w:val="center"/>
              <w:rPr>
                <w:del w:id="2581" w:author="Author" w:date="2026-09-29T17:34:00Z" w16du:dateUtc="2026-09-29T22:34:00Z"/>
                <w:rFonts w:ascii="Times New Roman" w:hAnsi="Times New Roman" w:cs="Times New Roman"/>
                <w:sz w:val="24"/>
                <w:szCs w:val="24"/>
              </w:rPr>
            </w:pPr>
            <w:del w:id="2582" w:author="Author" w:date="2026-09-29T17:34:00Z" w16du:dateUtc="2026-09-29T22:34:00Z">
              <w:r w:rsidRPr="00362197" w:rsidDel="0090146E">
                <w:rPr>
                  <w:rFonts w:ascii="Times New Roman" w:hAnsi="Times New Roman" w:cs="Times New Roman"/>
                  <w:sz w:val="24"/>
                  <w:szCs w:val="24"/>
                </w:rPr>
                <w:delText>10</w:delText>
              </w:r>
            </w:del>
          </w:p>
        </w:tc>
        <w:tc>
          <w:tcPr>
            <w:tcW w:w="625" w:type="pct"/>
          </w:tcPr>
          <w:p w14:paraId="0487A6AB" w14:textId="4F7E0CB3" w:rsidR="00362197" w:rsidRPr="00362197" w:rsidDel="0090146E" w:rsidRDefault="00362197" w:rsidP="00A9029B">
            <w:pPr>
              <w:jc w:val="center"/>
              <w:rPr>
                <w:del w:id="2583" w:author="Author" w:date="2026-09-29T17:34:00Z" w16du:dateUtc="2026-09-29T22:34:00Z"/>
                <w:rFonts w:ascii="Times New Roman" w:hAnsi="Times New Roman" w:cs="Times New Roman"/>
                <w:sz w:val="24"/>
                <w:szCs w:val="24"/>
              </w:rPr>
            </w:pPr>
            <w:del w:id="2584" w:author="Author" w:date="2026-09-29T17:34:00Z" w16du:dateUtc="2026-09-29T22:34:00Z">
              <w:r w:rsidRPr="00362197" w:rsidDel="0090146E">
                <w:rPr>
                  <w:rFonts w:ascii="Times New Roman" w:hAnsi="Times New Roman" w:cs="Times New Roman"/>
                  <w:sz w:val="24"/>
                  <w:szCs w:val="24"/>
                </w:rPr>
                <w:delText>0.12</w:delText>
              </w:r>
            </w:del>
          </w:p>
        </w:tc>
        <w:tc>
          <w:tcPr>
            <w:tcW w:w="625" w:type="pct"/>
          </w:tcPr>
          <w:p w14:paraId="63119BD3" w14:textId="31BA1C33" w:rsidR="00362197" w:rsidRPr="00362197" w:rsidDel="0090146E" w:rsidRDefault="00362197" w:rsidP="00A9029B">
            <w:pPr>
              <w:jc w:val="center"/>
              <w:rPr>
                <w:del w:id="2585" w:author="Author" w:date="2026-09-29T17:34:00Z" w16du:dateUtc="2026-09-29T22:34:00Z"/>
                <w:rFonts w:ascii="Times New Roman" w:hAnsi="Times New Roman" w:cs="Times New Roman"/>
                <w:sz w:val="24"/>
                <w:szCs w:val="24"/>
              </w:rPr>
            </w:pPr>
          </w:p>
        </w:tc>
        <w:tc>
          <w:tcPr>
            <w:tcW w:w="625" w:type="pct"/>
          </w:tcPr>
          <w:p w14:paraId="3593E637" w14:textId="4BD89CF4" w:rsidR="00362197" w:rsidRPr="00362197" w:rsidDel="0090146E" w:rsidRDefault="00362197" w:rsidP="00A9029B">
            <w:pPr>
              <w:jc w:val="center"/>
              <w:rPr>
                <w:del w:id="2586" w:author="Author" w:date="2026-09-29T17:34:00Z" w16du:dateUtc="2026-09-29T22:34:00Z"/>
                <w:rFonts w:ascii="Times New Roman" w:hAnsi="Times New Roman" w:cs="Times New Roman"/>
                <w:sz w:val="24"/>
                <w:szCs w:val="24"/>
              </w:rPr>
            </w:pPr>
          </w:p>
        </w:tc>
        <w:tc>
          <w:tcPr>
            <w:tcW w:w="625" w:type="pct"/>
          </w:tcPr>
          <w:p w14:paraId="05F3896D" w14:textId="500A20F8" w:rsidR="00362197" w:rsidRPr="00362197" w:rsidDel="0090146E" w:rsidRDefault="00362197" w:rsidP="00A9029B">
            <w:pPr>
              <w:jc w:val="center"/>
              <w:rPr>
                <w:del w:id="2587" w:author="Author" w:date="2026-09-29T17:34:00Z" w16du:dateUtc="2026-09-29T22:34:00Z"/>
                <w:rFonts w:ascii="Times New Roman" w:hAnsi="Times New Roman" w:cs="Times New Roman"/>
                <w:sz w:val="24"/>
                <w:szCs w:val="24"/>
              </w:rPr>
            </w:pPr>
          </w:p>
        </w:tc>
        <w:tc>
          <w:tcPr>
            <w:tcW w:w="625" w:type="pct"/>
          </w:tcPr>
          <w:p w14:paraId="6AEBCBF9" w14:textId="2F9FAC40" w:rsidR="00362197" w:rsidRPr="00362197" w:rsidDel="0090146E" w:rsidRDefault="00362197" w:rsidP="00A9029B">
            <w:pPr>
              <w:jc w:val="center"/>
              <w:rPr>
                <w:del w:id="2588" w:author="Author" w:date="2026-09-29T17:34:00Z" w16du:dateUtc="2026-09-29T22:34:00Z"/>
                <w:rFonts w:ascii="Times New Roman" w:hAnsi="Times New Roman" w:cs="Times New Roman"/>
                <w:sz w:val="24"/>
                <w:szCs w:val="24"/>
              </w:rPr>
            </w:pPr>
          </w:p>
        </w:tc>
      </w:tr>
      <w:tr w:rsidR="00362197" w:rsidRPr="00362197" w:rsidDel="0090146E" w14:paraId="16FA4F74" w14:textId="27A2B044" w:rsidTr="00362197">
        <w:trPr>
          <w:del w:id="2589" w:author="Author" w:date="2026-09-29T17:34:00Z"/>
        </w:trPr>
        <w:tc>
          <w:tcPr>
            <w:tcW w:w="625" w:type="pct"/>
          </w:tcPr>
          <w:p w14:paraId="6F96CC00" w14:textId="3C71EDC7" w:rsidR="00362197" w:rsidRPr="00362197" w:rsidDel="0090146E" w:rsidRDefault="00362197" w:rsidP="006B23D6">
            <w:pPr>
              <w:jc w:val="both"/>
              <w:rPr>
                <w:del w:id="2590" w:author="Author" w:date="2026-09-29T17:34:00Z" w16du:dateUtc="2026-09-29T22:34:00Z"/>
                <w:rFonts w:ascii="Times New Roman" w:hAnsi="Times New Roman" w:cs="Times New Roman"/>
                <w:sz w:val="24"/>
                <w:szCs w:val="24"/>
              </w:rPr>
            </w:pPr>
            <w:del w:id="2591" w:author="Author" w:date="2026-09-29T17:34:00Z" w16du:dateUtc="2026-09-29T22:34:00Z">
              <w:r w:rsidRPr="00362197" w:rsidDel="0090146E">
                <w:rPr>
                  <w:rFonts w:ascii="Times New Roman" w:hAnsi="Times New Roman" w:cs="Times New Roman"/>
                  <w:sz w:val="24"/>
                  <w:szCs w:val="24"/>
                </w:rPr>
                <w:delText>Growth habit</w:delText>
              </w:r>
            </w:del>
          </w:p>
        </w:tc>
        <w:tc>
          <w:tcPr>
            <w:tcW w:w="625" w:type="pct"/>
          </w:tcPr>
          <w:p w14:paraId="071D141D" w14:textId="30533FE2" w:rsidR="00362197" w:rsidRPr="00362197" w:rsidDel="0090146E" w:rsidRDefault="00362197" w:rsidP="006B23D6">
            <w:pPr>
              <w:jc w:val="both"/>
              <w:rPr>
                <w:del w:id="2592" w:author="Author" w:date="2026-09-29T17:34:00Z" w16du:dateUtc="2026-09-29T22:34:00Z"/>
                <w:rFonts w:ascii="Times New Roman" w:hAnsi="Times New Roman" w:cs="Times New Roman"/>
                <w:sz w:val="24"/>
                <w:szCs w:val="24"/>
              </w:rPr>
            </w:pPr>
            <w:del w:id="2593" w:author="Author" w:date="2026-09-29T17:34:00Z" w16du:dateUtc="2026-09-29T22:34:00Z">
              <w:r w:rsidRPr="00362197" w:rsidDel="0090146E">
                <w:rPr>
                  <w:rFonts w:ascii="Times New Roman" w:hAnsi="Times New Roman" w:cs="Times New Roman"/>
                  <w:sz w:val="24"/>
                  <w:szCs w:val="24"/>
                </w:rPr>
                <w:delText>Determinate bush</w:delText>
              </w:r>
            </w:del>
          </w:p>
        </w:tc>
        <w:tc>
          <w:tcPr>
            <w:tcW w:w="625" w:type="pct"/>
          </w:tcPr>
          <w:p w14:paraId="0199569C" w14:textId="4FEE3B59" w:rsidR="00362197" w:rsidRPr="00362197" w:rsidDel="0090146E" w:rsidRDefault="00362197" w:rsidP="00A9029B">
            <w:pPr>
              <w:jc w:val="center"/>
              <w:rPr>
                <w:del w:id="2594" w:author="Author" w:date="2026-09-29T17:34:00Z" w16du:dateUtc="2026-09-29T22:34:00Z"/>
                <w:rFonts w:ascii="Times New Roman" w:hAnsi="Times New Roman" w:cs="Times New Roman"/>
                <w:sz w:val="24"/>
                <w:szCs w:val="24"/>
              </w:rPr>
            </w:pPr>
            <w:del w:id="2595" w:author="Author" w:date="2026-09-29T17:34:00Z" w16du:dateUtc="2026-09-29T22:34:00Z">
              <w:r w:rsidRPr="00362197" w:rsidDel="0090146E">
                <w:rPr>
                  <w:rFonts w:ascii="Times New Roman" w:hAnsi="Times New Roman" w:cs="Times New Roman"/>
                  <w:sz w:val="24"/>
                  <w:szCs w:val="24"/>
                </w:rPr>
                <w:delText>2</w:delText>
              </w:r>
            </w:del>
          </w:p>
        </w:tc>
        <w:tc>
          <w:tcPr>
            <w:tcW w:w="625" w:type="pct"/>
          </w:tcPr>
          <w:p w14:paraId="729C4961" w14:textId="7D864158" w:rsidR="00362197" w:rsidRPr="00362197" w:rsidDel="0090146E" w:rsidRDefault="00362197" w:rsidP="00A9029B">
            <w:pPr>
              <w:jc w:val="center"/>
              <w:rPr>
                <w:del w:id="2596" w:author="Author" w:date="2026-09-29T17:34:00Z" w16du:dateUtc="2026-09-29T22:34:00Z"/>
                <w:rFonts w:ascii="Times New Roman" w:hAnsi="Times New Roman" w:cs="Times New Roman"/>
                <w:sz w:val="24"/>
                <w:szCs w:val="24"/>
              </w:rPr>
            </w:pPr>
            <w:del w:id="2597" w:author="Author" w:date="2026-09-29T17:34:00Z" w16du:dateUtc="2026-09-29T22:34:00Z">
              <w:r w:rsidRPr="00362197" w:rsidDel="0090146E">
                <w:rPr>
                  <w:rFonts w:ascii="Times New Roman" w:hAnsi="Times New Roman" w:cs="Times New Roman"/>
                  <w:sz w:val="24"/>
                  <w:szCs w:val="24"/>
                </w:rPr>
                <w:delText>0.02</w:delText>
              </w:r>
            </w:del>
          </w:p>
        </w:tc>
        <w:tc>
          <w:tcPr>
            <w:tcW w:w="625" w:type="pct"/>
          </w:tcPr>
          <w:p w14:paraId="70B7FC9B" w14:textId="031FA2A3" w:rsidR="00362197" w:rsidRPr="00362197" w:rsidDel="0090146E" w:rsidRDefault="00362197" w:rsidP="00A9029B">
            <w:pPr>
              <w:jc w:val="center"/>
              <w:rPr>
                <w:del w:id="2598" w:author="Author" w:date="2026-09-29T17:34:00Z" w16du:dateUtc="2026-09-29T22:34:00Z"/>
                <w:rFonts w:ascii="Times New Roman" w:hAnsi="Times New Roman" w:cs="Times New Roman"/>
                <w:sz w:val="24"/>
                <w:szCs w:val="24"/>
              </w:rPr>
            </w:pPr>
            <w:del w:id="2599" w:author="Author" w:date="2026-09-29T17:34:00Z" w16du:dateUtc="2026-09-29T22:34:00Z">
              <w:r w:rsidRPr="00362197" w:rsidDel="0090146E">
                <w:rPr>
                  <w:rFonts w:ascii="Times New Roman" w:hAnsi="Times New Roman" w:cs="Times New Roman"/>
                  <w:sz w:val="24"/>
                  <w:szCs w:val="24"/>
                </w:rPr>
                <w:delText>4.00</w:delText>
              </w:r>
            </w:del>
          </w:p>
        </w:tc>
        <w:tc>
          <w:tcPr>
            <w:tcW w:w="625" w:type="pct"/>
          </w:tcPr>
          <w:p w14:paraId="5D62C11D" w14:textId="23CEECC4" w:rsidR="00362197" w:rsidRPr="00362197" w:rsidDel="0090146E" w:rsidRDefault="00362197" w:rsidP="00A9029B">
            <w:pPr>
              <w:jc w:val="center"/>
              <w:rPr>
                <w:del w:id="2600" w:author="Author" w:date="2026-09-29T17:34:00Z" w16du:dateUtc="2026-09-29T22:34:00Z"/>
                <w:rFonts w:ascii="Times New Roman" w:hAnsi="Times New Roman" w:cs="Times New Roman"/>
                <w:sz w:val="24"/>
                <w:szCs w:val="24"/>
              </w:rPr>
            </w:pPr>
            <w:del w:id="2601" w:author="Author" w:date="2026-09-29T17:34:00Z" w16du:dateUtc="2026-09-29T22:34:00Z">
              <w:r w:rsidRPr="00362197" w:rsidDel="0090146E">
                <w:rPr>
                  <w:rFonts w:ascii="Times New Roman" w:hAnsi="Times New Roman" w:cs="Times New Roman"/>
                  <w:sz w:val="24"/>
                  <w:szCs w:val="24"/>
                </w:rPr>
                <w:delText>1.50</w:delText>
              </w:r>
            </w:del>
          </w:p>
        </w:tc>
        <w:tc>
          <w:tcPr>
            <w:tcW w:w="625" w:type="pct"/>
          </w:tcPr>
          <w:p w14:paraId="30976AA6" w14:textId="30979AD0" w:rsidR="00362197" w:rsidRPr="00362197" w:rsidDel="0090146E" w:rsidRDefault="00362197" w:rsidP="00A9029B">
            <w:pPr>
              <w:jc w:val="center"/>
              <w:rPr>
                <w:del w:id="2602" w:author="Author" w:date="2026-09-29T17:34:00Z" w16du:dateUtc="2026-09-29T22:34:00Z"/>
                <w:rFonts w:ascii="Times New Roman" w:hAnsi="Times New Roman" w:cs="Times New Roman"/>
                <w:sz w:val="24"/>
                <w:szCs w:val="24"/>
              </w:rPr>
            </w:pPr>
            <w:del w:id="2603" w:author="Author" w:date="2026-09-29T17:34:00Z" w16du:dateUtc="2026-09-29T22:34:00Z">
              <w:r w:rsidRPr="00362197" w:rsidDel="0090146E">
                <w:rPr>
                  <w:rFonts w:ascii="Times New Roman" w:hAnsi="Times New Roman" w:cs="Times New Roman"/>
                  <w:sz w:val="24"/>
                  <w:szCs w:val="24"/>
                </w:rPr>
                <w:delText>0.33</w:delText>
              </w:r>
            </w:del>
          </w:p>
        </w:tc>
        <w:tc>
          <w:tcPr>
            <w:tcW w:w="625" w:type="pct"/>
          </w:tcPr>
          <w:p w14:paraId="3BE33879" w14:textId="78D1E748" w:rsidR="00362197" w:rsidRPr="00362197" w:rsidDel="0090146E" w:rsidRDefault="00362197" w:rsidP="00A9029B">
            <w:pPr>
              <w:jc w:val="center"/>
              <w:rPr>
                <w:del w:id="2604" w:author="Author" w:date="2026-09-29T17:34:00Z" w16du:dateUtc="2026-09-29T22:34:00Z"/>
                <w:rFonts w:ascii="Times New Roman" w:hAnsi="Times New Roman" w:cs="Times New Roman"/>
                <w:sz w:val="24"/>
                <w:szCs w:val="24"/>
              </w:rPr>
            </w:pPr>
            <w:del w:id="2605" w:author="Author" w:date="2026-09-29T17:34:00Z" w16du:dateUtc="2026-09-29T22:34:00Z">
              <w:r w:rsidRPr="00362197" w:rsidDel="0090146E">
                <w:rPr>
                  <w:rFonts w:ascii="Times New Roman" w:hAnsi="Times New Roman" w:cs="Times New Roman"/>
                  <w:sz w:val="24"/>
                  <w:szCs w:val="24"/>
                </w:rPr>
                <w:delText>0.67</w:delText>
              </w:r>
            </w:del>
          </w:p>
        </w:tc>
      </w:tr>
      <w:tr w:rsidR="00362197" w:rsidRPr="00362197" w:rsidDel="0090146E" w14:paraId="47120BB6" w14:textId="4F4DB4E1" w:rsidTr="00362197">
        <w:trPr>
          <w:del w:id="2606" w:author="Author" w:date="2026-09-29T17:34:00Z"/>
        </w:trPr>
        <w:tc>
          <w:tcPr>
            <w:tcW w:w="625" w:type="pct"/>
          </w:tcPr>
          <w:p w14:paraId="1BC6D249" w14:textId="2750E4F7" w:rsidR="00362197" w:rsidRPr="00362197" w:rsidDel="0090146E" w:rsidRDefault="00362197" w:rsidP="006B23D6">
            <w:pPr>
              <w:jc w:val="both"/>
              <w:rPr>
                <w:del w:id="2607" w:author="Author" w:date="2026-09-29T17:34:00Z" w16du:dateUtc="2026-09-29T22:34:00Z"/>
                <w:rFonts w:ascii="Times New Roman" w:hAnsi="Times New Roman" w:cs="Times New Roman"/>
                <w:sz w:val="24"/>
                <w:szCs w:val="24"/>
              </w:rPr>
            </w:pPr>
          </w:p>
        </w:tc>
        <w:tc>
          <w:tcPr>
            <w:tcW w:w="625" w:type="pct"/>
          </w:tcPr>
          <w:p w14:paraId="357DF663" w14:textId="12DFC281" w:rsidR="00362197" w:rsidRPr="00362197" w:rsidDel="0090146E" w:rsidRDefault="00362197" w:rsidP="006B23D6">
            <w:pPr>
              <w:jc w:val="both"/>
              <w:rPr>
                <w:del w:id="2608" w:author="Author" w:date="2026-09-29T17:34:00Z" w16du:dateUtc="2026-09-29T22:34:00Z"/>
                <w:rFonts w:ascii="Times New Roman" w:hAnsi="Times New Roman" w:cs="Times New Roman"/>
                <w:sz w:val="24"/>
                <w:szCs w:val="24"/>
              </w:rPr>
            </w:pPr>
            <w:del w:id="2609" w:author="Author" w:date="2026-09-29T17:34:00Z" w16du:dateUtc="2026-09-29T22:34:00Z">
              <w:r w:rsidRPr="00362197" w:rsidDel="0090146E">
                <w:rPr>
                  <w:rFonts w:ascii="Times New Roman" w:hAnsi="Times New Roman" w:cs="Times New Roman"/>
                  <w:sz w:val="24"/>
                  <w:szCs w:val="24"/>
                </w:rPr>
                <w:delText>Indeterminate bush</w:delText>
              </w:r>
            </w:del>
          </w:p>
        </w:tc>
        <w:tc>
          <w:tcPr>
            <w:tcW w:w="625" w:type="pct"/>
          </w:tcPr>
          <w:p w14:paraId="3C6212D3" w14:textId="782C7CE8" w:rsidR="00362197" w:rsidRPr="00362197" w:rsidDel="0090146E" w:rsidRDefault="00362197" w:rsidP="00A9029B">
            <w:pPr>
              <w:jc w:val="center"/>
              <w:rPr>
                <w:del w:id="2610" w:author="Author" w:date="2026-09-29T17:34:00Z" w16du:dateUtc="2026-09-29T22:34:00Z"/>
                <w:rFonts w:ascii="Times New Roman" w:hAnsi="Times New Roman" w:cs="Times New Roman"/>
                <w:sz w:val="24"/>
                <w:szCs w:val="24"/>
              </w:rPr>
            </w:pPr>
            <w:del w:id="2611" w:author="Author" w:date="2026-09-29T17:34:00Z" w16du:dateUtc="2026-09-29T22:34:00Z">
              <w:r w:rsidRPr="00362197" w:rsidDel="0090146E">
                <w:rPr>
                  <w:rFonts w:ascii="Times New Roman" w:hAnsi="Times New Roman" w:cs="Times New Roman"/>
                  <w:sz w:val="24"/>
                  <w:szCs w:val="24"/>
                </w:rPr>
                <w:delText>4</w:delText>
              </w:r>
            </w:del>
          </w:p>
        </w:tc>
        <w:tc>
          <w:tcPr>
            <w:tcW w:w="625" w:type="pct"/>
          </w:tcPr>
          <w:p w14:paraId="197900D8" w14:textId="452B437C" w:rsidR="00362197" w:rsidRPr="00362197" w:rsidDel="0090146E" w:rsidRDefault="00362197" w:rsidP="00A9029B">
            <w:pPr>
              <w:jc w:val="center"/>
              <w:rPr>
                <w:del w:id="2612" w:author="Author" w:date="2026-09-29T17:34:00Z" w16du:dateUtc="2026-09-29T22:34:00Z"/>
                <w:rFonts w:ascii="Times New Roman" w:hAnsi="Times New Roman" w:cs="Times New Roman"/>
                <w:sz w:val="24"/>
                <w:szCs w:val="24"/>
              </w:rPr>
            </w:pPr>
            <w:del w:id="2613" w:author="Author" w:date="2026-09-29T17:34:00Z" w16du:dateUtc="2026-09-29T22:34:00Z">
              <w:r w:rsidRPr="00362197" w:rsidDel="0090146E">
                <w:rPr>
                  <w:rFonts w:ascii="Times New Roman" w:hAnsi="Times New Roman" w:cs="Times New Roman"/>
                  <w:sz w:val="24"/>
                  <w:szCs w:val="24"/>
                </w:rPr>
                <w:delText>0.05</w:delText>
              </w:r>
            </w:del>
          </w:p>
        </w:tc>
        <w:tc>
          <w:tcPr>
            <w:tcW w:w="625" w:type="pct"/>
          </w:tcPr>
          <w:p w14:paraId="5222304A" w14:textId="27C8D5B3" w:rsidR="00362197" w:rsidRPr="00362197" w:rsidDel="0090146E" w:rsidRDefault="00362197" w:rsidP="00A9029B">
            <w:pPr>
              <w:jc w:val="center"/>
              <w:rPr>
                <w:del w:id="2614" w:author="Author" w:date="2026-09-29T17:34:00Z" w16du:dateUtc="2026-09-29T22:34:00Z"/>
                <w:rFonts w:ascii="Times New Roman" w:hAnsi="Times New Roman" w:cs="Times New Roman"/>
                <w:sz w:val="24"/>
                <w:szCs w:val="24"/>
              </w:rPr>
            </w:pPr>
          </w:p>
        </w:tc>
        <w:tc>
          <w:tcPr>
            <w:tcW w:w="625" w:type="pct"/>
          </w:tcPr>
          <w:p w14:paraId="04A36E36" w14:textId="5EBAEBD9" w:rsidR="00362197" w:rsidRPr="00362197" w:rsidDel="0090146E" w:rsidRDefault="00362197" w:rsidP="00A9029B">
            <w:pPr>
              <w:jc w:val="center"/>
              <w:rPr>
                <w:del w:id="2615" w:author="Author" w:date="2026-09-29T17:34:00Z" w16du:dateUtc="2026-09-29T22:34:00Z"/>
                <w:rFonts w:ascii="Times New Roman" w:hAnsi="Times New Roman" w:cs="Times New Roman"/>
                <w:sz w:val="24"/>
                <w:szCs w:val="24"/>
              </w:rPr>
            </w:pPr>
          </w:p>
        </w:tc>
        <w:tc>
          <w:tcPr>
            <w:tcW w:w="625" w:type="pct"/>
          </w:tcPr>
          <w:p w14:paraId="0CC7D39B" w14:textId="43F6CA09" w:rsidR="00362197" w:rsidRPr="00362197" w:rsidDel="0090146E" w:rsidRDefault="00362197" w:rsidP="00A9029B">
            <w:pPr>
              <w:jc w:val="center"/>
              <w:rPr>
                <w:del w:id="2616" w:author="Author" w:date="2026-09-29T17:34:00Z" w16du:dateUtc="2026-09-29T22:34:00Z"/>
                <w:rFonts w:ascii="Times New Roman" w:hAnsi="Times New Roman" w:cs="Times New Roman"/>
                <w:sz w:val="24"/>
                <w:szCs w:val="24"/>
              </w:rPr>
            </w:pPr>
          </w:p>
        </w:tc>
        <w:tc>
          <w:tcPr>
            <w:tcW w:w="625" w:type="pct"/>
          </w:tcPr>
          <w:p w14:paraId="690D8772" w14:textId="6DB18BD1" w:rsidR="00362197" w:rsidRPr="00362197" w:rsidDel="0090146E" w:rsidRDefault="00362197" w:rsidP="00A9029B">
            <w:pPr>
              <w:jc w:val="center"/>
              <w:rPr>
                <w:del w:id="2617" w:author="Author" w:date="2026-09-29T17:34:00Z" w16du:dateUtc="2026-09-29T22:34:00Z"/>
                <w:rFonts w:ascii="Times New Roman" w:hAnsi="Times New Roman" w:cs="Times New Roman"/>
                <w:sz w:val="24"/>
                <w:szCs w:val="24"/>
              </w:rPr>
            </w:pPr>
          </w:p>
        </w:tc>
      </w:tr>
      <w:tr w:rsidR="00362197" w:rsidRPr="00362197" w:rsidDel="0090146E" w14:paraId="1C143930" w14:textId="7467249A" w:rsidTr="00362197">
        <w:trPr>
          <w:del w:id="2618" w:author="Author" w:date="2026-09-29T17:34:00Z"/>
        </w:trPr>
        <w:tc>
          <w:tcPr>
            <w:tcW w:w="625" w:type="pct"/>
          </w:tcPr>
          <w:p w14:paraId="1A582328" w14:textId="73210190" w:rsidR="00362197" w:rsidRPr="00362197" w:rsidDel="0090146E" w:rsidRDefault="00362197" w:rsidP="006B23D6">
            <w:pPr>
              <w:jc w:val="both"/>
              <w:rPr>
                <w:del w:id="2619" w:author="Author" w:date="2026-09-29T17:34:00Z" w16du:dateUtc="2026-09-29T22:34:00Z"/>
                <w:rFonts w:ascii="Times New Roman" w:hAnsi="Times New Roman" w:cs="Times New Roman"/>
                <w:sz w:val="24"/>
                <w:szCs w:val="24"/>
              </w:rPr>
            </w:pPr>
          </w:p>
        </w:tc>
        <w:tc>
          <w:tcPr>
            <w:tcW w:w="625" w:type="pct"/>
          </w:tcPr>
          <w:p w14:paraId="4249676F" w14:textId="1971D0BC" w:rsidR="00362197" w:rsidRPr="00362197" w:rsidDel="0090146E" w:rsidRDefault="00362197" w:rsidP="006B23D6">
            <w:pPr>
              <w:jc w:val="both"/>
              <w:rPr>
                <w:del w:id="2620" w:author="Author" w:date="2026-09-29T17:34:00Z" w16du:dateUtc="2026-09-29T22:34:00Z"/>
                <w:rFonts w:ascii="Times New Roman" w:hAnsi="Times New Roman" w:cs="Times New Roman"/>
                <w:sz w:val="24"/>
                <w:szCs w:val="24"/>
              </w:rPr>
            </w:pPr>
            <w:del w:id="2621" w:author="Author" w:date="2026-09-29T17:34:00Z" w16du:dateUtc="2026-09-29T22:34:00Z">
              <w:r w:rsidRPr="00362197" w:rsidDel="0090146E">
                <w:rPr>
                  <w:rFonts w:ascii="Times New Roman" w:hAnsi="Times New Roman" w:cs="Times New Roman"/>
                  <w:sz w:val="24"/>
                  <w:szCs w:val="24"/>
                </w:rPr>
                <w:delText>Indeterminate prostrate</w:delText>
              </w:r>
            </w:del>
          </w:p>
        </w:tc>
        <w:tc>
          <w:tcPr>
            <w:tcW w:w="625" w:type="pct"/>
          </w:tcPr>
          <w:p w14:paraId="1511E61E" w14:textId="3E9EC759" w:rsidR="00362197" w:rsidRPr="00362197" w:rsidDel="0090146E" w:rsidRDefault="00362197" w:rsidP="00A9029B">
            <w:pPr>
              <w:jc w:val="center"/>
              <w:rPr>
                <w:del w:id="2622" w:author="Author" w:date="2026-09-29T17:34:00Z" w16du:dateUtc="2026-09-29T22:34:00Z"/>
                <w:rFonts w:ascii="Times New Roman" w:hAnsi="Times New Roman" w:cs="Times New Roman"/>
                <w:sz w:val="24"/>
                <w:szCs w:val="24"/>
              </w:rPr>
            </w:pPr>
            <w:del w:id="2623" w:author="Author" w:date="2026-09-29T17:34:00Z" w16du:dateUtc="2026-09-29T22:34:00Z">
              <w:r w:rsidRPr="00362197" w:rsidDel="0090146E">
                <w:rPr>
                  <w:rFonts w:ascii="Times New Roman" w:hAnsi="Times New Roman" w:cs="Times New Roman"/>
                  <w:sz w:val="24"/>
                  <w:szCs w:val="24"/>
                </w:rPr>
                <w:delText>10</w:delText>
              </w:r>
            </w:del>
          </w:p>
        </w:tc>
        <w:tc>
          <w:tcPr>
            <w:tcW w:w="625" w:type="pct"/>
          </w:tcPr>
          <w:p w14:paraId="6AB5C9BD" w14:textId="31B10B27" w:rsidR="00362197" w:rsidRPr="00362197" w:rsidDel="0090146E" w:rsidRDefault="00362197" w:rsidP="00A9029B">
            <w:pPr>
              <w:jc w:val="center"/>
              <w:rPr>
                <w:del w:id="2624" w:author="Author" w:date="2026-09-29T17:34:00Z" w16du:dateUtc="2026-09-29T22:34:00Z"/>
                <w:rFonts w:ascii="Times New Roman" w:hAnsi="Times New Roman" w:cs="Times New Roman"/>
                <w:sz w:val="24"/>
                <w:szCs w:val="24"/>
              </w:rPr>
            </w:pPr>
            <w:del w:id="2625" w:author="Author" w:date="2026-09-29T17:34:00Z" w16du:dateUtc="2026-09-29T22:34:00Z">
              <w:r w:rsidRPr="00362197" w:rsidDel="0090146E">
                <w:rPr>
                  <w:rFonts w:ascii="Times New Roman" w:hAnsi="Times New Roman" w:cs="Times New Roman"/>
                  <w:sz w:val="24"/>
                  <w:szCs w:val="24"/>
                </w:rPr>
                <w:delText>0.12</w:delText>
              </w:r>
            </w:del>
          </w:p>
        </w:tc>
        <w:tc>
          <w:tcPr>
            <w:tcW w:w="625" w:type="pct"/>
          </w:tcPr>
          <w:p w14:paraId="5B094461" w14:textId="70059821" w:rsidR="00362197" w:rsidRPr="00362197" w:rsidDel="0090146E" w:rsidRDefault="00362197" w:rsidP="00A9029B">
            <w:pPr>
              <w:jc w:val="center"/>
              <w:rPr>
                <w:del w:id="2626" w:author="Author" w:date="2026-09-29T17:34:00Z" w16du:dateUtc="2026-09-29T22:34:00Z"/>
                <w:rFonts w:ascii="Times New Roman" w:hAnsi="Times New Roman" w:cs="Times New Roman"/>
                <w:sz w:val="24"/>
                <w:szCs w:val="24"/>
              </w:rPr>
            </w:pPr>
          </w:p>
        </w:tc>
        <w:tc>
          <w:tcPr>
            <w:tcW w:w="625" w:type="pct"/>
          </w:tcPr>
          <w:p w14:paraId="0D912C96" w14:textId="21AA1656" w:rsidR="00362197" w:rsidRPr="00362197" w:rsidDel="0090146E" w:rsidRDefault="00362197" w:rsidP="00A9029B">
            <w:pPr>
              <w:jc w:val="center"/>
              <w:rPr>
                <w:del w:id="2627" w:author="Author" w:date="2026-09-29T17:34:00Z" w16du:dateUtc="2026-09-29T22:34:00Z"/>
                <w:rFonts w:ascii="Times New Roman" w:hAnsi="Times New Roman" w:cs="Times New Roman"/>
                <w:sz w:val="24"/>
                <w:szCs w:val="24"/>
              </w:rPr>
            </w:pPr>
          </w:p>
        </w:tc>
        <w:tc>
          <w:tcPr>
            <w:tcW w:w="625" w:type="pct"/>
          </w:tcPr>
          <w:p w14:paraId="156826D3" w14:textId="1527ADE6" w:rsidR="00362197" w:rsidRPr="00362197" w:rsidDel="0090146E" w:rsidRDefault="00362197" w:rsidP="00A9029B">
            <w:pPr>
              <w:jc w:val="center"/>
              <w:rPr>
                <w:del w:id="2628" w:author="Author" w:date="2026-09-29T17:34:00Z" w16du:dateUtc="2026-09-29T22:34:00Z"/>
                <w:rFonts w:ascii="Times New Roman" w:hAnsi="Times New Roman" w:cs="Times New Roman"/>
                <w:sz w:val="24"/>
                <w:szCs w:val="24"/>
              </w:rPr>
            </w:pPr>
          </w:p>
        </w:tc>
        <w:tc>
          <w:tcPr>
            <w:tcW w:w="625" w:type="pct"/>
          </w:tcPr>
          <w:p w14:paraId="57A62632" w14:textId="2E46FD10" w:rsidR="00362197" w:rsidRPr="00362197" w:rsidDel="0090146E" w:rsidRDefault="00362197" w:rsidP="00A9029B">
            <w:pPr>
              <w:jc w:val="center"/>
              <w:rPr>
                <w:del w:id="2629" w:author="Author" w:date="2026-09-29T17:34:00Z" w16du:dateUtc="2026-09-29T22:34:00Z"/>
                <w:rFonts w:ascii="Times New Roman" w:hAnsi="Times New Roman" w:cs="Times New Roman"/>
                <w:sz w:val="24"/>
                <w:szCs w:val="24"/>
              </w:rPr>
            </w:pPr>
          </w:p>
        </w:tc>
      </w:tr>
      <w:tr w:rsidR="00362197" w:rsidRPr="00362197" w:rsidDel="0090146E" w14:paraId="121CF4DF" w14:textId="7270248E" w:rsidTr="00362197">
        <w:trPr>
          <w:del w:id="2630" w:author="Author" w:date="2026-09-29T17:34:00Z"/>
        </w:trPr>
        <w:tc>
          <w:tcPr>
            <w:tcW w:w="625" w:type="pct"/>
          </w:tcPr>
          <w:p w14:paraId="4EE2A4ED" w14:textId="33F42753" w:rsidR="00362197" w:rsidRPr="00362197" w:rsidDel="0090146E" w:rsidRDefault="00362197" w:rsidP="006B23D6">
            <w:pPr>
              <w:jc w:val="both"/>
              <w:rPr>
                <w:del w:id="2631" w:author="Author" w:date="2026-09-29T17:34:00Z" w16du:dateUtc="2026-09-29T22:34:00Z"/>
                <w:rFonts w:ascii="Times New Roman" w:hAnsi="Times New Roman" w:cs="Times New Roman"/>
                <w:sz w:val="24"/>
                <w:szCs w:val="24"/>
              </w:rPr>
            </w:pPr>
          </w:p>
        </w:tc>
        <w:tc>
          <w:tcPr>
            <w:tcW w:w="625" w:type="pct"/>
          </w:tcPr>
          <w:p w14:paraId="67DE04AB" w14:textId="577F93E9" w:rsidR="00362197" w:rsidRPr="00362197" w:rsidDel="0090146E" w:rsidRDefault="00362197" w:rsidP="006B23D6">
            <w:pPr>
              <w:jc w:val="both"/>
              <w:rPr>
                <w:del w:id="2632" w:author="Author" w:date="2026-09-29T17:34:00Z" w16du:dateUtc="2026-09-29T22:34:00Z"/>
                <w:rFonts w:ascii="Times New Roman" w:hAnsi="Times New Roman" w:cs="Times New Roman"/>
                <w:sz w:val="24"/>
                <w:szCs w:val="24"/>
              </w:rPr>
            </w:pPr>
            <w:del w:id="2633" w:author="Author" w:date="2026-09-29T17:34:00Z" w16du:dateUtc="2026-09-29T22:34:00Z">
              <w:r w:rsidRPr="00362197" w:rsidDel="0090146E">
                <w:rPr>
                  <w:rFonts w:ascii="Times New Roman" w:hAnsi="Times New Roman" w:cs="Times New Roman"/>
                  <w:sz w:val="24"/>
                  <w:szCs w:val="24"/>
                </w:rPr>
                <w:delText>Indeterminate climbing</w:delText>
              </w:r>
            </w:del>
          </w:p>
        </w:tc>
        <w:tc>
          <w:tcPr>
            <w:tcW w:w="625" w:type="pct"/>
          </w:tcPr>
          <w:p w14:paraId="4B65F587" w14:textId="25A71EAA" w:rsidR="00362197" w:rsidRPr="00362197" w:rsidDel="0090146E" w:rsidRDefault="00362197" w:rsidP="00A9029B">
            <w:pPr>
              <w:jc w:val="center"/>
              <w:rPr>
                <w:del w:id="2634" w:author="Author" w:date="2026-09-29T17:34:00Z" w16du:dateUtc="2026-09-29T22:34:00Z"/>
                <w:rFonts w:ascii="Times New Roman" w:hAnsi="Times New Roman" w:cs="Times New Roman"/>
                <w:sz w:val="24"/>
                <w:szCs w:val="24"/>
              </w:rPr>
            </w:pPr>
            <w:del w:id="2635" w:author="Author" w:date="2026-09-29T17:34:00Z" w16du:dateUtc="2026-09-29T22:34:00Z">
              <w:r w:rsidRPr="00362197" w:rsidDel="0090146E">
                <w:rPr>
                  <w:rFonts w:ascii="Times New Roman" w:hAnsi="Times New Roman" w:cs="Times New Roman"/>
                  <w:sz w:val="24"/>
                  <w:szCs w:val="24"/>
                </w:rPr>
                <w:delText>66</w:delText>
              </w:r>
            </w:del>
          </w:p>
        </w:tc>
        <w:tc>
          <w:tcPr>
            <w:tcW w:w="625" w:type="pct"/>
          </w:tcPr>
          <w:p w14:paraId="21891AFB" w14:textId="79239241" w:rsidR="00362197" w:rsidRPr="00362197" w:rsidDel="0090146E" w:rsidRDefault="00362197" w:rsidP="00A9029B">
            <w:pPr>
              <w:jc w:val="center"/>
              <w:rPr>
                <w:del w:id="2636" w:author="Author" w:date="2026-09-29T17:34:00Z" w16du:dateUtc="2026-09-29T22:34:00Z"/>
                <w:rFonts w:ascii="Times New Roman" w:hAnsi="Times New Roman" w:cs="Times New Roman"/>
                <w:sz w:val="24"/>
                <w:szCs w:val="24"/>
              </w:rPr>
            </w:pPr>
            <w:del w:id="2637" w:author="Author" w:date="2026-09-29T17:34:00Z" w16du:dateUtc="2026-09-29T22:34:00Z">
              <w:r w:rsidRPr="00362197" w:rsidDel="0090146E">
                <w:rPr>
                  <w:rFonts w:ascii="Times New Roman" w:hAnsi="Times New Roman" w:cs="Times New Roman"/>
                  <w:sz w:val="24"/>
                  <w:szCs w:val="24"/>
                </w:rPr>
                <w:delText>0.80</w:delText>
              </w:r>
            </w:del>
          </w:p>
        </w:tc>
        <w:tc>
          <w:tcPr>
            <w:tcW w:w="625" w:type="pct"/>
          </w:tcPr>
          <w:p w14:paraId="23DCC7FB" w14:textId="64AEC45E" w:rsidR="00362197" w:rsidRPr="00362197" w:rsidDel="0090146E" w:rsidRDefault="00362197" w:rsidP="00A9029B">
            <w:pPr>
              <w:jc w:val="center"/>
              <w:rPr>
                <w:del w:id="2638" w:author="Author" w:date="2026-09-29T17:34:00Z" w16du:dateUtc="2026-09-29T22:34:00Z"/>
                <w:rFonts w:ascii="Times New Roman" w:hAnsi="Times New Roman" w:cs="Times New Roman"/>
                <w:sz w:val="24"/>
                <w:szCs w:val="24"/>
              </w:rPr>
            </w:pPr>
          </w:p>
        </w:tc>
        <w:tc>
          <w:tcPr>
            <w:tcW w:w="625" w:type="pct"/>
          </w:tcPr>
          <w:p w14:paraId="67F0B5E2" w14:textId="1FB034A0" w:rsidR="00362197" w:rsidRPr="00362197" w:rsidDel="0090146E" w:rsidRDefault="00362197" w:rsidP="00A9029B">
            <w:pPr>
              <w:jc w:val="center"/>
              <w:rPr>
                <w:del w:id="2639" w:author="Author" w:date="2026-09-29T17:34:00Z" w16du:dateUtc="2026-09-29T22:34:00Z"/>
                <w:rFonts w:ascii="Times New Roman" w:hAnsi="Times New Roman" w:cs="Times New Roman"/>
                <w:sz w:val="24"/>
                <w:szCs w:val="24"/>
              </w:rPr>
            </w:pPr>
          </w:p>
        </w:tc>
        <w:tc>
          <w:tcPr>
            <w:tcW w:w="625" w:type="pct"/>
          </w:tcPr>
          <w:p w14:paraId="187E86CE" w14:textId="45DF95DF" w:rsidR="00362197" w:rsidRPr="00362197" w:rsidDel="0090146E" w:rsidRDefault="00362197" w:rsidP="00A9029B">
            <w:pPr>
              <w:jc w:val="center"/>
              <w:rPr>
                <w:del w:id="2640" w:author="Author" w:date="2026-09-29T17:34:00Z" w16du:dateUtc="2026-09-29T22:34:00Z"/>
                <w:rFonts w:ascii="Times New Roman" w:hAnsi="Times New Roman" w:cs="Times New Roman"/>
                <w:sz w:val="24"/>
                <w:szCs w:val="24"/>
              </w:rPr>
            </w:pPr>
          </w:p>
        </w:tc>
        <w:tc>
          <w:tcPr>
            <w:tcW w:w="625" w:type="pct"/>
          </w:tcPr>
          <w:p w14:paraId="49064F4C" w14:textId="2D856B3F" w:rsidR="00362197" w:rsidRPr="00362197" w:rsidDel="0090146E" w:rsidRDefault="00362197" w:rsidP="00A9029B">
            <w:pPr>
              <w:jc w:val="center"/>
              <w:rPr>
                <w:del w:id="2641" w:author="Author" w:date="2026-09-29T17:34:00Z" w16du:dateUtc="2026-09-29T22:34:00Z"/>
                <w:rFonts w:ascii="Times New Roman" w:hAnsi="Times New Roman" w:cs="Times New Roman"/>
                <w:sz w:val="24"/>
                <w:szCs w:val="24"/>
              </w:rPr>
            </w:pPr>
          </w:p>
        </w:tc>
      </w:tr>
      <w:tr w:rsidR="00362197" w:rsidRPr="00362197" w:rsidDel="0090146E" w14:paraId="074367CA" w14:textId="202AFD4D" w:rsidTr="00362197">
        <w:trPr>
          <w:del w:id="2642" w:author="Author" w:date="2026-09-29T17:34:00Z"/>
        </w:trPr>
        <w:tc>
          <w:tcPr>
            <w:tcW w:w="625" w:type="pct"/>
          </w:tcPr>
          <w:p w14:paraId="7BEAD5D1" w14:textId="097F1789" w:rsidR="00362197" w:rsidRPr="00362197" w:rsidDel="0090146E" w:rsidRDefault="00362197" w:rsidP="006B23D6">
            <w:pPr>
              <w:jc w:val="both"/>
              <w:rPr>
                <w:del w:id="2643" w:author="Author" w:date="2026-09-29T17:34:00Z" w16du:dateUtc="2026-09-29T22:34:00Z"/>
                <w:rFonts w:ascii="Times New Roman" w:hAnsi="Times New Roman" w:cs="Times New Roman"/>
                <w:sz w:val="24"/>
                <w:szCs w:val="24"/>
              </w:rPr>
            </w:pPr>
            <w:del w:id="2644" w:author="Author" w:date="2026-09-29T17:34:00Z" w16du:dateUtc="2026-09-29T22:34:00Z">
              <w:r w:rsidRPr="00362197" w:rsidDel="0090146E">
                <w:rPr>
                  <w:rFonts w:ascii="Times New Roman" w:hAnsi="Times New Roman" w:cs="Times New Roman"/>
                  <w:sz w:val="24"/>
                  <w:szCs w:val="24"/>
                </w:rPr>
                <w:delText>Pod position</w:delText>
              </w:r>
            </w:del>
          </w:p>
        </w:tc>
        <w:tc>
          <w:tcPr>
            <w:tcW w:w="625" w:type="pct"/>
          </w:tcPr>
          <w:p w14:paraId="7B19A5B6" w14:textId="57DC92FA" w:rsidR="00362197" w:rsidRPr="00362197" w:rsidDel="0090146E" w:rsidRDefault="00362197" w:rsidP="006B23D6">
            <w:pPr>
              <w:jc w:val="both"/>
              <w:rPr>
                <w:del w:id="2645" w:author="Author" w:date="2026-09-29T17:34:00Z" w16du:dateUtc="2026-09-29T22:34:00Z"/>
                <w:rFonts w:ascii="Times New Roman" w:hAnsi="Times New Roman" w:cs="Times New Roman"/>
                <w:sz w:val="24"/>
                <w:szCs w:val="24"/>
              </w:rPr>
            </w:pPr>
            <w:del w:id="2646" w:author="Author" w:date="2026-09-29T17:34:00Z" w16du:dateUtc="2026-09-29T22:34:00Z">
              <w:r w:rsidRPr="00362197" w:rsidDel="0090146E">
                <w:rPr>
                  <w:rFonts w:ascii="Times New Roman" w:hAnsi="Times New Roman" w:cs="Times New Roman"/>
                  <w:sz w:val="24"/>
                  <w:szCs w:val="24"/>
                </w:rPr>
                <w:delText>Center</w:delText>
              </w:r>
            </w:del>
          </w:p>
        </w:tc>
        <w:tc>
          <w:tcPr>
            <w:tcW w:w="625" w:type="pct"/>
          </w:tcPr>
          <w:p w14:paraId="21F741D0" w14:textId="3A5C27FE" w:rsidR="00362197" w:rsidRPr="00362197" w:rsidDel="0090146E" w:rsidRDefault="00362197" w:rsidP="00A9029B">
            <w:pPr>
              <w:jc w:val="center"/>
              <w:rPr>
                <w:del w:id="2647" w:author="Author" w:date="2026-09-29T17:34:00Z" w16du:dateUtc="2026-09-29T22:34:00Z"/>
                <w:rFonts w:ascii="Times New Roman" w:hAnsi="Times New Roman" w:cs="Times New Roman"/>
                <w:sz w:val="24"/>
                <w:szCs w:val="24"/>
              </w:rPr>
            </w:pPr>
            <w:del w:id="2648" w:author="Author" w:date="2026-09-29T17:34:00Z" w16du:dateUtc="2026-09-29T22:34:00Z">
              <w:r w:rsidRPr="00362197" w:rsidDel="0090146E">
                <w:rPr>
                  <w:rFonts w:ascii="Times New Roman" w:hAnsi="Times New Roman" w:cs="Times New Roman"/>
                  <w:sz w:val="24"/>
                  <w:szCs w:val="24"/>
                </w:rPr>
                <w:delText>3</w:delText>
              </w:r>
            </w:del>
          </w:p>
        </w:tc>
        <w:tc>
          <w:tcPr>
            <w:tcW w:w="625" w:type="pct"/>
          </w:tcPr>
          <w:p w14:paraId="25A4846F" w14:textId="7ECB12B4" w:rsidR="00362197" w:rsidRPr="00362197" w:rsidDel="0090146E" w:rsidRDefault="00362197" w:rsidP="00A9029B">
            <w:pPr>
              <w:jc w:val="center"/>
              <w:rPr>
                <w:del w:id="2649" w:author="Author" w:date="2026-09-29T17:34:00Z" w16du:dateUtc="2026-09-29T22:34:00Z"/>
                <w:rFonts w:ascii="Times New Roman" w:hAnsi="Times New Roman" w:cs="Times New Roman"/>
                <w:sz w:val="24"/>
                <w:szCs w:val="24"/>
              </w:rPr>
            </w:pPr>
            <w:del w:id="2650" w:author="Author" w:date="2026-09-29T17:34:00Z" w16du:dateUtc="2026-09-29T22:34:00Z">
              <w:r w:rsidRPr="00362197" w:rsidDel="0090146E">
                <w:rPr>
                  <w:rFonts w:ascii="Times New Roman" w:hAnsi="Times New Roman" w:cs="Times New Roman"/>
                  <w:sz w:val="24"/>
                  <w:szCs w:val="24"/>
                </w:rPr>
                <w:delText>0.04</w:delText>
              </w:r>
            </w:del>
          </w:p>
        </w:tc>
        <w:tc>
          <w:tcPr>
            <w:tcW w:w="625" w:type="pct"/>
          </w:tcPr>
          <w:p w14:paraId="33794ED2" w14:textId="509C217B" w:rsidR="00362197" w:rsidRPr="00362197" w:rsidDel="0090146E" w:rsidRDefault="00362197" w:rsidP="00A9029B">
            <w:pPr>
              <w:jc w:val="center"/>
              <w:rPr>
                <w:del w:id="2651" w:author="Author" w:date="2026-09-29T17:34:00Z" w16du:dateUtc="2026-09-29T22:34:00Z"/>
                <w:rFonts w:ascii="Times New Roman" w:hAnsi="Times New Roman" w:cs="Times New Roman"/>
                <w:sz w:val="24"/>
                <w:szCs w:val="24"/>
              </w:rPr>
            </w:pPr>
            <w:del w:id="2652" w:author="Author" w:date="2026-09-29T17:34:00Z" w16du:dateUtc="2026-09-29T22:34:00Z">
              <w:r w:rsidRPr="00362197" w:rsidDel="0090146E">
                <w:rPr>
                  <w:rFonts w:ascii="Times New Roman" w:hAnsi="Times New Roman" w:cs="Times New Roman"/>
                  <w:sz w:val="24"/>
                  <w:szCs w:val="24"/>
                </w:rPr>
                <w:delText>3.00</w:delText>
              </w:r>
            </w:del>
          </w:p>
        </w:tc>
        <w:tc>
          <w:tcPr>
            <w:tcW w:w="625" w:type="pct"/>
          </w:tcPr>
          <w:p w14:paraId="4FD1A67B" w14:textId="48ED0E2B" w:rsidR="00362197" w:rsidRPr="00362197" w:rsidDel="0090146E" w:rsidRDefault="00362197" w:rsidP="00A9029B">
            <w:pPr>
              <w:jc w:val="center"/>
              <w:rPr>
                <w:del w:id="2653" w:author="Author" w:date="2026-09-29T17:34:00Z" w16du:dateUtc="2026-09-29T22:34:00Z"/>
                <w:rFonts w:ascii="Times New Roman" w:hAnsi="Times New Roman" w:cs="Times New Roman"/>
                <w:sz w:val="24"/>
                <w:szCs w:val="24"/>
              </w:rPr>
            </w:pPr>
            <w:del w:id="2654" w:author="Author" w:date="2026-09-29T17:34:00Z" w16du:dateUtc="2026-09-29T22:34:00Z">
              <w:r w:rsidRPr="00362197" w:rsidDel="0090146E">
                <w:rPr>
                  <w:rFonts w:ascii="Times New Roman" w:hAnsi="Times New Roman" w:cs="Times New Roman"/>
                  <w:sz w:val="24"/>
                  <w:szCs w:val="24"/>
                </w:rPr>
                <w:delText>1.16</w:delText>
              </w:r>
            </w:del>
          </w:p>
        </w:tc>
        <w:tc>
          <w:tcPr>
            <w:tcW w:w="625" w:type="pct"/>
          </w:tcPr>
          <w:p w14:paraId="38EC8E82" w14:textId="07CC859E" w:rsidR="00362197" w:rsidRPr="00362197" w:rsidDel="0090146E" w:rsidRDefault="00362197" w:rsidP="00A9029B">
            <w:pPr>
              <w:jc w:val="center"/>
              <w:rPr>
                <w:del w:id="2655" w:author="Author" w:date="2026-09-29T17:34:00Z" w16du:dateUtc="2026-09-29T22:34:00Z"/>
                <w:rFonts w:ascii="Times New Roman" w:hAnsi="Times New Roman" w:cs="Times New Roman"/>
                <w:sz w:val="24"/>
                <w:szCs w:val="24"/>
              </w:rPr>
            </w:pPr>
            <w:del w:id="2656" w:author="Author" w:date="2026-09-29T17:34:00Z" w16du:dateUtc="2026-09-29T22:34:00Z">
              <w:r w:rsidRPr="00362197" w:rsidDel="0090146E">
                <w:rPr>
                  <w:rFonts w:ascii="Times New Roman" w:hAnsi="Times New Roman" w:cs="Times New Roman"/>
                  <w:sz w:val="24"/>
                  <w:szCs w:val="24"/>
                </w:rPr>
                <w:delText>0.14</w:delText>
              </w:r>
            </w:del>
          </w:p>
        </w:tc>
        <w:tc>
          <w:tcPr>
            <w:tcW w:w="625" w:type="pct"/>
          </w:tcPr>
          <w:p w14:paraId="6623D230" w14:textId="3714486B" w:rsidR="00362197" w:rsidRPr="00362197" w:rsidDel="0090146E" w:rsidRDefault="00362197" w:rsidP="00A9029B">
            <w:pPr>
              <w:jc w:val="center"/>
              <w:rPr>
                <w:del w:id="2657" w:author="Author" w:date="2026-09-29T17:34:00Z" w16du:dateUtc="2026-09-29T22:34:00Z"/>
                <w:rFonts w:ascii="Times New Roman" w:hAnsi="Times New Roman" w:cs="Times New Roman"/>
                <w:sz w:val="24"/>
                <w:szCs w:val="24"/>
              </w:rPr>
            </w:pPr>
            <w:del w:id="2658" w:author="Author" w:date="2026-09-29T17:34:00Z" w16du:dateUtc="2026-09-29T22:34:00Z">
              <w:r w:rsidRPr="00362197" w:rsidDel="0090146E">
                <w:rPr>
                  <w:rFonts w:ascii="Times New Roman" w:hAnsi="Times New Roman" w:cs="Times New Roman"/>
                  <w:sz w:val="24"/>
                  <w:szCs w:val="24"/>
                </w:rPr>
                <w:delText>0.31</w:delText>
              </w:r>
            </w:del>
          </w:p>
        </w:tc>
      </w:tr>
      <w:tr w:rsidR="00362197" w:rsidRPr="00362197" w:rsidDel="0090146E" w14:paraId="3F4CB9F9" w14:textId="08E93378" w:rsidTr="00362197">
        <w:trPr>
          <w:del w:id="2659" w:author="Author" w:date="2026-09-29T17:34:00Z"/>
        </w:trPr>
        <w:tc>
          <w:tcPr>
            <w:tcW w:w="625" w:type="pct"/>
          </w:tcPr>
          <w:p w14:paraId="3FF15686" w14:textId="2C4430F1" w:rsidR="00362197" w:rsidRPr="00362197" w:rsidDel="0090146E" w:rsidRDefault="00362197" w:rsidP="006B23D6">
            <w:pPr>
              <w:jc w:val="both"/>
              <w:rPr>
                <w:del w:id="2660" w:author="Author" w:date="2026-09-29T17:34:00Z" w16du:dateUtc="2026-09-29T22:34:00Z"/>
                <w:rFonts w:ascii="Times New Roman" w:hAnsi="Times New Roman" w:cs="Times New Roman"/>
                <w:sz w:val="24"/>
                <w:szCs w:val="24"/>
              </w:rPr>
            </w:pPr>
          </w:p>
        </w:tc>
        <w:tc>
          <w:tcPr>
            <w:tcW w:w="625" w:type="pct"/>
          </w:tcPr>
          <w:p w14:paraId="2891179E" w14:textId="25088CDD" w:rsidR="00362197" w:rsidRPr="00362197" w:rsidDel="0090146E" w:rsidRDefault="00362197" w:rsidP="006B23D6">
            <w:pPr>
              <w:jc w:val="both"/>
              <w:rPr>
                <w:del w:id="2661" w:author="Author" w:date="2026-09-29T17:34:00Z" w16du:dateUtc="2026-09-29T22:34:00Z"/>
                <w:rFonts w:ascii="Times New Roman" w:hAnsi="Times New Roman" w:cs="Times New Roman"/>
                <w:sz w:val="24"/>
                <w:szCs w:val="24"/>
              </w:rPr>
            </w:pPr>
            <w:del w:id="2662" w:author="Author" w:date="2026-09-29T17:34:00Z" w16du:dateUtc="2026-09-29T22:34:00Z">
              <w:r w:rsidRPr="00362197" w:rsidDel="0090146E">
                <w:rPr>
                  <w:rFonts w:ascii="Times New Roman" w:hAnsi="Times New Roman" w:cs="Times New Roman"/>
                  <w:sz w:val="24"/>
                  <w:szCs w:val="24"/>
                </w:rPr>
                <w:delText>Combination 2–3</w:delText>
              </w:r>
            </w:del>
          </w:p>
        </w:tc>
        <w:tc>
          <w:tcPr>
            <w:tcW w:w="625" w:type="pct"/>
          </w:tcPr>
          <w:p w14:paraId="6143C012" w14:textId="1F45BF3F" w:rsidR="00362197" w:rsidRPr="00362197" w:rsidDel="0090146E" w:rsidRDefault="00362197" w:rsidP="00A9029B">
            <w:pPr>
              <w:jc w:val="center"/>
              <w:rPr>
                <w:del w:id="2663" w:author="Author" w:date="2026-09-29T17:34:00Z" w16du:dateUtc="2026-09-29T22:34:00Z"/>
                <w:rFonts w:ascii="Times New Roman" w:hAnsi="Times New Roman" w:cs="Times New Roman"/>
                <w:sz w:val="24"/>
                <w:szCs w:val="24"/>
              </w:rPr>
            </w:pPr>
            <w:del w:id="2664" w:author="Author" w:date="2026-09-29T17:34:00Z" w16du:dateUtc="2026-09-29T22:34:00Z">
              <w:r w:rsidRPr="00362197" w:rsidDel="0090146E">
                <w:rPr>
                  <w:rFonts w:ascii="Times New Roman" w:hAnsi="Times New Roman" w:cs="Times New Roman"/>
                  <w:sz w:val="24"/>
                  <w:szCs w:val="24"/>
                </w:rPr>
                <w:delText>3</w:delText>
              </w:r>
            </w:del>
          </w:p>
        </w:tc>
        <w:tc>
          <w:tcPr>
            <w:tcW w:w="625" w:type="pct"/>
          </w:tcPr>
          <w:p w14:paraId="7F2C4ACD" w14:textId="4AD04F1A" w:rsidR="00362197" w:rsidRPr="00362197" w:rsidDel="0090146E" w:rsidRDefault="00362197" w:rsidP="00A9029B">
            <w:pPr>
              <w:jc w:val="center"/>
              <w:rPr>
                <w:del w:id="2665" w:author="Author" w:date="2026-09-29T17:34:00Z" w16du:dateUtc="2026-09-29T22:34:00Z"/>
                <w:rFonts w:ascii="Times New Roman" w:hAnsi="Times New Roman" w:cs="Times New Roman"/>
                <w:sz w:val="24"/>
                <w:szCs w:val="24"/>
              </w:rPr>
            </w:pPr>
            <w:del w:id="2666" w:author="Author" w:date="2026-09-29T17:34:00Z" w16du:dateUtc="2026-09-29T22:34:00Z">
              <w:r w:rsidRPr="00362197" w:rsidDel="0090146E">
                <w:rPr>
                  <w:rFonts w:ascii="Times New Roman" w:hAnsi="Times New Roman" w:cs="Times New Roman"/>
                  <w:sz w:val="24"/>
                  <w:szCs w:val="24"/>
                </w:rPr>
                <w:delText>0.04</w:delText>
              </w:r>
            </w:del>
          </w:p>
        </w:tc>
        <w:tc>
          <w:tcPr>
            <w:tcW w:w="625" w:type="pct"/>
          </w:tcPr>
          <w:p w14:paraId="613E99A0" w14:textId="34776313" w:rsidR="00362197" w:rsidRPr="00362197" w:rsidDel="0090146E" w:rsidRDefault="00362197" w:rsidP="00A9029B">
            <w:pPr>
              <w:jc w:val="center"/>
              <w:rPr>
                <w:del w:id="2667" w:author="Author" w:date="2026-09-29T17:34:00Z" w16du:dateUtc="2026-09-29T22:34:00Z"/>
                <w:rFonts w:ascii="Times New Roman" w:hAnsi="Times New Roman" w:cs="Times New Roman"/>
                <w:sz w:val="24"/>
                <w:szCs w:val="24"/>
              </w:rPr>
            </w:pPr>
          </w:p>
        </w:tc>
        <w:tc>
          <w:tcPr>
            <w:tcW w:w="625" w:type="pct"/>
          </w:tcPr>
          <w:p w14:paraId="39987268" w14:textId="6320A671" w:rsidR="00362197" w:rsidRPr="00362197" w:rsidDel="0090146E" w:rsidRDefault="00362197" w:rsidP="00A9029B">
            <w:pPr>
              <w:jc w:val="center"/>
              <w:rPr>
                <w:del w:id="2668" w:author="Author" w:date="2026-09-29T17:34:00Z" w16du:dateUtc="2026-09-29T22:34:00Z"/>
                <w:rFonts w:ascii="Times New Roman" w:hAnsi="Times New Roman" w:cs="Times New Roman"/>
                <w:sz w:val="24"/>
                <w:szCs w:val="24"/>
              </w:rPr>
            </w:pPr>
          </w:p>
        </w:tc>
        <w:tc>
          <w:tcPr>
            <w:tcW w:w="625" w:type="pct"/>
          </w:tcPr>
          <w:p w14:paraId="2869CD1C" w14:textId="769E3562" w:rsidR="00362197" w:rsidRPr="00362197" w:rsidDel="0090146E" w:rsidRDefault="00362197" w:rsidP="00A9029B">
            <w:pPr>
              <w:jc w:val="center"/>
              <w:rPr>
                <w:del w:id="2669" w:author="Author" w:date="2026-09-29T17:34:00Z" w16du:dateUtc="2026-09-29T22:34:00Z"/>
                <w:rFonts w:ascii="Times New Roman" w:hAnsi="Times New Roman" w:cs="Times New Roman"/>
                <w:sz w:val="24"/>
                <w:szCs w:val="24"/>
              </w:rPr>
            </w:pPr>
          </w:p>
        </w:tc>
        <w:tc>
          <w:tcPr>
            <w:tcW w:w="625" w:type="pct"/>
          </w:tcPr>
          <w:p w14:paraId="7DEE7007" w14:textId="2E72E5DE" w:rsidR="00362197" w:rsidRPr="00362197" w:rsidDel="0090146E" w:rsidRDefault="00362197" w:rsidP="00A9029B">
            <w:pPr>
              <w:jc w:val="center"/>
              <w:rPr>
                <w:del w:id="2670" w:author="Author" w:date="2026-09-29T17:34:00Z" w16du:dateUtc="2026-09-29T22:34:00Z"/>
                <w:rFonts w:ascii="Times New Roman" w:hAnsi="Times New Roman" w:cs="Times New Roman"/>
                <w:sz w:val="24"/>
                <w:szCs w:val="24"/>
              </w:rPr>
            </w:pPr>
          </w:p>
        </w:tc>
      </w:tr>
      <w:tr w:rsidR="00362197" w:rsidRPr="00362197" w:rsidDel="0090146E" w14:paraId="5E7D52FD" w14:textId="5EB7D3C9" w:rsidTr="00362197">
        <w:trPr>
          <w:del w:id="2671" w:author="Author" w:date="2026-09-29T17:34:00Z"/>
        </w:trPr>
        <w:tc>
          <w:tcPr>
            <w:tcW w:w="625" w:type="pct"/>
          </w:tcPr>
          <w:p w14:paraId="7D8761FD" w14:textId="75683072" w:rsidR="00362197" w:rsidRPr="00362197" w:rsidDel="0090146E" w:rsidRDefault="00362197" w:rsidP="006B23D6">
            <w:pPr>
              <w:jc w:val="both"/>
              <w:rPr>
                <w:del w:id="2672" w:author="Author" w:date="2026-09-29T17:34:00Z" w16du:dateUtc="2026-09-29T22:34:00Z"/>
                <w:rFonts w:ascii="Times New Roman" w:hAnsi="Times New Roman" w:cs="Times New Roman"/>
                <w:sz w:val="24"/>
                <w:szCs w:val="24"/>
              </w:rPr>
            </w:pPr>
          </w:p>
        </w:tc>
        <w:tc>
          <w:tcPr>
            <w:tcW w:w="625" w:type="pct"/>
          </w:tcPr>
          <w:p w14:paraId="4DC733A0" w14:textId="575F4548" w:rsidR="00362197" w:rsidRPr="00362197" w:rsidDel="0090146E" w:rsidRDefault="00362197" w:rsidP="006B23D6">
            <w:pPr>
              <w:jc w:val="both"/>
              <w:rPr>
                <w:del w:id="2673" w:author="Author" w:date="2026-09-29T17:34:00Z" w16du:dateUtc="2026-09-29T22:34:00Z"/>
                <w:rFonts w:ascii="Times New Roman" w:hAnsi="Times New Roman" w:cs="Times New Roman"/>
                <w:sz w:val="24"/>
                <w:szCs w:val="24"/>
              </w:rPr>
            </w:pPr>
            <w:del w:id="2674" w:author="Author" w:date="2026-09-29T17:34:00Z" w16du:dateUtc="2026-09-29T22:34:00Z">
              <w:r w:rsidRPr="00362197" w:rsidDel="0090146E">
                <w:rPr>
                  <w:rFonts w:ascii="Times New Roman" w:hAnsi="Times New Roman" w:cs="Times New Roman"/>
                  <w:sz w:val="24"/>
                  <w:szCs w:val="24"/>
                </w:rPr>
                <w:delText>Combination 1–2–3</w:delText>
              </w:r>
            </w:del>
          </w:p>
        </w:tc>
        <w:tc>
          <w:tcPr>
            <w:tcW w:w="625" w:type="pct"/>
          </w:tcPr>
          <w:p w14:paraId="6E145FC2" w14:textId="6091029C" w:rsidR="00362197" w:rsidRPr="00362197" w:rsidDel="0090146E" w:rsidRDefault="00362197" w:rsidP="00A9029B">
            <w:pPr>
              <w:jc w:val="center"/>
              <w:rPr>
                <w:del w:id="2675" w:author="Author" w:date="2026-09-29T17:34:00Z" w16du:dateUtc="2026-09-29T22:34:00Z"/>
                <w:rFonts w:ascii="Times New Roman" w:hAnsi="Times New Roman" w:cs="Times New Roman"/>
                <w:sz w:val="24"/>
                <w:szCs w:val="24"/>
              </w:rPr>
            </w:pPr>
            <w:del w:id="2676" w:author="Author" w:date="2026-09-29T17:34:00Z" w16du:dateUtc="2026-09-29T22:34:00Z">
              <w:r w:rsidRPr="00362197" w:rsidDel="0090146E">
                <w:rPr>
                  <w:rFonts w:ascii="Times New Roman" w:hAnsi="Times New Roman" w:cs="Times New Roman"/>
                  <w:sz w:val="24"/>
                  <w:szCs w:val="24"/>
                </w:rPr>
                <w:delText>76</w:delText>
              </w:r>
            </w:del>
          </w:p>
        </w:tc>
        <w:tc>
          <w:tcPr>
            <w:tcW w:w="625" w:type="pct"/>
          </w:tcPr>
          <w:p w14:paraId="1EAA7F21" w14:textId="35D85BA9" w:rsidR="00362197" w:rsidRPr="00362197" w:rsidDel="0090146E" w:rsidRDefault="00362197" w:rsidP="00A9029B">
            <w:pPr>
              <w:jc w:val="center"/>
              <w:rPr>
                <w:del w:id="2677" w:author="Author" w:date="2026-09-29T17:34:00Z" w16du:dateUtc="2026-09-29T22:34:00Z"/>
                <w:rFonts w:ascii="Times New Roman" w:hAnsi="Times New Roman" w:cs="Times New Roman"/>
                <w:sz w:val="24"/>
                <w:szCs w:val="24"/>
              </w:rPr>
            </w:pPr>
            <w:del w:id="2678" w:author="Author" w:date="2026-09-29T17:34:00Z" w16du:dateUtc="2026-09-29T22:34:00Z">
              <w:r w:rsidRPr="00362197" w:rsidDel="0090146E">
                <w:rPr>
                  <w:rFonts w:ascii="Times New Roman" w:hAnsi="Times New Roman" w:cs="Times New Roman"/>
                  <w:sz w:val="24"/>
                  <w:szCs w:val="24"/>
                </w:rPr>
                <w:delText>0.93</w:delText>
              </w:r>
            </w:del>
          </w:p>
        </w:tc>
        <w:tc>
          <w:tcPr>
            <w:tcW w:w="625" w:type="pct"/>
          </w:tcPr>
          <w:p w14:paraId="0DDBCCF7" w14:textId="48412E72" w:rsidR="00362197" w:rsidRPr="00362197" w:rsidDel="0090146E" w:rsidRDefault="00362197" w:rsidP="00A9029B">
            <w:pPr>
              <w:jc w:val="center"/>
              <w:rPr>
                <w:del w:id="2679" w:author="Author" w:date="2026-09-29T17:34:00Z" w16du:dateUtc="2026-09-29T22:34:00Z"/>
                <w:rFonts w:ascii="Times New Roman" w:hAnsi="Times New Roman" w:cs="Times New Roman"/>
                <w:sz w:val="24"/>
                <w:szCs w:val="24"/>
              </w:rPr>
            </w:pPr>
          </w:p>
        </w:tc>
        <w:tc>
          <w:tcPr>
            <w:tcW w:w="625" w:type="pct"/>
          </w:tcPr>
          <w:p w14:paraId="4452C725" w14:textId="079FB345" w:rsidR="00362197" w:rsidRPr="00362197" w:rsidDel="0090146E" w:rsidRDefault="00362197" w:rsidP="00A9029B">
            <w:pPr>
              <w:jc w:val="center"/>
              <w:rPr>
                <w:del w:id="2680" w:author="Author" w:date="2026-09-29T17:34:00Z" w16du:dateUtc="2026-09-29T22:34:00Z"/>
                <w:rFonts w:ascii="Times New Roman" w:hAnsi="Times New Roman" w:cs="Times New Roman"/>
                <w:sz w:val="24"/>
                <w:szCs w:val="24"/>
              </w:rPr>
            </w:pPr>
          </w:p>
        </w:tc>
        <w:tc>
          <w:tcPr>
            <w:tcW w:w="625" w:type="pct"/>
          </w:tcPr>
          <w:p w14:paraId="36AE9EC0" w14:textId="14AD081B" w:rsidR="00362197" w:rsidRPr="00362197" w:rsidDel="0090146E" w:rsidRDefault="00362197" w:rsidP="00A9029B">
            <w:pPr>
              <w:jc w:val="center"/>
              <w:rPr>
                <w:del w:id="2681" w:author="Author" w:date="2026-09-29T17:34:00Z" w16du:dateUtc="2026-09-29T22:34:00Z"/>
                <w:rFonts w:ascii="Times New Roman" w:hAnsi="Times New Roman" w:cs="Times New Roman"/>
                <w:sz w:val="24"/>
                <w:szCs w:val="24"/>
              </w:rPr>
            </w:pPr>
          </w:p>
        </w:tc>
        <w:tc>
          <w:tcPr>
            <w:tcW w:w="625" w:type="pct"/>
          </w:tcPr>
          <w:p w14:paraId="640CEA17" w14:textId="4D1CA376" w:rsidR="00362197" w:rsidRPr="00362197" w:rsidDel="0090146E" w:rsidRDefault="00362197" w:rsidP="00A9029B">
            <w:pPr>
              <w:jc w:val="center"/>
              <w:rPr>
                <w:del w:id="2682" w:author="Author" w:date="2026-09-29T17:34:00Z" w16du:dateUtc="2026-09-29T22:34:00Z"/>
                <w:rFonts w:ascii="Times New Roman" w:hAnsi="Times New Roman" w:cs="Times New Roman"/>
                <w:sz w:val="24"/>
                <w:szCs w:val="24"/>
              </w:rPr>
            </w:pPr>
          </w:p>
        </w:tc>
      </w:tr>
      <w:tr w:rsidR="00362197" w:rsidRPr="00362197" w:rsidDel="0090146E" w14:paraId="52545184" w14:textId="3731AD95" w:rsidTr="00362197">
        <w:trPr>
          <w:del w:id="2683" w:author="Author" w:date="2026-09-29T17:34:00Z"/>
        </w:trPr>
        <w:tc>
          <w:tcPr>
            <w:tcW w:w="625" w:type="pct"/>
          </w:tcPr>
          <w:p w14:paraId="08E59D90" w14:textId="5F648DAF" w:rsidR="00362197" w:rsidRPr="00362197" w:rsidDel="0090146E" w:rsidRDefault="00362197" w:rsidP="006B23D6">
            <w:pPr>
              <w:jc w:val="both"/>
              <w:rPr>
                <w:del w:id="2684" w:author="Author" w:date="2026-09-29T17:34:00Z" w16du:dateUtc="2026-09-29T22:34:00Z"/>
                <w:rFonts w:ascii="Times New Roman" w:hAnsi="Times New Roman" w:cs="Times New Roman"/>
                <w:sz w:val="24"/>
                <w:szCs w:val="24"/>
              </w:rPr>
            </w:pPr>
            <w:del w:id="2685" w:author="Author" w:date="2026-09-29T17:34:00Z" w16du:dateUtc="2026-09-29T22:34:00Z">
              <w:r w:rsidRPr="00362197" w:rsidDel="0090146E">
                <w:rPr>
                  <w:rFonts w:ascii="Times New Roman" w:hAnsi="Times New Roman" w:cs="Times New Roman"/>
                  <w:sz w:val="24"/>
                  <w:szCs w:val="24"/>
                </w:rPr>
                <w:delText>Pod curvature</w:delText>
              </w:r>
            </w:del>
          </w:p>
        </w:tc>
        <w:tc>
          <w:tcPr>
            <w:tcW w:w="625" w:type="pct"/>
          </w:tcPr>
          <w:p w14:paraId="6BDA5522" w14:textId="1BFB1B5C" w:rsidR="00362197" w:rsidRPr="00362197" w:rsidDel="0090146E" w:rsidRDefault="00362197" w:rsidP="006B23D6">
            <w:pPr>
              <w:jc w:val="both"/>
              <w:rPr>
                <w:del w:id="2686" w:author="Author" w:date="2026-09-29T17:34:00Z" w16du:dateUtc="2026-09-29T22:34:00Z"/>
                <w:rFonts w:ascii="Times New Roman" w:hAnsi="Times New Roman" w:cs="Times New Roman"/>
                <w:sz w:val="24"/>
                <w:szCs w:val="24"/>
              </w:rPr>
            </w:pPr>
            <w:del w:id="2687" w:author="Author" w:date="2026-09-29T17:34:00Z" w16du:dateUtc="2026-09-29T22:34:00Z">
              <w:r w:rsidRPr="00362197" w:rsidDel="0090146E">
                <w:rPr>
                  <w:rFonts w:ascii="Times New Roman" w:hAnsi="Times New Roman" w:cs="Times New Roman"/>
                  <w:sz w:val="24"/>
                  <w:szCs w:val="24"/>
                </w:rPr>
                <w:delText>Curved</w:delText>
              </w:r>
            </w:del>
          </w:p>
        </w:tc>
        <w:tc>
          <w:tcPr>
            <w:tcW w:w="625" w:type="pct"/>
          </w:tcPr>
          <w:p w14:paraId="3200DF8E" w14:textId="6649FA50" w:rsidR="00362197" w:rsidRPr="00362197" w:rsidDel="0090146E" w:rsidRDefault="00362197" w:rsidP="00A9029B">
            <w:pPr>
              <w:jc w:val="center"/>
              <w:rPr>
                <w:del w:id="2688" w:author="Author" w:date="2026-09-29T17:34:00Z" w16du:dateUtc="2026-09-29T22:34:00Z"/>
                <w:rFonts w:ascii="Times New Roman" w:hAnsi="Times New Roman" w:cs="Times New Roman"/>
                <w:sz w:val="24"/>
                <w:szCs w:val="24"/>
              </w:rPr>
            </w:pPr>
            <w:del w:id="2689" w:author="Author" w:date="2026-09-29T17:34:00Z" w16du:dateUtc="2026-09-29T22:34:00Z">
              <w:r w:rsidRPr="00362197" w:rsidDel="0090146E">
                <w:rPr>
                  <w:rFonts w:ascii="Times New Roman" w:hAnsi="Times New Roman" w:cs="Times New Roman"/>
                  <w:sz w:val="24"/>
                  <w:szCs w:val="24"/>
                </w:rPr>
                <w:delText>16</w:delText>
              </w:r>
            </w:del>
          </w:p>
        </w:tc>
        <w:tc>
          <w:tcPr>
            <w:tcW w:w="625" w:type="pct"/>
          </w:tcPr>
          <w:p w14:paraId="668D1B22" w14:textId="1B889F14" w:rsidR="00362197" w:rsidRPr="00362197" w:rsidDel="0090146E" w:rsidRDefault="00362197" w:rsidP="00A9029B">
            <w:pPr>
              <w:jc w:val="center"/>
              <w:rPr>
                <w:del w:id="2690" w:author="Author" w:date="2026-09-29T17:34:00Z" w16du:dateUtc="2026-09-29T22:34:00Z"/>
                <w:rFonts w:ascii="Times New Roman" w:hAnsi="Times New Roman" w:cs="Times New Roman"/>
                <w:sz w:val="24"/>
                <w:szCs w:val="24"/>
              </w:rPr>
            </w:pPr>
            <w:del w:id="2691" w:author="Author" w:date="2026-09-29T17:34:00Z" w16du:dateUtc="2026-09-29T22:34:00Z">
              <w:r w:rsidRPr="00362197" w:rsidDel="0090146E">
                <w:rPr>
                  <w:rFonts w:ascii="Times New Roman" w:hAnsi="Times New Roman" w:cs="Times New Roman"/>
                  <w:sz w:val="24"/>
                  <w:szCs w:val="24"/>
                </w:rPr>
                <w:delText>0.20</w:delText>
              </w:r>
            </w:del>
          </w:p>
        </w:tc>
        <w:tc>
          <w:tcPr>
            <w:tcW w:w="625" w:type="pct"/>
          </w:tcPr>
          <w:p w14:paraId="4E56CB4E" w14:textId="6132E8B8" w:rsidR="00362197" w:rsidRPr="00362197" w:rsidDel="0090146E" w:rsidRDefault="00362197" w:rsidP="00A9029B">
            <w:pPr>
              <w:jc w:val="center"/>
              <w:rPr>
                <w:del w:id="2692" w:author="Author" w:date="2026-09-29T17:34:00Z" w16du:dateUtc="2026-09-29T22:34:00Z"/>
                <w:rFonts w:ascii="Times New Roman" w:hAnsi="Times New Roman" w:cs="Times New Roman"/>
                <w:sz w:val="24"/>
                <w:szCs w:val="24"/>
              </w:rPr>
            </w:pPr>
            <w:del w:id="2693" w:author="Author" w:date="2026-09-29T17:34:00Z" w16du:dateUtc="2026-09-29T22:34:00Z">
              <w:r w:rsidRPr="00362197" w:rsidDel="0090146E">
                <w:rPr>
                  <w:rFonts w:ascii="Times New Roman" w:hAnsi="Times New Roman" w:cs="Times New Roman"/>
                  <w:sz w:val="24"/>
                  <w:szCs w:val="24"/>
                </w:rPr>
                <w:delText>3.00</w:delText>
              </w:r>
            </w:del>
          </w:p>
        </w:tc>
        <w:tc>
          <w:tcPr>
            <w:tcW w:w="625" w:type="pct"/>
          </w:tcPr>
          <w:p w14:paraId="72C25503" w14:textId="7A182CF9" w:rsidR="00362197" w:rsidRPr="00362197" w:rsidDel="0090146E" w:rsidRDefault="00362197" w:rsidP="00A9029B">
            <w:pPr>
              <w:jc w:val="center"/>
              <w:rPr>
                <w:del w:id="2694" w:author="Author" w:date="2026-09-29T17:34:00Z" w16du:dateUtc="2026-09-29T22:34:00Z"/>
                <w:rFonts w:ascii="Times New Roman" w:hAnsi="Times New Roman" w:cs="Times New Roman"/>
                <w:sz w:val="24"/>
                <w:szCs w:val="24"/>
              </w:rPr>
            </w:pPr>
            <w:del w:id="2695" w:author="Author" w:date="2026-09-29T17:34:00Z" w16du:dateUtc="2026-09-29T22:34:00Z">
              <w:r w:rsidRPr="00362197" w:rsidDel="0090146E">
                <w:rPr>
                  <w:rFonts w:ascii="Times New Roman" w:hAnsi="Times New Roman" w:cs="Times New Roman"/>
                  <w:sz w:val="24"/>
                  <w:szCs w:val="24"/>
                </w:rPr>
                <w:delText>1.88</w:delText>
              </w:r>
            </w:del>
          </w:p>
        </w:tc>
        <w:tc>
          <w:tcPr>
            <w:tcW w:w="625" w:type="pct"/>
          </w:tcPr>
          <w:p w14:paraId="24444097" w14:textId="7B0660B2" w:rsidR="00362197" w:rsidRPr="00362197" w:rsidDel="0090146E" w:rsidRDefault="00362197" w:rsidP="00A9029B">
            <w:pPr>
              <w:jc w:val="center"/>
              <w:rPr>
                <w:del w:id="2696" w:author="Author" w:date="2026-09-29T17:34:00Z" w16du:dateUtc="2026-09-29T22:34:00Z"/>
                <w:rFonts w:ascii="Times New Roman" w:hAnsi="Times New Roman" w:cs="Times New Roman"/>
                <w:sz w:val="24"/>
                <w:szCs w:val="24"/>
              </w:rPr>
            </w:pPr>
            <w:del w:id="2697" w:author="Author" w:date="2026-09-29T17:34:00Z" w16du:dateUtc="2026-09-29T22:34:00Z">
              <w:r w:rsidRPr="00362197" w:rsidDel="0090146E">
                <w:rPr>
                  <w:rFonts w:ascii="Times New Roman" w:hAnsi="Times New Roman" w:cs="Times New Roman"/>
                  <w:sz w:val="24"/>
                  <w:szCs w:val="24"/>
                </w:rPr>
                <w:delText>0.47</w:delText>
              </w:r>
            </w:del>
          </w:p>
        </w:tc>
        <w:tc>
          <w:tcPr>
            <w:tcW w:w="625" w:type="pct"/>
          </w:tcPr>
          <w:p w14:paraId="696E94EE" w14:textId="4571BB77" w:rsidR="00362197" w:rsidRPr="00362197" w:rsidDel="0090146E" w:rsidRDefault="00362197" w:rsidP="00A9029B">
            <w:pPr>
              <w:jc w:val="center"/>
              <w:rPr>
                <w:del w:id="2698" w:author="Author" w:date="2026-09-29T17:34:00Z" w16du:dateUtc="2026-09-29T22:34:00Z"/>
                <w:rFonts w:ascii="Times New Roman" w:hAnsi="Times New Roman" w:cs="Times New Roman"/>
                <w:sz w:val="24"/>
                <w:szCs w:val="24"/>
              </w:rPr>
            </w:pPr>
            <w:del w:id="2699" w:author="Author" w:date="2026-09-29T17:34:00Z" w16du:dateUtc="2026-09-29T22:34:00Z">
              <w:r w:rsidRPr="00362197" w:rsidDel="0090146E">
                <w:rPr>
                  <w:rFonts w:ascii="Times New Roman" w:hAnsi="Times New Roman" w:cs="Times New Roman"/>
                  <w:sz w:val="24"/>
                  <w:szCs w:val="24"/>
                </w:rPr>
                <w:delText>0.81</w:delText>
              </w:r>
            </w:del>
          </w:p>
        </w:tc>
      </w:tr>
      <w:tr w:rsidR="00362197" w:rsidRPr="00362197" w:rsidDel="0090146E" w14:paraId="20DD98C0" w14:textId="53C7DC7A" w:rsidTr="00362197">
        <w:trPr>
          <w:del w:id="2700" w:author="Author" w:date="2026-09-29T17:34:00Z"/>
        </w:trPr>
        <w:tc>
          <w:tcPr>
            <w:tcW w:w="625" w:type="pct"/>
          </w:tcPr>
          <w:p w14:paraId="07C813BE" w14:textId="07DCEF72" w:rsidR="00362197" w:rsidRPr="00362197" w:rsidDel="0090146E" w:rsidRDefault="00362197" w:rsidP="006B23D6">
            <w:pPr>
              <w:jc w:val="both"/>
              <w:rPr>
                <w:del w:id="2701" w:author="Author" w:date="2026-09-29T17:34:00Z" w16du:dateUtc="2026-09-29T22:34:00Z"/>
                <w:rFonts w:ascii="Times New Roman" w:hAnsi="Times New Roman" w:cs="Times New Roman"/>
                <w:sz w:val="24"/>
                <w:szCs w:val="24"/>
              </w:rPr>
            </w:pPr>
          </w:p>
        </w:tc>
        <w:tc>
          <w:tcPr>
            <w:tcW w:w="625" w:type="pct"/>
          </w:tcPr>
          <w:p w14:paraId="21AA0AE2" w14:textId="792E3BEC" w:rsidR="00362197" w:rsidRPr="00362197" w:rsidDel="0090146E" w:rsidRDefault="00362197" w:rsidP="006B23D6">
            <w:pPr>
              <w:jc w:val="both"/>
              <w:rPr>
                <w:del w:id="2702" w:author="Author" w:date="2026-09-29T17:34:00Z" w16du:dateUtc="2026-09-29T22:34:00Z"/>
                <w:rFonts w:ascii="Times New Roman" w:hAnsi="Times New Roman" w:cs="Times New Roman"/>
                <w:sz w:val="24"/>
                <w:szCs w:val="24"/>
              </w:rPr>
            </w:pPr>
            <w:del w:id="2703" w:author="Author" w:date="2026-09-29T17:34:00Z" w16du:dateUtc="2026-09-29T22:34:00Z">
              <w:r w:rsidRPr="00362197" w:rsidDel="0090146E">
                <w:rPr>
                  <w:rFonts w:ascii="Times New Roman" w:hAnsi="Times New Roman" w:cs="Times New Roman"/>
                  <w:sz w:val="24"/>
                  <w:szCs w:val="24"/>
                </w:rPr>
                <w:delText>Slightly curved</w:delText>
              </w:r>
            </w:del>
          </w:p>
        </w:tc>
        <w:tc>
          <w:tcPr>
            <w:tcW w:w="625" w:type="pct"/>
          </w:tcPr>
          <w:p w14:paraId="1370560C" w14:textId="734C9D73" w:rsidR="00362197" w:rsidRPr="00362197" w:rsidDel="0090146E" w:rsidRDefault="00362197" w:rsidP="00A9029B">
            <w:pPr>
              <w:jc w:val="center"/>
              <w:rPr>
                <w:del w:id="2704" w:author="Author" w:date="2026-09-29T17:34:00Z" w16du:dateUtc="2026-09-29T22:34:00Z"/>
                <w:rFonts w:ascii="Times New Roman" w:hAnsi="Times New Roman" w:cs="Times New Roman"/>
                <w:sz w:val="24"/>
                <w:szCs w:val="24"/>
              </w:rPr>
            </w:pPr>
            <w:del w:id="2705" w:author="Author" w:date="2026-09-29T17:34:00Z" w16du:dateUtc="2026-09-29T22:34:00Z">
              <w:r w:rsidRPr="00362197" w:rsidDel="0090146E">
                <w:rPr>
                  <w:rFonts w:ascii="Times New Roman" w:hAnsi="Times New Roman" w:cs="Times New Roman"/>
                  <w:sz w:val="24"/>
                  <w:szCs w:val="24"/>
                </w:rPr>
                <w:delText>57</w:delText>
              </w:r>
            </w:del>
          </w:p>
        </w:tc>
        <w:tc>
          <w:tcPr>
            <w:tcW w:w="625" w:type="pct"/>
          </w:tcPr>
          <w:p w14:paraId="57A1CAF2" w14:textId="2A0639B2" w:rsidR="00362197" w:rsidRPr="00362197" w:rsidDel="0090146E" w:rsidRDefault="00362197" w:rsidP="00A9029B">
            <w:pPr>
              <w:jc w:val="center"/>
              <w:rPr>
                <w:del w:id="2706" w:author="Author" w:date="2026-09-29T17:34:00Z" w16du:dateUtc="2026-09-29T22:34:00Z"/>
                <w:rFonts w:ascii="Times New Roman" w:hAnsi="Times New Roman" w:cs="Times New Roman"/>
                <w:sz w:val="24"/>
                <w:szCs w:val="24"/>
              </w:rPr>
            </w:pPr>
            <w:del w:id="2707" w:author="Author" w:date="2026-09-29T17:34:00Z" w16du:dateUtc="2026-09-29T22:34:00Z">
              <w:r w:rsidRPr="00362197" w:rsidDel="0090146E">
                <w:rPr>
                  <w:rFonts w:ascii="Times New Roman" w:hAnsi="Times New Roman" w:cs="Times New Roman"/>
                  <w:sz w:val="24"/>
                  <w:szCs w:val="24"/>
                </w:rPr>
                <w:delText>0.70</w:delText>
              </w:r>
            </w:del>
          </w:p>
        </w:tc>
        <w:tc>
          <w:tcPr>
            <w:tcW w:w="625" w:type="pct"/>
          </w:tcPr>
          <w:p w14:paraId="74F395C7" w14:textId="4BE01810" w:rsidR="00362197" w:rsidRPr="00362197" w:rsidDel="0090146E" w:rsidRDefault="00362197" w:rsidP="00A9029B">
            <w:pPr>
              <w:jc w:val="center"/>
              <w:rPr>
                <w:del w:id="2708" w:author="Author" w:date="2026-09-29T17:34:00Z" w16du:dateUtc="2026-09-29T22:34:00Z"/>
                <w:rFonts w:ascii="Times New Roman" w:hAnsi="Times New Roman" w:cs="Times New Roman"/>
                <w:sz w:val="24"/>
                <w:szCs w:val="24"/>
              </w:rPr>
            </w:pPr>
          </w:p>
        </w:tc>
        <w:tc>
          <w:tcPr>
            <w:tcW w:w="625" w:type="pct"/>
          </w:tcPr>
          <w:p w14:paraId="3FC5FAC3" w14:textId="6F07F2B4" w:rsidR="00362197" w:rsidRPr="00362197" w:rsidDel="0090146E" w:rsidRDefault="00362197" w:rsidP="00A9029B">
            <w:pPr>
              <w:jc w:val="center"/>
              <w:rPr>
                <w:del w:id="2709" w:author="Author" w:date="2026-09-29T17:34:00Z" w16du:dateUtc="2026-09-29T22:34:00Z"/>
                <w:rFonts w:ascii="Times New Roman" w:hAnsi="Times New Roman" w:cs="Times New Roman"/>
                <w:sz w:val="24"/>
                <w:szCs w:val="24"/>
              </w:rPr>
            </w:pPr>
          </w:p>
        </w:tc>
        <w:tc>
          <w:tcPr>
            <w:tcW w:w="625" w:type="pct"/>
          </w:tcPr>
          <w:p w14:paraId="2931F444" w14:textId="1EF6DBE1" w:rsidR="00362197" w:rsidRPr="00362197" w:rsidDel="0090146E" w:rsidRDefault="00362197" w:rsidP="00A9029B">
            <w:pPr>
              <w:jc w:val="center"/>
              <w:rPr>
                <w:del w:id="2710" w:author="Author" w:date="2026-09-29T17:34:00Z" w16du:dateUtc="2026-09-29T22:34:00Z"/>
                <w:rFonts w:ascii="Times New Roman" w:hAnsi="Times New Roman" w:cs="Times New Roman"/>
                <w:sz w:val="24"/>
                <w:szCs w:val="24"/>
              </w:rPr>
            </w:pPr>
          </w:p>
        </w:tc>
        <w:tc>
          <w:tcPr>
            <w:tcW w:w="625" w:type="pct"/>
          </w:tcPr>
          <w:p w14:paraId="7C749DFB" w14:textId="7F5DFD35" w:rsidR="00362197" w:rsidRPr="00362197" w:rsidDel="0090146E" w:rsidRDefault="00362197" w:rsidP="00A9029B">
            <w:pPr>
              <w:jc w:val="center"/>
              <w:rPr>
                <w:del w:id="2711" w:author="Author" w:date="2026-09-29T17:34:00Z" w16du:dateUtc="2026-09-29T22:34:00Z"/>
                <w:rFonts w:ascii="Times New Roman" w:hAnsi="Times New Roman" w:cs="Times New Roman"/>
                <w:sz w:val="24"/>
                <w:szCs w:val="24"/>
              </w:rPr>
            </w:pPr>
          </w:p>
        </w:tc>
      </w:tr>
      <w:tr w:rsidR="00362197" w:rsidRPr="00362197" w:rsidDel="0090146E" w14:paraId="27A85372" w14:textId="23F5A8FA" w:rsidTr="00362197">
        <w:trPr>
          <w:del w:id="2712" w:author="Author" w:date="2026-09-29T17:34:00Z"/>
        </w:trPr>
        <w:tc>
          <w:tcPr>
            <w:tcW w:w="625" w:type="pct"/>
          </w:tcPr>
          <w:p w14:paraId="7039CD3F" w14:textId="356228D6" w:rsidR="00362197" w:rsidRPr="00362197" w:rsidDel="0090146E" w:rsidRDefault="00362197" w:rsidP="006B23D6">
            <w:pPr>
              <w:jc w:val="both"/>
              <w:rPr>
                <w:del w:id="2713" w:author="Author" w:date="2026-09-29T17:34:00Z" w16du:dateUtc="2026-09-29T22:34:00Z"/>
                <w:rFonts w:ascii="Times New Roman" w:hAnsi="Times New Roman" w:cs="Times New Roman"/>
                <w:sz w:val="24"/>
                <w:szCs w:val="24"/>
              </w:rPr>
            </w:pPr>
          </w:p>
        </w:tc>
        <w:tc>
          <w:tcPr>
            <w:tcW w:w="625" w:type="pct"/>
          </w:tcPr>
          <w:p w14:paraId="7483DF5F" w14:textId="5BC83124" w:rsidR="00362197" w:rsidRPr="00362197" w:rsidDel="0090146E" w:rsidRDefault="00362197" w:rsidP="006B23D6">
            <w:pPr>
              <w:jc w:val="both"/>
              <w:rPr>
                <w:del w:id="2714" w:author="Author" w:date="2026-09-29T17:34:00Z" w16du:dateUtc="2026-09-29T22:34:00Z"/>
                <w:rFonts w:ascii="Times New Roman" w:hAnsi="Times New Roman" w:cs="Times New Roman"/>
                <w:sz w:val="24"/>
                <w:szCs w:val="24"/>
              </w:rPr>
            </w:pPr>
            <w:del w:id="2715" w:author="Author" w:date="2026-09-29T17:34:00Z" w16du:dateUtc="2026-09-29T22:34:00Z">
              <w:r w:rsidRPr="00362197" w:rsidDel="0090146E">
                <w:rPr>
                  <w:rFonts w:ascii="Times New Roman" w:hAnsi="Times New Roman" w:cs="Times New Roman"/>
                  <w:sz w:val="24"/>
                  <w:szCs w:val="24"/>
                </w:rPr>
                <w:delText>Straight</w:delText>
              </w:r>
            </w:del>
          </w:p>
        </w:tc>
        <w:tc>
          <w:tcPr>
            <w:tcW w:w="625" w:type="pct"/>
          </w:tcPr>
          <w:p w14:paraId="021D3886" w14:textId="125FDC89" w:rsidR="00362197" w:rsidRPr="00362197" w:rsidDel="0090146E" w:rsidRDefault="00362197" w:rsidP="00A9029B">
            <w:pPr>
              <w:jc w:val="center"/>
              <w:rPr>
                <w:del w:id="2716" w:author="Author" w:date="2026-09-29T17:34:00Z" w16du:dateUtc="2026-09-29T22:34:00Z"/>
                <w:rFonts w:ascii="Times New Roman" w:hAnsi="Times New Roman" w:cs="Times New Roman"/>
                <w:sz w:val="24"/>
                <w:szCs w:val="24"/>
              </w:rPr>
            </w:pPr>
            <w:del w:id="2717" w:author="Author" w:date="2026-09-29T17:34:00Z" w16du:dateUtc="2026-09-29T22:34:00Z">
              <w:r w:rsidRPr="00362197" w:rsidDel="0090146E">
                <w:rPr>
                  <w:rFonts w:ascii="Times New Roman" w:hAnsi="Times New Roman" w:cs="Times New Roman"/>
                  <w:sz w:val="24"/>
                  <w:szCs w:val="24"/>
                </w:rPr>
                <w:delText>9</w:delText>
              </w:r>
            </w:del>
          </w:p>
        </w:tc>
        <w:tc>
          <w:tcPr>
            <w:tcW w:w="625" w:type="pct"/>
          </w:tcPr>
          <w:p w14:paraId="360E2DA5" w14:textId="3E0FF13D" w:rsidR="00362197" w:rsidRPr="00362197" w:rsidDel="0090146E" w:rsidRDefault="00362197" w:rsidP="00A9029B">
            <w:pPr>
              <w:jc w:val="center"/>
              <w:rPr>
                <w:del w:id="2718" w:author="Author" w:date="2026-09-29T17:34:00Z" w16du:dateUtc="2026-09-29T22:34:00Z"/>
                <w:rFonts w:ascii="Times New Roman" w:hAnsi="Times New Roman" w:cs="Times New Roman"/>
                <w:sz w:val="24"/>
                <w:szCs w:val="24"/>
              </w:rPr>
            </w:pPr>
            <w:del w:id="2719" w:author="Author" w:date="2026-09-29T17:34:00Z" w16du:dateUtc="2026-09-29T22:34:00Z">
              <w:r w:rsidRPr="00362197" w:rsidDel="0090146E">
                <w:rPr>
                  <w:rFonts w:ascii="Times New Roman" w:hAnsi="Times New Roman" w:cs="Times New Roman"/>
                  <w:sz w:val="24"/>
                  <w:szCs w:val="24"/>
                </w:rPr>
                <w:delText>0.11</w:delText>
              </w:r>
            </w:del>
          </w:p>
        </w:tc>
        <w:tc>
          <w:tcPr>
            <w:tcW w:w="625" w:type="pct"/>
          </w:tcPr>
          <w:p w14:paraId="58F9D8ED" w14:textId="04A67666" w:rsidR="00362197" w:rsidRPr="00362197" w:rsidDel="0090146E" w:rsidRDefault="00362197" w:rsidP="00A9029B">
            <w:pPr>
              <w:jc w:val="center"/>
              <w:rPr>
                <w:del w:id="2720" w:author="Author" w:date="2026-09-29T17:34:00Z" w16du:dateUtc="2026-09-29T22:34:00Z"/>
                <w:rFonts w:ascii="Times New Roman" w:hAnsi="Times New Roman" w:cs="Times New Roman"/>
                <w:sz w:val="24"/>
                <w:szCs w:val="24"/>
              </w:rPr>
            </w:pPr>
          </w:p>
        </w:tc>
        <w:tc>
          <w:tcPr>
            <w:tcW w:w="625" w:type="pct"/>
          </w:tcPr>
          <w:p w14:paraId="0403DF9B" w14:textId="0118EB3E" w:rsidR="00362197" w:rsidRPr="00362197" w:rsidDel="0090146E" w:rsidRDefault="00362197" w:rsidP="00A9029B">
            <w:pPr>
              <w:jc w:val="center"/>
              <w:rPr>
                <w:del w:id="2721" w:author="Author" w:date="2026-09-29T17:34:00Z" w16du:dateUtc="2026-09-29T22:34:00Z"/>
                <w:rFonts w:ascii="Times New Roman" w:hAnsi="Times New Roman" w:cs="Times New Roman"/>
                <w:sz w:val="24"/>
                <w:szCs w:val="24"/>
              </w:rPr>
            </w:pPr>
          </w:p>
        </w:tc>
        <w:tc>
          <w:tcPr>
            <w:tcW w:w="625" w:type="pct"/>
          </w:tcPr>
          <w:p w14:paraId="23A5F92E" w14:textId="3405683D" w:rsidR="00362197" w:rsidRPr="00362197" w:rsidDel="0090146E" w:rsidRDefault="00362197" w:rsidP="00A9029B">
            <w:pPr>
              <w:jc w:val="center"/>
              <w:rPr>
                <w:del w:id="2722" w:author="Author" w:date="2026-09-29T17:34:00Z" w16du:dateUtc="2026-09-29T22:34:00Z"/>
                <w:rFonts w:ascii="Times New Roman" w:hAnsi="Times New Roman" w:cs="Times New Roman"/>
                <w:sz w:val="24"/>
                <w:szCs w:val="24"/>
              </w:rPr>
            </w:pPr>
          </w:p>
        </w:tc>
        <w:tc>
          <w:tcPr>
            <w:tcW w:w="625" w:type="pct"/>
          </w:tcPr>
          <w:p w14:paraId="31551235" w14:textId="4E7CC746" w:rsidR="00362197" w:rsidRPr="00362197" w:rsidDel="0090146E" w:rsidRDefault="00362197" w:rsidP="00A9029B">
            <w:pPr>
              <w:jc w:val="center"/>
              <w:rPr>
                <w:del w:id="2723" w:author="Author" w:date="2026-09-29T17:34:00Z" w16du:dateUtc="2026-09-29T22:34:00Z"/>
                <w:rFonts w:ascii="Times New Roman" w:hAnsi="Times New Roman" w:cs="Times New Roman"/>
                <w:sz w:val="24"/>
                <w:szCs w:val="24"/>
              </w:rPr>
            </w:pPr>
          </w:p>
        </w:tc>
      </w:tr>
      <w:tr w:rsidR="00362197" w:rsidRPr="00362197" w:rsidDel="0090146E" w14:paraId="360F4F17" w14:textId="50F85D68" w:rsidTr="00362197">
        <w:trPr>
          <w:del w:id="2724" w:author="Author" w:date="2026-09-29T17:34:00Z"/>
        </w:trPr>
        <w:tc>
          <w:tcPr>
            <w:tcW w:w="625" w:type="pct"/>
          </w:tcPr>
          <w:p w14:paraId="7F960E3B" w14:textId="62985B33" w:rsidR="00362197" w:rsidRPr="00362197" w:rsidDel="0090146E" w:rsidRDefault="00362197" w:rsidP="006B23D6">
            <w:pPr>
              <w:jc w:val="both"/>
              <w:rPr>
                <w:del w:id="2725" w:author="Author" w:date="2026-09-29T17:34:00Z" w16du:dateUtc="2026-09-29T22:34:00Z"/>
                <w:rFonts w:ascii="Times New Roman" w:hAnsi="Times New Roman" w:cs="Times New Roman"/>
                <w:sz w:val="24"/>
                <w:szCs w:val="24"/>
              </w:rPr>
            </w:pPr>
            <w:del w:id="2726" w:author="Author" w:date="2026-09-29T17:34:00Z" w16du:dateUtc="2026-09-29T22:34:00Z">
              <w:r w:rsidRPr="00362197" w:rsidDel="0090146E">
                <w:rPr>
                  <w:rFonts w:ascii="Times New Roman" w:hAnsi="Times New Roman" w:cs="Times New Roman"/>
                  <w:sz w:val="24"/>
                  <w:szCs w:val="24"/>
                </w:rPr>
                <w:delText>Pod color</w:delText>
              </w:r>
            </w:del>
          </w:p>
        </w:tc>
        <w:tc>
          <w:tcPr>
            <w:tcW w:w="625" w:type="pct"/>
          </w:tcPr>
          <w:p w14:paraId="3AACFB20" w14:textId="4628FFA8" w:rsidR="00362197" w:rsidRPr="00362197" w:rsidDel="0090146E" w:rsidRDefault="00362197" w:rsidP="006B23D6">
            <w:pPr>
              <w:jc w:val="both"/>
              <w:rPr>
                <w:del w:id="2727" w:author="Author" w:date="2026-09-29T17:34:00Z" w16du:dateUtc="2026-09-29T22:34:00Z"/>
                <w:rFonts w:ascii="Times New Roman" w:hAnsi="Times New Roman" w:cs="Times New Roman"/>
                <w:sz w:val="24"/>
                <w:szCs w:val="24"/>
              </w:rPr>
            </w:pPr>
            <w:del w:id="2728" w:author="Author" w:date="2026-09-29T17:34:00Z" w16du:dateUtc="2026-09-29T22:34:00Z">
              <w:r w:rsidRPr="00362197" w:rsidDel="0090146E">
                <w:rPr>
                  <w:rFonts w:ascii="Times New Roman" w:hAnsi="Times New Roman" w:cs="Times New Roman"/>
                  <w:sz w:val="24"/>
                  <w:szCs w:val="24"/>
                </w:rPr>
                <w:delText>Pale red stripe on green</w:delText>
              </w:r>
            </w:del>
          </w:p>
        </w:tc>
        <w:tc>
          <w:tcPr>
            <w:tcW w:w="625" w:type="pct"/>
          </w:tcPr>
          <w:p w14:paraId="192AC0B0" w14:textId="38754043" w:rsidR="00362197" w:rsidRPr="00362197" w:rsidDel="0090146E" w:rsidRDefault="00362197" w:rsidP="00A9029B">
            <w:pPr>
              <w:jc w:val="center"/>
              <w:rPr>
                <w:del w:id="2729" w:author="Author" w:date="2026-09-29T17:34:00Z" w16du:dateUtc="2026-09-29T22:34:00Z"/>
                <w:rFonts w:ascii="Times New Roman" w:hAnsi="Times New Roman" w:cs="Times New Roman"/>
                <w:sz w:val="24"/>
                <w:szCs w:val="24"/>
              </w:rPr>
            </w:pPr>
            <w:del w:id="2730" w:author="Author" w:date="2026-09-29T17:34:00Z" w16du:dateUtc="2026-09-29T22:34:00Z">
              <w:r w:rsidRPr="00362197" w:rsidDel="0090146E">
                <w:rPr>
                  <w:rFonts w:ascii="Times New Roman" w:hAnsi="Times New Roman" w:cs="Times New Roman"/>
                  <w:sz w:val="24"/>
                  <w:szCs w:val="24"/>
                </w:rPr>
                <w:delText>7</w:delText>
              </w:r>
            </w:del>
          </w:p>
        </w:tc>
        <w:tc>
          <w:tcPr>
            <w:tcW w:w="625" w:type="pct"/>
          </w:tcPr>
          <w:p w14:paraId="182ECD0C" w14:textId="7B6F372F" w:rsidR="00362197" w:rsidRPr="00362197" w:rsidDel="0090146E" w:rsidRDefault="00362197" w:rsidP="00A9029B">
            <w:pPr>
              <w:jc w:val="center"/>
              <w:rPr>
                <w:del w:id="2731" w:author="Author" w:date="2026-09-29T17:34:00Z" w16du:dateUtc="2026-09-29T22:34:00Z"/>
                <w:rFonts w:ascii="Times New Roman" w:hAnsi="Times New Roman" w:cs="Times New Roman"/>
                <w:sz w:val="24"/>
                <w:szCs w:val="24"/>
              </w:rPr>
            </w:pPr>
            <w:del w:id="2732" w:author="Author" w:date="2026-09-29T17:34:00Z" w16du:dateUtc="2026-09-29T22:34:00Z">
              <w:r w:rsidRPr="00362197" w:rsidDel="0090146E">
                <w:rPr>
                  <w:rFonts w:ascii="Times New Roman" w:hAnsi="Times New Roman" w:cs="Times New Roman"/>
                  <w:sz w:val="24"/>
                  <w:szCs w:val="24"/>
                </w:rPr>
                <w:delText>0.09</w:delText>
              </w:r>
            </w:del>
          </w:p>
        </w:tc>
        <w:tc>
          <w:tcPr>
            <w:tcW w:w="625" w:type="pct"/>
          </w:tcPr>
          <w:p w14:paraId="567D062C" w14:textId="77C3DC92" w:rsidR="00362197" w:rsidRPr="00362197" w:rsidDel="0090146E" w:rsidRDefault="00362197" w:rsidP="00A9029B">
            <w:pPr>
              <w:jc w:val="center"/>
              <w:rPr>
                <w:del w:id="2733" w:author="Author" w:date="2026-09-29T17:34:00Z" w16du:dateUtc="2026-09-29T22:34:00Z"/>
                <w:rFonts w:ascii="Times New Roman" w:hAnsi="Times New Roman" w:cs="Times New Roman"/>
                <w:sz w:val="24"/>
                <w:szCs w:val="24"/>
              </w:rPr>
            </w:pPr>
            <w:del w:id="2734" w:author="Author" w:date="2026-09-29T17:34:00Z" w16du:dateUtc="2026-09-29T22:34:00Z">
              <w:r w:rsidRPr="00362197" w:rsidDel="0090146E">
                <w:rPr>
                  <w:rFonts w:ascii="Times New Roman" w:hAnsi="Times New Roman" w:cs="Times New Roman"/>
                  <w:sz w:val="24"/>
                  <w:szCs w:val="24"/>
                </w:rPr>
                <w:delText>5.00</w:delText>
              </w:r>
            </w:del>
          </w:p>
        </w:tc>
        <w:tc>
          <w:tcPr>
            <w:tcW w:w="625" w:type="pct"/>
          </w:tcPr>
          <w:p w14:paraId="1562A466" w14:textId="6ADA0F94" w:rsidR="00362197" w:rsidRPr="00362197" w:rsidDel="0090146E" w:rsidRDefault="00362197" w:rsidP="00A9029B">
            <w:pPr>
              <w:jc w:val="center"/>
              <w:rPr>
                <w:del w:id="2735" w:author="Author" w:date="2026-09-29T17:34:00Z" w16du:dateUtc="2026-09-29T22:34:00Z"/>
                <w:rFonts w:ascii="Times New Roman" w:hAnsi="Times New Roman" w:cs="Times New Roman"/>
                <w:sz w:val="24"/>
                <w:szCs w:val="24"/>
              </w:rPr>
            </w:pPr>
            <w:del w:id="2736" w:author="Author" w:date="2026-09-29T17:34:00Z" w16du:dateUtc="2026-09-29T22:34:00Z">
              <w:r w:rsidRPr="00362197" w:rsidDel="0090146E">
                <w:rPr>
                  <w:rFonts w:ascii="Times New Roman" w:hAnsi="Times New Roman" w:cs="Times New Roman"/>
                  <w:sz w:val="24"/>
                  <w:szCs w:val="24"/>
                </w:rPr>
                <w:delText>2.90</w:delText>
              </w:r>
            </w:del>
          </w:p>
        </w:tc>
        <w:tc>
          <w:tcPr>
            <w:tcW w:w="625" w:type="pct"/>
          </w:tcPr>
          <w:p w14:paraId="04498B70" w14:textId="3FBCE0C6" w:rsidR="00362197" w:rsidRPr="00362197" w:rsidDel="0090146E" w:rsidRDefault="00362197" w:rsidP="00A9029B">
            <w:pPr>
              <w:jc w:val="center"/>
              <w:rPr>
                <w:del w:id="2737" w:author="Author" w:date="2026-09-29T17:34:00Z" w16du:dateUtc="2026-09-29T22:34:00Z"/>
                <w:rFonts w:ascii="Times New Roman" w:hAnsi="Times New Roman" w:cs="Times New Roman"/>
                <w:sz w:val="24"/>
                <w:szCs w:val="24"/>
              </w:rPr>
            </w:pPr>
            <w:del w:id="2738" w:author="Author" w:date="2026-09-29T17:34:00Z" w16du:dateUtc="2026-09-29T22:34:00Z">
              <w:r w:rsidRPr="00362197" w:rsidDel="0090146E">
                <w:rPr>
                  <w:rFonts w:ascii="Times New Roman" w:hAnsi="Times New Roman" w:cs="Times New Roman"/>
                  <w:sz w:val="24"/>
                  <w:szCs w:val="24"/>
                </w:rPr>
                <w:delText>0.66</w:delText>
              </w:r>
            </w:del>
          </w:p>
        </w:tc>
        <w:tc>
          <w:tcPr>
            <w:tcW w:w="625" w:type="pct"/>
          </w:tcPr>
          <w:p w14:paraId="14770BE0" w14:textId="65D5AA6F" w:rsidR="00362197" w:rsidRPr="00362197" w:rsidDel="0090146E" w:rsidRDefault="00362197" w:rsidP="00A9029B">
            <w:pPr>
              <w:jc w:val="center"/>
              <w:rPr>
                <w:del w:id="2739" w:author="Author" w:date="2026-09-29T17:34:00Z" w16du:dateUtc="2026-09-29T22:34:00Z"/>
                <w:rFonts w:ascii="Times New Roman" w:hAnsi="Times New Roman" w:cs="Times New Roman"/>
                <w:sz w:val="24"/>
                <w:szCs w:val="24"/>
              </w:rPr>
            </w:pPr>
            <w:del w:id="2740" w:author="Author" w:date="2026-09-29T17:34:00Z" w16du:dateUtc="2026-09-29T22:34:00Z">
              <w:r w:rsidRPr="00362197" w:rsidDel="0090146E">
                <w:rPr>
                  <w:rFonts w:ascii="Times New Roman" w:hAnsi="Times New Roman" w:cs="Times New Roman"/>
                  <w:sz w:val="24"/>
                  <w:szCs w:val="24"/>
                </w:rPr>
                <w:delText>1.24</w:delText>
              </w:r>
            </w:del>
          </w:p>
        </w:tc>
      </w:tr>
      <w:tr w:rsidR="00362197" w:rsidRPr="00362197" w:rsidDel="0090146E" w14:paraId="7E89752C" w14:textId="0401E343" w:rsidTr="00362197">
        <w:trPr>
          <w:del w:id="2741" w:author="Author" w:date="2026-09-29T17:34:00Z"/>
        </w:trPr>
        <w:tc>
          <w:tcPr>
            <w:tcW w:w="625" w:type="pct"/>
          </w:tcPr>
          <w:p w14:paraId="045A0079" w14:textId="63244D00" w:rsidR="00362197" w:rsidRPr="00362197" w:rsidDel="0090146E" w:rsidRDefault="00362197" w:rsidP="006B23D6">
            <w:pPr>
              <w:jc w:val="both"/>
              <w:rPr>
                <w:del w:id="2742" w:author="Author" w:date="2026-09-29T17:34:00Z" w16du:dateUtc="2026-09-29T22:34:00Z"/>
                <w:rFonts w:ascii="Times New Roman" w:hAnsi="Times New Roman" w:cs="Times New Roman"/>
                <w:sz w:val="24"/>
                <w:szCs w:val="24"/>
              </w:rPr>
            </w:pPr>
          </w:p>
        </w:tc>
        <w:tc>
          <w:tcPr>
            <w:tcW w:w="625" w:type="pct"/>
          </w:tcPr>
          <w:p w14:paraId="0BD0D0A4" w14:textId="6F83E6F9" w:rsidR="00362197" w:rsidRPr="00362197" w:rsidDel="0090146E" w:rsidRDefault="00362197" w:rsidP="006B23D6">
            <w:pPr>
              <w:jc w:val="both"/>
              <w:rPr>
                <w:del w:id="2743" w:author="Author" w:date="2026-09-29T17:34:00Z" w16du:dateUtc="2026-09-29T22:34:00Z"/>
                <w:rFonts w:ascii="Times New Roman" w:hAnsi="Times New Roman" w:cs="Times New Roman"/>
                <w:sz w:val="24"/>
                <w:szCs w:val="24"/>
              </w:rPr>
            </w:pPr>
            <w:del w:id="2744" w:author="Author" w:date="2026-09-29T17:34:00Z" w16du:dateUtc="2026-09-29T22:34:00Z">
              <w:r w:rsidRPr="00362197" w:rsidDel="0090146E">
                <w:rPr>
                  <w:rFonts w:ascii="Times New Roman" w:hAnsi="Times New Roman" w:cs="Times New Roman"/>
                  <w:sz w:val="24"/>
                  <w:szCs w:val="24"/>
                </w:rPr>
                <w:delText>Purple stripe on green</w:delText>
              </w:r>
            </w:del>
          </w:p>
        </w:tc>
        <w:tc>
          <w:tcPr>
            <w:tcW w:w="625" w:type="pct"/>
          </w:tcPr>
          <w:p w14:paraId="64E0DD45" w14:textId="79F36CF3" w:rsidR="00362197" w:rsidRPr="00362197" w:rsidDel="0090146E" w:rsidRDefault="00362197" w:rsidP="00A9029B">
            <w:pPr>
              <w:jc w:val="center"/>
              <w:rPr>
                <w:del w:id="2745" w:author="Author" w:date="2026-09-29T17:34:00Z" w16du:dateUtc="2026-09-29T22:34:00Z"/>
                <w:rFonts w:ascii="Times New Roman" w:hAnsi="Times New Roman" w:cs="Times New Roman"/>
                <w:sz w:val="24"/>
                <w:szCs w:val="24"/>
              </w:rPr>
            </w:pPr>
            <w:del w:id="2746" w:author="Author" w:date="2026-09-29T17:34:00Z" w16du:dateUtc="2026-09-29T22:34:00Z">
              <w:r w:rsidRPr="00362197" w:rsidDel="0090146E">
                <w:rPr>
                  <w:rFonts w:ascii="Times New Roman" w:hAnsi="Times New Roman" w:cs="Times New Roman"/>
                  <w:sz w:val="24"/>
                  <w:szCs w:val="24"/>
                </w:rPr>
                <w:delText>21</w:delText>
              </w:r>
            </w:del>
          </w:p>
        </w:tc>
        <w:tc>
          <w:tcPr>
            <w:tcW w:w="625" w:type="pct"/>
          </w:tcPr>
          <w:p w14:paraId="21959B07" w14:textId="59BC5042" w:rsidR="00362197" w:rsidRPr="00362197" w:rsidDel="0090146E" w:rsidRDefault="00362197" w:rsidP="00A9029B">
            <w:pPr>
              <w:jc w:val="center"/>
              <w:rPr>
                <w:del w:id="2747" w:author="Author" w:date="2026-09-29T17:34:00Z" w16du:dateUtc="2026-09-29T22:34:00Z"/>
                <w:rFonts w:ascii="Times New Roman" w:hAnsi="Times New Roman" w:cs="Times New Roman"/>
                <w:sz w:val="24"/>
                <w:szCs w:val="24"/>
              </w:rPr>
            </w:pPr>
            <w:del w:id="2748" w:author="Author" w:date="2026-09-29T17:34:00Z" w16du:dateUtc="2026-09-29T22:34:00Z">
              <w:r w:rsidRPr="00362197" w:rsidDel="0090146E">
                <w:rPr>
                  <w:rFonts w:ascii="Times New Roman" w:hAnsi="Times New Roman" w:cs="Times New Roman"/>
                  <w:sz w:val="24"/>
                  <w:szCs w:val="24"/>
                </w:rPr>
                <w:delText>0.26</w:delText>
              </w:r>
            </w:del>
          </w:p>
        </w:tc>
        <w:tc>
          <w:tcPr>
            <w:tcW w:w="625" w:type="pct"/>
          </w:tcPr>
          <w:p w14:paraId="036911CC" w14:textId="285FDCBA" w:rsidR="00362197" w:rsidRPr="00362197" w:rsidDel="0090146E" w:rsidRDefault="00362197" w:rsidP="00A9029B">
            <w:pPr>
              <w:jc w:val="center"/>
              <w:rPr>
                <w:del w:id="2749" w:author="Author" w:date="2026-09-29T17:34:00Z" w16du:dateUtc="2026-09-29T22:34:00Z"/>
                <w:rFonts w:ascii="Times New Roman" w:hAnsi="Times New Roman" w:cs="Times New Roman"/>
                <w:sz w:val="24"/>
                <w:szCs w:val="24"/>
              </w:rPr>
            </w:pPr>
          </w:p>
        </w:tc>
        <w:tc>
          <w:tcPr>
            <w:tcW w:w="625" w:type="pct"/>
          </w:tcPr>
          <w:p w14:paraId="70DC5FB3" w14:textId="00A3A2DE" w:rsidR="00362197" w:rsidRPr="00362197" w:rsidDel="0090146E" w:rsidRDefault="00362197" w:rsidP="00A9029B">
            <w:pPr>
              <w:jc w:val="center"/>
              <w:rPr>
                <w:del w:id="2750" w:author="Author" w:date="2026-09-29T17:34:00Z" w16du:dateUtc="2026-09-29T22:34:00Z"/>
                <w:rFonts w:ascii="Times New Roman" w:hAnsi="Times New Roman" w:cs="Times New Roman"/>
                <w:sz w:val="24"/>
                <w:szCs w:val="24"/>
              </w:rPr>
            </w:pPr>
          </w:p>
        </w:tc>
        <w:tc>
          <w:tcPr>
            <w:tcW w:w="625" w:type="pct"/>
          </w:tcPr>
          <w:p w14:paraId="515056C1" w14:textId="20ABC337" w:rsidR="00362197" w:rsidRPr="00362197" w:rsidDel="0090146E" w:rsidRDefault="00362197" w:rsidP="00A9029B">
            <w:pPr>
              <w:jc w:val="center"/>
              <w:rPr>
                <w:del w:id="2751" w:author="Author" w:date="2026-09-29T17:34:00Z" w16du:dateUtc="2026-09-29T22:34:00Z"/>
                <w:rFonts w:ascii="Times New Roman" w:hAnsi="Times New Roman" w:cs="Times New Roman"/>
                <w:sz w:val="24"/>
                <w:szCs w:val="24"/>
              </w:rPr>
            </w:pPr>
          </w:p>
        </w:tc>
        <w:tc>
          <w:tcPr>
            <w:tcW w:w="625" w:type="pct"/>
          </w:tcPr>
          <w:p w14:paraId="121D065A" w14:textId="786CE108" w:rsidR="00362197" w:rsidRPr="00362197" w:rsidDel="0090146E" w:rsidRDefault="00362197" w:rsidP="00A9029B">
            <w:pPr>
              <w:jc w:val="center"/>
              <w:rPr>
                <w:del w:id="2752" w:author="Author" w:date="2026-09-29T17:34:00Z" w16du:dateUtc="2026-09-29T22:34:00Z"/>
                <w:rFonts w:ascii="Times New Roman" w:hAnsi="Times New Roman" w:cs="Times New Roman"/>
                <w:sz w:val="24"/>
                <w:szCs w:val="24"/>
              </w:rPr>
            </w:pPr>
          </w:p>
        </w:tc>
      </w:tr>
      <w:tr w:rsidR="00362197" w:rsidRPr="00362197" w:rsidDel="0090146E" w14:paraId="0F205619" w14:textId="7060A4D7" w:rsidTr="00362197">
        <w:trPr>
          <w:del w:id="2753" w:author="Author" w:date="2026-09-29T17:34:00Z"/>
        </w:trPr>
        <w:tc>
          <w:tcPr>
            <w:tcW w:w="625" w:type="pct"/>
          </w:tcPr>
          <w:p w14:paraId="7A6107F3" w14:textId="57783A0F" w:rsidR="00362197" w:rsidRPr="00362197" w:rsidDel="0090146E" w:rsidRDefault="00362197" w:rsidP="006B23D6">
            <w:pPr>
              <w:jc w:val="both"/>
              <w:rPr>
                <w:del w:id="2754" w:author="Author" w:date="2026-09-29T17:34:00Z" w16du:dateUtc="2026-09-29T22:34:00Z"/>
                <w:rFonts w:ascii="Times New Roman" w:hAnsi="Times New Roman" w:cs="Times New Roman"/>
                <w:sz w:val="24"/>
                <w:szCs w:val="24"/>
              </w:rPr>
            </w:pPr>
          </w:p>
        </w:tc>
        <w:tc>
          <w:tcPr>
            <w:tcW w:w="625" w:type="pct"/>
          </w:tcPr>
          <w:p w14:paraId="777AF5ED" w14:textId="66644651" w:rsidR="00362197" w:rsidRPr="00362197" w:rsidDel="0090146E" w:rsidRDefault="00362197" w:rsidP="006B23D6">
            <w:pPr>
              <w:jc w:val="both"/>
              <w:rPr>
                <w:del w:id="2755" w:author="Author" w:date="2026-09-29T17:34:00Z" w16du:dateUtc="2026-09-29T22:34:00Z"/>
                <w:rFonts w:ascii="Times New Roman" w:hAnsi="Times New Roman" w:cs="Times New Roman"/>
                <w:sz w:val="24"/>
                <w:szCs w:val="24"/>
              </w:rPr>
            </w:pPr>
            <w:del w:id="2756" w:author="Author" w:date="2026-09-29T17:34:00Z" w16du:dateUtc="2026-09-29T22:34:00Z">
              <w:r w:rsidRPr="00362197" w:rsidDel="0090146E">
                <w:rPr>
                  <w:rFonts w:ascii="Times New Roman" w:hAnsi="Times New Roman" w:cs="Times New Roman"/>
                  <w:sz w:val="24"/>
                  <w:szCs w:val="24"/>
                </w:rPr>
                <w:delText>Bright green</w:delText>
              </w:r>
            </w:del>
          </w:p>
        </w:tc>
        <w:tc>
          <w:tcPr>
            <w:tcW w:w="625" w:type="pct"/>
          </w:tcPr>
          <w:p w14:paraId="433980A8" w14:textId="51526828" w:rsidR="00362197" w:rsidRPr="00362197" w:rsidDel="0090146E" w:rsidRDefault="00362197" w:rsidP="00A9029B">
            <w:pPr>
              <w:jc w:val="center"/>
              <w:rPr>
                <w:del w:id="2757" w:author="Author" w:date="2026-09-29T17:34:00Z" w16du:dateUtc="2026-09-29T22:34:00Z"/>
                <w:rFonts w:ascii="Times New Roman" w:hAnsi="Times New Roman" w:cs="Times New Roman"/>
                <w:sz w:val="24"/>
                <w:szCs w:val="24"/>
              </w:rPr>
            </w:pPr>
            <w:del w:id="2758" w:author="Author" w:date="2026-09-29T17:34:00Z" w16du:dateUtc="2026-09-29T22:34:00Z">
              <w:r w:rsidRPr="00362197" w:rsidDel="0090146E">
                <w:rPr>
                  <w:rFonts w:ascii="Times New Roman" w:hAnsi="Times New Roman" w:cs="Times New Roman"/>
                  <w:sz w:val="24"/>
                  <w:szCs w:val="24"/>
                </w:rPr>
                <w:delText>12</w:delText>
              </w:r>
            </w:del>
          </w:p>
        </w:tc>
        <w:tc>
          <w:tcPr>
            <w:tcW w:w="625" w:type="pct"/>
          </w:tcPr>
          <w:p w14:paraId="100974BE" w14:textId="05BB8B79" w:rsidR="00362197" w:rsidRPr="00362197" w:rsidDel="0090146E" w:rsidRDefault="00362197" w:rsidP="00A9029B">
            <w:pPr>
              <w:jc w:val="center"/>
              <w:rPr>
                <w:del w:id="2759" w:author="Author" w:date="2026-09-29T17:34:00Z" w16du:dateUtc="2026-09-29T22:34:00Z"/>
                <w:rFonts w:ascii="Times New Roman" w:hAnsi="Times New Roman" w:cs="Times New Roman"/>
                <w:sz w:val="24"/>
                <w:szCs w:val="24"/>
              </w:rPr>
            </w:pPr>
            <w:del w:id="2760" w:author="Author" w:date="2026-09-29T17:34:00Z" w16du:dateUtc="2026-09-29T22:34:00Z">
              <w:r w:rsidRPr="00362197" w:rsidDel="0090146E">
                <w:rPr>
                  <w:rFonts w:ascii="Times New Roman" w:hAnsi="Times New Roman" w:cs="Times New Roman"/>
                  <w:sz w:val="24"/>
                  <w:szCs w:val="24"/>
                </w:rPr>
                <w:delText>0.15</w:delText>
              </w:r>
            </w:del>
          </w:p>
        </w:tc>
        <w:tc>
          <w:tcPr>
            <w:tcW w:w="625" w:type="pct"/>
          </w:tcPr>
          <w:p w14:paraId="55D049FB" w14:textId="06E24A2C" w:rsidR="00362197" w:rsidRPr="00362197" w:rsidDel="0090146E" w:rsidRDefault="00362197" w:rsidP="00A9029B">
            <w:pPr>
              <w:jc w:val="center"/>
              <w:rPr>
                <w:del w:id="2761" w:author="Author" w:date="2026-09-29T17:34:00Z" w16du:dateUtc="2026-09-29T22:34:00Z"/>
                <w:rFonts w:ascii="Times New Roman" w:hAnsi="Times New Roman" w:cs="Times New Roman"/>
                <w:sz w:val="24"/>
                <w:szCs w:val="24"/>
              </w:rPr>
            </w:pPr>
          </w:p>
        </w:tc>
        <w:tc>
          <w:tcPr>
            <w:tcW w:w="625" w:type="pct"/>
          </w:tcPr>
          <w:p w14:paraId="32B2FB6D" w14:textId="324429B7" w:rsidR="00362197" w:rsidRPr="00362197" w:rsidDel="0090146E" w:rsidRDefault="00362197" w:rsidP="00A9029B">
            <w:pPr>
              <w:jc w:val="center"/>
              <w:rPr>
                <w:del w:id="2762" w:author="Author" w:date="2026-09-29T17:34:00Z" w16du:dateUtc="2026-09-29T22:34:00Z"/>
                <w:rFonts w:ascii="Times New Roman" w:hAnsi="Times New Roman" w:cs="Times New Roman"/>
                <w:sz w:val="24"/>
                <w:szCs w:val="24"/>
              </w:rPr>
            </w:pPr>
          </w:p>
        </w:tc>
        <w:tc>
          <w:tcPr>
            <w:tcW w:w="625" w:type="pct"/>
          </w:tcPr>
          <w:p w14:paraId="176444E4" w14:textId="7C012001" w:rsidR="00362197" w:rsidRPr="00362197" w:rsidDel="0090146E" w:rsidRDefault="00362197" w:rsidP="00A9029B">
            <w:pPr>
              <w:jc w:val="center"/>
              <w:rPr>
                <w:del w:id="2763" w:author="Author" w:date="2026-09-29T17:34:00Z" w16du:dateUtc="2026-09-29T22:34:00Z"/>
                <w:rFonts w:ascii="Times New Roman" w:hAnsi="Times New Roman" w:cs="Times New Roman"/>
                <w:sz w:val="24"/>
                <w:szCs w:val="24"/>
              </w:rPr>
            </w:pPr>
          </w:p>
        </w:tc>
        <w:tc>
          <w:tcPr>
            <w:tcW w:w="625" w:type="pct"/>
          </w:tcPr>
          <w:p w14:paraId="7CB38C75" w14:textId="5235ADFD" w:rsidR="00362197" w:rsidRPr="00362197" w:rsidDel="0090146E" w:rsidRDefault="00362197" w:rsidP="00A9029B">
            <w:pPr>
              <w:jc w:val="center"/>
              <w:rPr>
                <w:del w:id="2764" w:author="Author" w:date="2026-09-29T17:34:00Z" w16du:dateUtc="2026-09-29T22:34:00Z"/>
                <w:rFonts w:ascii="Times New Roman" w:hAnsi="Times New Roman" w:cs="Times New Roman"/>
                <w:sz w:val="24"/>
                <w:szCs w:val="24"/>
              </w:rPr>
            </w:pPr>
          </w:p>
        </w:tc>
      </w:tr>
      <w:tr w:rsidR="00362197" w:rsidRPr="00362197" w:rsidDel="0090146E" w14:paraId="24D5385A" w14:textId="4A77D804" w:rsidTr="00362197">
        <w:trPr>
          <w:del w:id="2765" w:author="Author" w:date="2026-09-29T17:34:00Z"/>
        </w:trPr>
        <w:tc>
          <w:tcPr>
            <w:tcW w:w="625" w:type="pct"/>
          </w:tcPr>
          <w:p w14:paraId="6693BEA4" w14:textId="46A0B574" w:rsidR="00362197" w:rsidRPr="00362197" w:rsidDel="0090146E" w:rsidRDefault="00362197" w:rsidP="006B23D6">
            <w:pPr>
              <w:jc w:val="both"/>
              <w:rPr>
                <w:del w:id="2766" w:author="Author" w:date="2026-09-29T17:34:00Z" w16du:dateUtc="2026-09-29T22:34:00Z"/>
                <w:rFonts w:ascii="Times New Roman" w:hAnsi="Times New Roman" w:cs="Times New Roman"/>
                <w:sz w:val="24"/>
                <w:szCs w:val="24"/>
              </w:rPr>
            </w:pPr>
          </w:p>
        </w:tc>
        <w:tc>
          <w:tcPr>
            <w:tcW w:w="625" w:type="pct"/>
          </w:tcPr>
          <w:p w14:paraId="4D05974F" w14:textId="18FDE0FE" w:rsidR="00362197" w:rsidRPr="00362197" w:rsidDel="0090146E" w:rsidRDefault="00362197" w:rsidP="006B23D6">
            <w:pPr>
              <w:jc w:val="both"/>
              <w:rPr>
                <w:del w:id="2767" w:author="Author" w:date="2026-09-29T17:34:00Z" w16du:dateUtc="2026-09-29T22:34:00Z"/>
                <w:rFonts w:ascii="Times New Roman" w:hAnsi="Times New Roman" w:cs="Times New Roman"/>
                <w:sz w:val="24"/>
                <w:szCs w:val="24"/>
              </w:rPr>
            </w:pPr>
            <w:del w:id="2768" w:author="Author" w:date="2026-09-29T17:34:00Z" w16du:dateUtc="2026-09-29T22:34:00Z">
              <w:r w:rsidRPr="00362197" w:rsidDel="0090146E">
                <w:rPr>
                  <w:rFonts w:ascii="Times New Roman" w:hAnsi="Times New Roman" w:cs="Times New Roman"/>
                  <w:sz w:val="24"/>
                  <w:szCs w:val="24"/>
                </w:rPr>
                <w:delText>Normal green</w:delText>
              </w:r>
            </w:del>
          </w:p>
        </w:tc>
        <w:tc>
          <w:tcPr>
            <w:tcW w:w="625" w:type="pct"/>
          </w:tcPr>
          <w:p w14:paraId="6A8A8398" w14:textId="3626ED0F" w:rsidR="00362197" w:rsidRPr="00362197" w:rsidDel="0090146E" w:rsidRDefault="00362197" w:rsidP="00A9029B">
            <w:pPr>
              <w:jc w:val="center"/>
              <w:rPr>
                <w:del w:id="2769" w:author="Author" w:date="2026-09-29T17:34:00Z" w16du:dateUtc="2026-09-29T22:34:00Z"/>
                <w:rFonts w:ascii="Times New Roman" w:hAnsi="Times New Roman" w:cs="Times New Roman"/>
                <w:sz w:val="24"/>
                <w:szCs w:val="24"/>
              </w:rPr>
            </w:pPr>
            <w:del w:id="2770" w:author="Author" w:date="2026-09-29T17:34:00Z" w16du:dateUtc="2026-09-29T22:34:00Z">
              <w:r w:rsidRPr="00362197" w:rsidDel="0090146E">
                <w:rPr>
                  <w:rFonts w:ascii="Times New Roman" w:hAnsi="Times New Roman" w:cs="Times New Roman"/>
                  <w:sz w:val="24"/>
                  <w:szCs w:val="24"/>
                </w:rPr>
                <w:delText>41</w:delText>
              </w:r>
            </w:del>
          </w:p>
        </w:tc>
        <w:tc>
          <w:tcPr>
            <w:tcW w:w="625" w:type="pct"/>
          </w:tcPr>
          <w:p w14:paraId="5EE74C83" w14:textId="3DA5C2AA" w:rsidR="00362197" w:rsidRPr="00362197" w:rsidDel="0090146E" w:rsidRDefault="00362197" w:rsidP="00A9029B">
            <w:pPr>
              <w:jc w:val="center"/>
              <w:rPr>
                <w:del w:id="2771" w:author="Author" w:date="2026-09-29T17:34:00Z" w16du:dateUtc="2026-09-29T22:34:00Z"/>
                <w:rFonts w:ascii="Times New Roman" w:hAnsi="Times New Roman" w:cs="Times New Roman"/>
                <w:sz w:val="24"/>
                <w:szCs w:val="24"/>
              </w:rPr>
            </w:pPr>
            <w:del w:id="2772" w:author="Author" w:date="2026-09-29T17:34:00Z" w16du:dateUtc="2026-09-29T22:34:00Z">
              <w:r w:rsidRPr="00362197" w:rsidDel="0090146E">
                <w:rPr>
                  <w:rFonts w:ascii="Times New Roman" w:hAnsi="Times New Roman" w:cs="Times New Roman"/>
                  <w:sz w:val="24"/>
                  <w:szCs w:val="24"/>
                </w:rPr>
                <w:delText>0.50</w:delText>
              </w:r>
            </w:del>
          </w:p>
        </w:tc>
        <w:tc>
          <w:tcPr>
            <w:tcW w:w="625" w:type="pct"/>
          </w:tcPr>
          <w:p w14:paraId="6A6F25D0" w14:textId="1B29CBA7" w:rsidR="00362197" w:rsidRPr="00362197" w:rsidDel="0090146E" w:rsidRDefault="00362197" w:rsidP="00A9029B">
            <w:pPr>
              <w:jc w:val="center"/>
              <w:rPr>
                <w:del w:id="2773" w:author="Author" w:date="2026-09-29T17:34:00Z" w16du:dateUtc="2026-09-29T22:34:00Z"/>
                <w:rFonts w:ascii="Times New Roman" w:hAnsi="Times New Roman" w:cs="Times New Roman"/>
                <w:sz w:val="24"/>
                <w:szCs w:val="24"/>
              </w:rPr>
            </w:pPr>
          </w:p>
        </w:tc>
        <w:tc>
          <w:tcPr>
            <w:tcW w:w="625" w:type="pct"/>
          </w:tcPr>
          <w:p w14:paraId="450A8FCD" w14:textId="2D767B9E" w:rsidR="00362197" w:rsidRPr="00362197" w:rsidDel="0090146E" w:rsidRDefault="00362197" w:rsidP="00A9029B">
            <w:pPr>
              <w:jc w:val="center"/>
              <w:rPr>
                <w:del w:id="2774" w:author="Author" w:date="2026-09-29T17:34:00Z" w16du:dateUtc="2026-09-29T22:34:00Z"/>
                <w:rFonts w:ascii="Times New Roman" w:hAnsi="Times New Roman" w:cs="Times New Roman"/>
                <w:sz w:val="24"/>
                <w:szCs w:val="24"/>
              </w:rPr>
            </w:pPr>
          </w:p>
        </w:tc>
        <w:tc>
          <w:tcPr>
            <w:tcW w:w="625" w:type="pct"/>
          </w:tcPr>
          <w:p w14:paraId="413B9340" w14:textId="35712DD9" w:rsidR="00362197" w:rsidRPr="00362197" w:rsidDel="0090146E" w:rsidRDefault="00362197" w:rsidP="00A9029B">
            <w:pPr>
              <w:jc w:val="center"/>
              <w:rPr>
                <w:del w:id="2775" w:author="Author" w:date="2026-09-29T17:34:00Z" w16du:dateUtc="2026-09-29T22:34:00Z"/>
                <w:rFonts w:ascii="Times New Roman" w:hAnsi="Times New Roman" w:cs="Times New Roman"/>
                <w:sz w:val="24"/>
                <w:szCs w:val="24"/>
              </w:rPr>
            </w:pPr>
          </w:p>
        </w:tc>
        <w:tc>
          <w:tcPr>
            <w:tcW w:w="625" w:type="pct"/>
          </w:tcPr>
          <w:p w14:paraId="258CC7AF" w14:textId="51F8A251" w:rsidR="00362197" w:rsidRPr="00362197" w:rsidDel="0090146E" w:rsidRDefault="00362197" w:rsidP="00A9029B">
            <w:pPr>
              <w:jc w:val="center"/>
              <w:rPr>
                <w:del w:id="2776" w:author="Author" w:date="2026-09-29T17:34:00Z" w16du:dateUtc="2026-09-29T22:34:00Z"/>
                <w:rFonts w:ascii="Times New Roman" w:hAnsi="Times New Roman" w:cs="Times New Roman"/>
                <w:sz w:val="24"/>
                <w:szCs w:val="24"/>
              </w:rPr>
            </w:pPr>
          </w:p>
        </w:tc>
      </w:tr>
      <w:tr w:rsidR="00362197" w:rsidRPr="00362197" w:rsidDel="0090146E" w14:paraId="30E1744C" w14:textId="094AA769" w:rsidTr="00362197">
        <w:trPr>
          <w:del w:id="2777" w:author="Author" w:date="2026-09-29T17:34:00Z"/>
        </w:trPr>
        <w:tc>
          <w:tcPr>
            <w:tcW w:w="625" w:type="pct"/>
          </w:tcPr>
          <w:p w14:paraId="22DF9BE1" w14:textId="72A6DC14" w:rsidR="00362197" w:rsidRPr="00362197" w:rsidDel="0090146E" w:rsidRDefault="00362197" w:rsidP="006B23D6">
            <w:pPr>
              <w:jc w:val="both"/>
              <w:rPr>
                <w:del w:id="2778" w:author="Author" w:date="2026-09-29T17:34:00Z" w16du:dateUtc="2026-09-29T22:34:00Z"/>
                <w:rFonts w:ascii="Times New Roman" w:hAnsi="Times New Roman" w:cs="Times New Roman"/>
                <w:sz w:val="24"/>
                <w:szCs w:val="24"/>
              </w:rPr>
            </w:pPr>
          </w:p>
        </w:tc>
        <w:tc>
          <w:tcPr>
            <w:tcW w:w="625" w:type="pct"/>
          </w:tcPr>
          <w:p w14:paraId="776BCFA4" w14:textId="28B8B208" w:rsidR="00362197" w:rsidRPr="00362197" w:rsidDel="0090146E" w:rsidRDefault="00362197" w:rsidP="006B23D6">
            <w:pPr>
              <w:jc w:val="both"/>
              <w:rPr>
                <w:del w:id="2779" w:author="Author" w:date="2026-09-29T17:34:00Z" w16du:dateUtc="2026-09-29T22:34:00Z"/>
                <w:rFonts w:ascii="Times New Roman" w:hAnsi="Times New Roman" w:cs="Times New Roman"/>
                <w:sz w:val="24"/>
                <w:szCs w:val="24"/>
              </w:rPr>
            </w:pPr>
            <w:del w:id="2780" w:author="Author" w:date="2026-09-29T17:34:00Z" w16du:dateUtc="2026-09-29T22:34:00Z">
              <w:r w:rsidRPr="00362197" w:rsidDel="0090146E">
                <w:rPr>
                  <w:rFonts w:ascii="Times New Roman" w:hAnsi="Times New Roman" w:cs="Times New Roman"/>
                  <w:sz w:val="24"/>
                  <w:szCs w:val="24"/>
                </w:rPr>
                <w:delText>Dull green to silvery grey</w:delText>
              </w:r>
            </w:del>
          </w:p>
        </w:tc>
        <w:tc>
          <w:tcPr>
            <w:tcW w:w="625" w:type="pct"/>
          </w:tcPr>
          <w:p w14:paraId="7E09BCA9" w14:textId="26E135EA" w:rsidR="00362197" w:rsidRPr="00362197" w:rsidDel="0090146E" w:rsidRDefault="00362197" w:rsidP="00A9029B">
            <w:pPr>
              <w:jc w:val="center"/>
              <w:rPr>
                <w:del w:id="2781" w:author="Author" w:date="2026-09-29T17:34:00Z" w16du:dateUtc="2026-09-29T22:34:00Z"/>
                <w:rFonts w:ascii="Times New Roman" w:hAnsi="Times New Roman" w:cs="Times New Roman"/>
                <w:sz w:val="24"/>
                <w:szCs w:val="24"/>
              </w:rPr>
            </w:pPr>
            <w:del w:id="2782"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5697A9C9" w14:textId="6C706A95" w:rsidR="00362197" w:rsidRPr="00362197" w:rsidDel="0090146E" w:rsidRDefault="00362197" w:rsidP="00A9029B">
            <w:pPr>
              <w:jc w:val="center"/>
              <w:rPr>
                <w:del w:id="2783" w:author="Author" w:date="2026-09-29T17:34:00Z" w16du:dateUtc="2026-09-29T22:34:00Z"/>
                <w:rFonts w:ascii="Times New Roman" w:hAnsi="Times New Roman" w:cs="Times New Roman"/>
                <w:sz w:val="24"/>
                <w:szCs w:val="24"/>
              </w:rPr>
            </w:pPr>
            <w:del w:id="2784"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135970BE" w14:textId="2FB5C313" w:rsidR="00362197" w:rsidRPr="00362197" w:rsidDel="0090146E" w:rsidRDefault="00362197" w:rsidP="00A9029B">
            <w:pPr>
              <w:jc w:val="center"/>
              <w:rPr>
                <w:del w:id="2785" w:author="Author" w:date="2026-09-29T17:34:00Z" w16du:dateUtc="2026-09-29T22:34:00Z"/>
                <w:rFonts w:ascii="Times New Roman" w:hAnsi="Times New Roman" w:cs="Times New Roman"/>
                <w:sz w:val="24"/>
                <w:szCs w:val="24"/>
              </w:rPr>
            </w:pPr>
          </w:p>
        </w:tc>
        <w:tc>
          <w:tcPr>
            <w:tcW w:w="625" w:type="pct"/>
          </w:tcPr>
          <w:p w14:paraId="6946F200" w14:textId="6B098DEF" w:rsidR="00362197" w:rsidRPr="00362197" w:rsidDel="0090146E" w:rsidRDefault="00362197" w:rsidP="00A9029B">
            <w:pPr>
              <w:jc w:val="center"/>
              <w:rPr>
                <w:del w:id="2786" w:author="Author" w:date="2026-09-29T17:34:00Z" w16du:dateUtc="2026-09-29T22:34:00Z"/>
                <w:rFonts w:ascii="Times New Roman" w:hAnsi="Times New Roman" w:cs="Times New Roman"/>
                <w:sz w:val="24"/>
                <w:szCs w:val="24"/>
              </w:rPr>
            </w:pPr>
          </w:p>
        </w:tc>
        <w:tc>
          <w:tcPr>
            <w:tcW w:w="625" w:type="pct"/>
          </w:tcPr>
          <w:p w14:paraId="61BEE70E" w14:textId="68970873" w:rsidR="00362197" w:rsidRPr="00362197" w:rsidDel="0090146E" w:rsidRDefault="00362197" w:rsidP="00A9029B">
            <w:pPr>
              <w:jc w:val="center"/>
              <w:rPr>
                <w:del w:id="2787" w:author="Author" w:date="2026-09-29T17:34:00Z" w16du:dateUtc="2026-09-29T22:34:00Z"/>
                <w:rFonts w:ascii="Times New Roman" w:hAnsi="Times New Roman" w:cs="Times New Roman"/>
                <w:sz w:val="24"/>
                <w:szCs w:val="24"/>
              </w:rPr>
            </w:pPr>
          </w:p>
        </w:tc>
        <w:tc>
          <w:tcPr>
            <w:tcW w:w="625" w:type="pct"/>
          </w:tcPr>
          <w:p w14:paraId="73B2E3FE" w14:textId="052C2316" w:rsidR="00362197" w:rsidRPr="00362197" w:rsidDel="0090146E" w:rsidRDefault="00362197" w:rsidP="00A9029B">
            <w:pPr>
              <w:jc w:val="center"/>
              <w:rPr>
                <w:del w:id="2788" w:author="Author" w:date="2026-09-29T17:34:00Z" w16du:dateUtc="2026-09-29T22:34:00Z"/>
                <w:rFonts w:ascii="Times New Roman" w:hAnsi="Times New Roman" w:cs="Times New Roman"/>
                <w:sz w:val="24"/>
                <w:szCs w:val="24"/>
              </w:rPr>
            </w:pPr>
          </w:p>
        </w:tc>
      </w:tr>
      <w:tr w:rsidR="00362197" w:rsidRPr="00362197" w:rsidDel="0090146E" w14:paraId="258C0AFE" w14:textId="16141481" w:rsidTr="00362197">
        <w:trPr>
          <w:del w:id="2789" w:author="Author" w:date="2026-09-29T17:34:00Z"/>
        </w:trPr>
        <w:tc>
          <w:tcPr>
            <w:tcW w:w="625" w:type="pct"/>
          </w:tcPr>
          <w:p w14:paraId="5437462C" w14:textId="30734512" w:rsidR="00362197" w:rsidRPr="00362197" w:rsidDel="0090146E" w:rsidRDefault="00362197" w:rsidP="006B23D6">
            <w:pPr>
              <w:jc w:val="both"/>
              <w:rPr>
                <w:del w:id="2790" w:author="Author" w:date="2026-09-29T17:34:00Z" w16du:dateUtc="2026-09-29T22:34:00Z"/>
                <w:rFonts w:ascii="Times New Roman" w:hAnsi="Times New Roman" w:cs="Times New Roman"/>
                <w:sz w:val="24"/>
                <w:szCs w:val="24"/>
              </w:rPr>
            </w:pPr>
            <w:del w:id="2791" w:author="Author" w:date="2026-09-29T17:34:00Z" w16du:dateUtc="2026-09-29T22:34:00Z">
              <w:r w:rsidRPr="00362197" w:rsidDel="0090146E">
                <w:rPr>
                  <w:rFonts w:ascii="Times New Roman" w:hAnsi="Times New Roman" w:cs="Times New Roman"/>
                  <w:sz w:val="24"/>
                  <w:szCs w:val="24"/>
                </w:rPr>
                <w:delText>Pod color at physiological maturity</w:delText>
              </w:r>
            </w:del>
          </w:p>
        </w:tc>
        <w:tc>
          <w:tcPr>
            <w:tcW w:w="625" w:type="pct"/>
          </w:tcPr>
          <w:p w14:paraId="678BF986" w14:textId="5C74757F" w:rsidR="00362197" w:rsidRPr="00362197" w:rsidDel="0090146E" w:rsidRDefault="00362197" w:rsidP="006B23D6">
            <w:pPr>
              <w:jc w:val="both"/>
              <w:rPr>
                <w:del w:id="2792" w:author="Author" w:date="2026-09-29T17:34:00Z" w16du:dateUtc="2026-09-29T22:34:00Z"/>
                <w:rFonts w:ascii="Times New Roman" w:hAnsi="Times New Roman" w:cs="Times New Roman"/>
                <w:sz w:val="24"/>
                <w:szCs w:val="24"/>
              </w:rPr>
            </w:pPr>
            <w:del w:id="2793" w:author="Author" w:date="2026-09-29T17:34:00Z" w16du:dateUtc="2026-09-29T22:34:00Z">
              <w:r w:rsidRPr="00362197" w:rsidDel="0090146E">
                <w:rPr>
                  <w:rFonts w:ascii="Times New Roman" w:hAnsi="Times New Roman" w:cs="Times New Roman"/>
                  <w:sz w:val="24"/>
                  <w:szCs w:val="24"/>
                </w:rPr>
                <w:delText>Yellow</w:delText>
              </w:r>
            </w:del>
          </w:p>
        </w:tc>
        <w:tc>
          <w:tcPr>
            <w:tcW w:w="625" w:type="pct"/>
          </w:tcPr>
          <w:p w14:paraId="7FF066F6" w14:textId="116D7AEC" w:rsidR="00362197" w:rsidRPr="00362197" w:rsidDel="0090146E" w:rsidRDefault="00362197" w:rsidP="00A9029B">
            <w:pPr>
              <w:jc w:val="center"/>
              <w:rPr>
                <w:del w:id="2794" w:author="Author" w:date="2026-09-29T17:34:00Z" w16du:dateUtc="2026-09-29T22:34:00Z"/>
                <w:rFonts w:ascii="Times New Roman" w:hAnsi="Times New Roman" w:cs="Times New Roman"/>
                <w:sz w:val="24"/>
                <w:szCs w:val="24"/>
              </w:rPr>
            </w:pPr>
            <w:del w:id="2795" w:author="Author" w:date="2026-09-29T17:34:00Z" w16du:dateUtc="2026-09-29T22:34:00Z">
              <w:r w:rsidRPr="00362197" w:rsidDel="0090146E">
                <w:rPr>
                  <w:rFonts w:ascii="Times New Roman" w:hAnsi="Times New Roman" w:cs="Times New Roman"/>
                  <w:sz w:val="24"/>
                  <w:szCs w:val="24"/>
                </w:rPr>
                <w:delText>34</w:delText>
              </w:r>
            </w:del>
          </w:p>
        </w:tc>
        <w:tc>
          <w:tcPr>
            <w:tcW w:w="625" w:type="pct"/>
          </w:tcPr>
          <w:p w14:paraId="44AAF10A" w14:textId="26C45888" w:rsidR="00362197" w:rsidRPr="00362197" w:rsidDel="0090146E" w:rsidRDefault="00362197" w:rsidP="00A9029B">
            <w:pPr>
              <w:jc w:val="center"/>
              <w:rPr>
                <w:del w:id="2796" w:author="Author" w:date="2026-09-29T17:34:00Z" w16du:dateUtc="2026-09-29T22:34:00Z"/>
                <w:rFonts w:ascii="Times New Roman" w:hAnsi="Times New Roman" w:cs="Times New Roman"/>
                <w:sz w:val="24"/>
                <w:szCs w:val="24"/>
              </w:rPr>
            </w:pPr>
            <w:del w:id="2797" w:author="Author" w:date="2026-09-29T17:34:00Z" w16du:dateUtc="2026-09-29T22:34:00Z">
              <w:r w:rsidRPr="00362197" w:rsidDel="0090146E">
                <w:rPr>
                  <w:rFonts w:ascii="Times New Roman" w:hAnsi="Times New Roman" w:cs="Times New Roman"/>
                  <w:sz w:val="24"/>
                  <w:szCs w:val="24"/>
                </w:rPr>
                <w:delText>0.41</w:delText>
              </w:r>
            </w:del>
          </w:p>
        </w:tc>
        <w:tc>
          <w:tcPr>
            <w:tcW w:w="625" w:type="pct"/>
          </w:tcPr>
          <w:p w14:paraId="6CEDE845" w14:textId="6F6B27D1" w:rsidR="00362197" w:rsidRPr="00362197" w:rsidDel="0090146E" w:rsidRDefault="00362197" w:rsidP="00A9029B">
            <w:pPr>
              <w:jc w:val="center"/>
              <w:rPr>
                <w:del w:id="2798" w:author="Author" w:date="2026-09-29T17:34:00Z" w16du:dateUtc="2026-09-29T22:34:00Z"/>
                <w:rFonts w:ascii="Times New Roman" w:hAnsi="Times New Roman" w:cs="Times New Roman"/>
                <w:sz w:val="24"/>
                <w:szCs w:val="24"/>
              </w:rPr>
            </w:pPr>
            <w:del w:id="2799" w:author="Author" w:date="2026-09-29T17:34:00Z" w16du:dateUtc="2026-09-29T22:34:00Z">
              <w:r w:rsidRPr="00362197" w:rsidDel="0090146E">
                <w:rPr>
                  <w:rFonts w:ascii="Times New Roman" w:hAnsi="Times New Roman" w:cs="Times New Roman"/>
                  <w:sz w:val="24"/>
                  <w:szCs w:val="24"/>
                </w:rPr>
                <w:delText>6.00</w:delText>
              </w:r>
            </w:del>
          </w:p>
        </w:tc>
        <w:tc>
          <w:tcPr>
            <w:tcW w:w="625" w:type="pct"/>
          </w:tcPr>
          <w:p w14:paraId="7DF47E86" w14:textId="3EFC2475" w:rsidR="00362197" w:rsidRPr="00362197" w:rsidDel="0090146E" w:rsidRDefault="00362197" w:rsidP="00A9029B">
            <w:pPr>
              <w:jc w:val="center"/>
              <w:rPr>
                <w:del w:id="2800" w:author="Author" w:date="2026-09-29T17:34:00Z" w16du:dateUtc="2026-09-29T22:34:00Z"/>
                <w:rFonts w:ascii="Times New Roman" w:hAnsi="Times New Roman" w:cs="Times New Roman"/>
                <w:sz w:val="24"/>
                <w:szCs w:val="24"/>
              </w:rPr>
            </w:pPr>
            <w:del w:id="2801" w:author="Author" w:date="2026-09-29T17:34:00Z" w16du:dateUtc="2026-09-29T22:34:00Z">
              <w:r w:rsidRPr="00362197" w:rsidDel="0090146E">
                <w:rPr>
                  <w:rFonts w:ascii="Times New Roman" w:hAnsi="Times New Roman" w:cs="Times New Roman"/>
                  <w:sz w:val="24"/>
                  <w:szCs w:val="24"/>
                </w:rPr>
                <w:delText>4.06</w:delText>
              </w:r>
            </w:del>
          </w:p>
        </w:tc>
        <w:tc>
          <w:tcPr>
            <w:tcW w:w="625" w:type="pct"/>
          </w:tcPr>
          <w:p w14:paraId="27A6C468" w14:textId="6FF0CBFB" w:rsidR="00362197" w:rsidRPr="00362197" w:rsidDel="0090146E" w:rsidRDefault="00362197" w:rsidP="00A9029B">
            <w:pPr>
              <w:jc w:val="center"/>
              <w:rPr>
                <w:del w:id="2802" w:author="Author" w:date="2026-09-29T17:34:00Z" w16du:dateUtc="2026-09-29T22:34:00Z"/>
                <w:rFonts w:ascii="Times New Roman" w:hAnsi="Times New Roman" w:cs="Times New Roman"/>
                <w:sz w:val="24"/>
                <w:szCs w:val="24"/>
              </w:rPr>
            </w:pPr>
            <w:del w:id="2803" w:author="Author" w:date="2026-09-29T17:34:00Z" w16du:dateUtc="2026-09-29T22:34:00Z">
              <w:r w:rsidRPr="00362197" w:rsidDel="0090146E">
                <w:rPr>
                  <w:rFonts w:ascii="Times New Roman" w:hAnsi="Times New Roman" w:cs="Times New Roman"/>
                  <w:sz w:val="24"/>
                  <w:szCs w:val="24"/>
                </w:rPr>
                <w:delText>0.75</w:delText>
              </w:r>
            </w:del>
          </w:p>
        </w:tc>
        <w:tc>
          <w:tcPr>
            <w:tcW w:w="625" w:type="pct"/>
          </w:tcPr>
          <w:p w14:paraId="43C988A5" w14:textId="1CC6EA37" w:rsidR="00362197" w:rsidRPr="00362197" w:rsidDel="0090146E" w:rsidRDefault="00362197" w:rsidP="00A9029B">
            <w:pPr>
              <w:jc w:val="center"/>
              <w:rPr>
                <w:del w:id="2804" w:author="Author" w:date="2026-09-29T17:34:00Z" w16du:dateUtc="2026-09-29T22:34:00Z"/>
                <w:rFonts w:ascii="Times New Roman" w:hAnsi="Times New Roman" w:cs="Times New Roman"/>
                <w:sz w:val="24"/>
                <w:szCs w:val="24"/>
              </w:rPr>
            </w:pPr>
            <w:del w:id="2805" w:author="Author" w:date="2026-09-29T17:34:00Z" w16du:dateUtc="2026-09-29T22:34:00Z">
              <w:r w:rsidRPr="00362197" w:rsidDel="0090146E">
                <w:rPr>
                  <w:rFonts w:ascii="Times New Roman" w:hAnsi="Times New Roman" w:cs="Times New Roman"/>
                  <w:sz w:val="24"/>
                  <w:szCs w:val="24"/>
                </w:rPr>
                <w:delText>1.59</w:delText>
              </w:r>
            </w:del>
          </w:p>
        </w:tc>
      </w:tr>
      <w:tr w:rsidR="00362197" w:rsidRPr="00362197" w:rsidDel="0090146E" w14:paraId="506828DB" w14:textId="7B06810C" w:rsidTr="00362197">
        <w:trPr>
          <w:del w:id="2806" w:author="Author" w:date="2026-09-29T17:34:00Z"/>
        </w:trPr>
        <w:tc>
          <w:tcPr>
            <w:tcW w:w="625" w:type="pct"/>
          </w:tcPr>
          <w:p w14:paraId="088E7F14" w14:textId="1B634825" w:rsidR="00362197" w:rsidRPr="00362197" w:rsidDel="0090146E" w:rsidRDefault="00362197" w:rsidP="006B23D6">
            <w:pPr>
              <w:jc w:val="both"/>
              <w:rPr>
                <w:del w:id="2807" w:author="Author" w:date="2026-09-29T17:34:00Z" w16du:dateUtc="2026-09-29T22:34:00Z"/>
                <w:rFonts w:ascii="Times New Roman" w:hAnsi="Times New Roman" w:cs="Times New Roman"/>
                <w:sz w:val="24"/>
                <w:szCs w:val="24"/>
              </w:rPr>
            </w:pPr>
          </w:p>
        </w:tc>
        <w:tc>
          <w:tcPr>
            <w:tcW w:w="625" w:type="pct"/>
          </w:tcPr>
          <w:p w14:paraId="5DADDCB5" w14:textId="2EA98E4F" w:rsidR="00362197" w:rsidRPr="00362197" w:rsidDel="0090146E" w:rsidRDefault="00362197" w:rsidP="006B23D6">
            <w:pPr>
              <w:jc w:val="both"/>
              <w:rPr>
                <w:del w:id="2808" w:author="Author" w:date="2026-09-29T17:34:00Z" w16du:dateUtc="2026-09-29T22:34:00Z"/>
                <w:rFonts w:ascii="Times New Roman" w:hAnsi="Times New Roman" w:cs="Times New Roman"/>
                <w:sz w:val="24"/>
                <w:szCs w:val="24"/>
              </w:rPr>
            </w:pPr>
            <w:del w:id="2809" w:author="Author" w:date="2026-09-29T17:34:00Z" w16du:dateUtc="2026-09-29T22:34:00Z">
              <w:r w:rsidRPr="00362197" w:rsidDel="0090146E">
                <w:rPr>
                  <w:rFonts w:ascii="Times New Roman" w:hAnsi="Times New Roman" w:cs="Times New Roman"/>
                  <w:sz w:val="24"/>
                  <w:szCs w:val="24"/>
                </w:rPr>
                <w:delText>Yellow with purple pigment</w:delText>
              </w:r>
            </w:del>
          </w:p>
        </w:tc>
        <w:tc>
          <w:tcPr>
            <w:tcW w:w="625" w:type="pct"/>
          </w:tcPr>
          <w:p w14:paraId="71F8FFAA" w14:textId="5B4D860F" w:rsidR="00362197" w:rsidRPr="00362197" w:rsidDel="0090146E" w:rsidRDefault="00362197" w:rsidP="00A9029B">
            <w:pPr>
              <w:jc w:val="center"/>
              <w:rPr>
                <w:del w:id="2810" w:author="Author" w:date="2026-09-29T17:34:00Z" w16du:dateUtc="2026-09-29T22:34:00Z"/>
                <w:rFonts w:ascii="Times New Roman" w:hAnsi="Times New Roman" w:cs="Times New Roman"/>
                <w:sz w:val="24"/>
                <w:szCs w:val="24"/>
              </w:rPr>
            </w:pPr>
            <w:del w:id="2811" w:author="Author" w:date="2026-09-29T17:34:00Z" w16du:dateUtc="2026-09-29T22:34:00Z">
              <w:r w:rsidRPr="00362197" w:rsidDel="0090146E">
                <w:rPr>
                  <w:rFonts w:ascii="Times New Roman" w:hAnsi="Times New Roman" w:cs="Times New Roman"/>
                  <w:sz w:val="24"/>
                  <w:szCs w:val="24"/>
                </w:rPr>
                <w:delText>9</w:delText>
              </w:r>
            </w:del>
          </w:p>
        </w:tc>
        <w:tc>
          <w:tcPr>
            <w:tcW w:w="625" w:type="pct"/>
          </w:tcPr>
          <w:p w14:paraId="78751CE2" w14:textId="17352418" w:rsidR="00362197" w:rsidRPr="00362197" w:rsidDel="0090146E" w:rsidRDefault="00362197" w:rsidP="00A9029B">
            <w:pPr>
              <w:jc w:val="center"/>
              <w:rPr>
                <w:del w:id="2812" w:author="Author" w:date="2026-09-29T17:34:00Z" w16du:dateUtc="2026-09-29T22:34:00Z"/>
                <w:rFonts w:ascii="Times New Roman" w:hAnsi="Times New Roman" w:cs="Times New Roman"/>
                <w:sz w:val="24"/>
                <w:szCs w:val="24"/>
              </w:rPr>
            </w:pPr>
            <w:del w:id="2813" w:author="Author" w:date="2026-09-29T17:34:00Z" w16du:dateUtc="2026-09-29T22:34:00Z">
              <w:r w:rsidRPr="00362197" w:rsidDel="0090146E">
                <w:rPr>
                  <w:rFonts w:ascii="Times New Roman" w:hAnsi="Times New Roman" w:cs="Times New Roman"/>
                  <w:sz w:val="24"/>
                  <w:szCs w:val="24"/>
                </w:rPr>
                <w:delText>0.11</w:delText>
              </w:r>
            </w:del>
          </w:p>
        </w:tc>
        <w:tc>
          <w:tcPr>
            <w:tcW w:w="625" w:type="pct"/>
          </w:tcPr>
          <w:p w14:paraId="3FE1FB52" w14:textId="6CB675D9" w:rsidR="00362197" w:rsidRPr="00362197" w:rsidDel="0090146E" w:rsidRDefault="00362197" w:rsidP="00A9029B">
            <w:pPr>
              <w:jc w:val="center"/>
              <w:rPr>
                <w:del w:id="2814" w:author="Author" w:date="2026-09-29T17:34:00Z" w16du:dateUtc="2026-09-29T22:34:00Z"/>
                <w:rFonts w:ascii="Times New Roman" w:hAnsi="Times New Roman" w:cs="Times New Roman"/>
                <w:sz w:val="24"/>
                <w:szCs w:val="24"/>
              </w:rPr>
            </w:pPr>
          </w:p>
        </w:tc>
        <w:tc>
          <w:tcPr>
            <w:tcW w:w="625" w:type="pct"/>
          </w:tcPr>
          <w:p w14:paraId="5B733DF2" w14:textId="2ED3EA76" w:rsidR="00362197" w:rsidRPr="00362197" w:rsidDel="0090146E" w:rsidRDefault="00362197" w:rsidP="00A9029B">
            <w:pPr>
              <w:jc w:val="center"/>
              <w:rPr>
                <w:del w:id="2815" w:author="Author" w:date="2026-09-29T17:34:00Z" w16du:dateUtc="2026-09-29T22:34:00Z"/>
                <w:rFonts w:ascii="Times New Roman" w:hAnsi="Times New Roman" w:cs="Times New Roman"/>
                <w:sz w:val="24"/>
                <w:szCs w:val="24"/>
              </w:rPr>
            </w:pPr>
          </w:p>
        </w:tc>
        <w:tc>
          <w:tcPr>
            <w:tcW w:w="625" w:type="pct"/>
          </w:tcPr>
          <w:p w14:paraId="6F1C5FDA" w14:textId="12D6889C" w:rsidR="00362197" w:rsidRPr="00362197" w:rsidDel="0090146E" w:rsidRDefault="00362197" w:rsidP="00A9029B">
            <w:pPr>
              <w:jc w:val="center"/>
              <w:rPr>
                <w:del w:id="2816" w:author="Author" w:date="2026-09-29T17:34:00Z" w16du:dateUtc="2026-09-29T22:34:00Z"/>
                <w:rFonts w:ascii="Times New Roman" w:hAnsi="Times New Roman" w:cs="Times New Roman"/>
                <w:sz w:val="24"/>
                <w:szCs w:val="24"/>
              </w:rPr>
            </w:pPr>
          </w:p>
        </w:tc>
        <w:tc>
          <w:tcPr>
            <w:tcW w:w="625" w:type="pct"/>
          </w:tcPr>
          <w:p w14:paraId="2E962076" w14:textId="4B43970C" w:rsidR="00362197" w:rsidRPr="00362197" w:rsidDel="0090146E" w:rsidRDefault="00362197" w:rsidP="00A9029B">
            <w:pPr>
              <w:jc w:val="center"/>
              <w:rPr>
                <w:del w:id="2817" w:author="Author" w:date="2026-09-29T17:34:00Z" w16du:dateUtc="2026-09-29T22:34:00Z"/>
                <w:rFonts w:ascii="Times New Roman" w:hAnsi="Times New Roman" w:cs="Times New Roman"/>
                <w:sz w:val="24"/>
                <w:szCs w:val="24"/>
              </w:rPr>
            </w:pPr>
          </w:p>
        </w:tc>
      </w:tr>
      <w:tr w:rsidR="00362197" w:rsidRPr="00362197" w:rsidDel="0090146E" w14:paraId="13AD8FC5" w14:textId="3B529092" w:rsidTr="00362197">
        <w:trPr>
          <w:del w:id="2818" w:author="Author" w:date="2026-09-29T17:34:00Z"/>
        </w:trPr>
        <w:tc>
          <w:tcPr>
            <w:tcW w:w="625" w:type="pct"/>
          </w:tcPr>
          <w:p w14:paraId="46F4392B" w14:textId="43919375" w:rsidR="00362197" w:rsidRPr="00362197" w:rsidDel="0090146E" w:rsidRDefault="00362197" w:rsidP="006B23D6">
            <w:pPr>
              <w:jc w:val="both"/>
              <w:rPr>
                <w:del w:id="2819" w:author="Author" w:date="2026-09-29T17:34:00Z" w16du:dateUtc="2026-09-29T22:34:00Z"/>
                <w:rFonts w:ascii="Times New Roman" w:hAnsi="Times New Roman" w:cs="Times New Roman"/>
                <w:sz w:val="24"/>
                <w:szCs w:val="24"/>
              </w:rPr>
            </w:pPr>
          </w:p>
        </w:tc>
        <w:tc>
          <w:tcPr>
            <w:tcW w:w="625" w:type="pct"/>
          </w:tcPr>
          <w:p w14:paraId="2241F7C5" w14:textId="2CADF931" w:rsidR="00362197" w:rsidRPr="00362197" w:rsidDel="0090146E" w:rsidRDefault="00362197" w:rsidP="006B23D6">
            <w:pPr>
              <w:jc w:val="both"/>
              <w:rPr>
                <w:del w:id="2820" w:author="Author" w:date="2026-09-29T17:34:00Z" w16du:dateUtc="2026-09-29T22:34:00Z"/>
                <w:rFonts w:ascii="Times New Roman" w:hAnsi="Times New Roman" w:cs="Times New Roman"/>
                <w:sz w:val="24"/>
                <w:szCs w:val="24"/>
              </w:rPr>
            </w:pPr>
            <w:del w:id="2821" w:author="Author" w:date="2026-09-29T17:34:00Z" w16du:dateUtc="2026-09-29T22:34:00Z">
              <w:r w:rsidRPr="00362197" w:rsidDel="0090146E">
                <w:rPr>
                  <w:rFonts w:ascii="Times New Roman" w:hAnsi="Times New Roman" w:cs="Times New Roman"/>
                  <w:sz w:val="24"/>
                  <w:szCs w:val="24"/>
                </w:rPr>
                <w:delText>Yellow with red pigment</w:delText>
              </w:r>
            </w:del>
          </w:p>
        </w:tc>
        <w:tc>
          <w:tcPr>
            <w:tcW w:w="625" w:type="pct"/>
          </w:tcPr>
          <w:p w14:paraId="57CB0F8A" w14:textId="3C207F68" w:rsidR="00362197" w:rsidRPr="00362197" w:rsidDel="0090146E" w:rsidRDefault="00362197" w:rsidP="00A9029B">
            <w:pPr>
              <w:jc w:val="center"/>
              <w:rPr>
                <w:del w:id="2822" w:author="Author" w:date="2026-09-29T17:34:00Z" w16du:dateUtc="2026-09-29T22:34:00Z"/>
                <w:rFonts w:ascii="Times New Roman" w:hAnsi="Times New Roman" w:cs="Times New Roman"/>
                <w:sz w:val="24"/>
                <w:szCs w:val="24"/>
              </w:rPr>
            </w:pPr>
            <w:del w:id="2823" w:author="Author" w:date="2026-09-29T17:34:00Z" w16du:dateUtc="2026-09-29T22:34:00Z">
              <w:r w:rsidRPr="00362197" w:rsidDel="0090146E">
                <w:rPr>
                  <w:rFonts w:ascii="Times New Roman" w:hAnsi="Times New Roman" w:cs="Times New Roman"/>
                  <w:sz w:val="24"/>
                  <w:szCs w:val="24"/>
                </w:rPr>
                <w:delText>9</w:delText>
              </w:r>
            </w:del>
          </w:p>
        </w:tc>
        <w:tc>
          <w:tcPr>
            <w:tcW w:w="625" w:type="pct"/>
          </w:tcPr>
          <w:p w14:paraId="24200C35" w14:textId="21B829BF" w:rsidR="00362197" w:rsidRPr="00362197" w:rsidDel="0090146E" w:rsidRDefault="00362197" w:rsidP="00A9029B">
            <w:pPr>
              <w:jc w:val="center"/>
              <w:rPr>
                <w:del w:id="2824" w:author="Author" w:date="2026-09-29T17:34:00Z" w16du:dateUtc="2026-09-29T22:34:00Z"/>
                <w:rFonts w:ascii="Times New Roman" w:hAnsi="Times New Roman" w:cs="Times New Roman"/>
                <w:sz w:val="24"/>
                <w:szCs w:val="24"/>
              </w:rPr>
            </w:pPr>
            <w:del w:id="2825" w:author="Author" w:date="2026-09-29T17:34:00Z" w16du:dateUtc="2026-09-29T22:34:00Z">
              <w:r w:rsidRPr="00362197" w:rsidDel="0090146E">
                <w:rPr>
                  <w:rFonts w:ascii="Times New Roman" w:hAnsi="Times New Roman" w:cs="Times New Roman"/>
                  <w:sz w:val="24"/>
                  <w:szCs w:val="24"/>
                </w:rPr>
                <w:delText>0.11</w:delText>
              </w:r>
            </w:del>
          </w:p>
        </w:tc>
        <w:tc>
          <w:tcPr>
            <w:tcW w:w="625" w:type="pct"/>
          </w:tcPr>
          <w:p w14:paraId="7C811661" w14:textId="312641E7" w:rsidR="00362197" w:rsidRPr="00362197" w:rsidDel="0090146E" w:rsidRDefault="00362197" w:rsidP="00A9029B">
            <w:pPr>
              <w:jc w:val="center"/>
              <w:rPr>
                <w:del w:id="2826" w:author="Author" w:date="2026-09-29T17:34:00Z" w16du:dateUtc="2026-09-29T22:34:00Z"/>
                <w:rFonts w:ascii="Times New Roman" w:hAnsi="Times New Roman" w:cs="Times New Roman"/>
                <w:sz w:val="24"/>
                <w:szCs w:val="24"/>
              </w:rPr>
            </w:pPr>
          </w:p>
        </w:tc>
        <w:tc>
          <w:tcPr>
            <w:tcW w:w="625" w:type="pct"/>
          </w:tcPr>
          <w:p w14:paraId="7F44923A" w14:textId="23BB19A1" w:rsidR="00362197" w:rsidRPr="00362197" w:rsidDel="0090146E" w:rsidRDefault="00362197" w:rsidP="00A9029B">
            <w:pPr>
              <w:jc w:val="center"/>
              <w:rPr>
                <w:del w:id="2827" w:author="Author" w:date="2026-09-29T17:34:00Z" w16du:dateUtc="2026-09-29T22:34:00Z"/>
                <w:rFonts w:ascii="Times New Roman" w:hAnsi="Times New Roman" w:cs="Times New Roman"/>
                <w:sz w:val="24"/>
                <w:szCs w:val="24"/>
              </w:rPr>
            </w:pPr>
          </w:p>
        </w:tc>
        <w:tc>
          <w:tcPr>
            <w:tcW w:w="625" w:type="pct"/>
          </w:tcPr>
          <w:p w14:paraId="04AAB92E" w14:textId="5BD2FFBE" w:rsidR="00362197" w:rsidRPr="00362197" w:rsidDel="0090146E" w:rsidRDefault="00362197" w:rsidP="00A9029B">
            <w:pPr>
              <w:jc w:val="center"/>
              <w:rPr>
                <w:del w:id="2828" w:author="Author" w:date="2026-09-29T17:34:00Z" w16du:dateUtc="2026-09-29T22:34:00Z"/>
                <w:rFonts w:ascii="Times New Roman" w:hAnsi="Times New Roman" w:cs="Times New Roman"/>
                <w:sz w:val="24"/>
                <w:szCs w:val="24"/>
              </w:rPr>
            </w:pPr>
          </w:p>
        </w:tc>
        <w:tc>
          <w:tcPr>
            <w:tcW w:w="625" w:type="pct"/>
          </w:tcPr>
          <w:p w14:paraId="248EC1CD" w14:textId="48A9F616" w:rsidR="00362197" w:rsidRPr="00362197" w:rsidDel="0090146E" w:rsidRDefault="00362197" w:rsidP="00A9029B">
            <w:pPr>
              <w:jc w:val="center"/>
              <w:rPr>
                <w:del w:id="2829" w:author="Author" w:date="2026-09-29T17:34:00Z" w16du:dateUtc="2026-09-29T22:34:00Z"/>
                <w:rFonts w:ascii="Times New Roman" w:hAnsi="Times New Roman" w:cs="Times New Roman"/>
                <w:sz w:val="24"/>
                <w:szCs w:val="24"/>
              </w:rPr>
            </w:pPr>
          </w:p>
        </w:tc>
      </w:tr>
      <w:tr w:rsidR="00362197" w:rsidRPr="00362197" w:rsidDel="0090146E" w14:paraId="45FD2A97" w14:textId="7DF5A65A" w:rsidTr="00362197">
        <w:trPr>
          <w:del w:id="2830" w:author="Author" w:date="2026-09-29T17:34:00Z"/>
        </w:trPr>
        <w:tc>
          <w:tcPr>
            <w:tcW w:w="625" w:type="pct"/>
          </w:tcPr>
          <w:p w14:paraId="0471382F" w14:textId="6980FE10" w:rsidR="00362197" w:rsidRPr="00362197" w:rsidDel="0090146E" w:rsidRDefault="00362197" w:rsidP="006B23D6">
            <w:pPr>
              <w:jc w:val="both"/>
              <w:rPr>
                <w:del w:id="2831" w:author="Author" w:date="2026-09-29T17:34:00Z" w16du:dateUtc="2026-09-29T22:34:00Z"/>
                <w:rFonts w:ascii="Times New Roman" w:hAnsi="Times New Roman" w:cs="Times New Roman"/>
                <w:sz w:val="24"/>
                <w:szCs w:val="24"/>
              </w:rPr>
            </w:pPr>
          </w:p>
        </w:tc>
        <w:tc>
          <w:tcPr>
            <w:tcW w:w="625" w:type="pct"/>
          </w:tcPr>
          <w:p w14:paraId="06851EB9" w14:textId="4B04793B" w:rsidR="00362197" w:rsidRPr="00362197" w:rsidDel="0090146E" w:rsidRDefault="00362197" w:rsidP="006B23D6">
            <w:pPr>
              <w:jc w:val="both"/>
              <w:rPr>
                <w:del w:id="2832" w:author="Author" w:date="2026-09-29T17:34:00Z" w16du:dateUtc="2026-09-29T22:34:00Z"/>
                <w:rFonts w:ascii="Times New Roman" w:hAnsi="Times New Roman" w:cs="Times New Roman"/>
                <w:sz w:val="24"/>
                <w:szCs w:val="24"/>
              </w:rPr>
            </w:pPr>
            <w:del w:id="2833" w:author="Author" w:date="2026-09-29T17:34:00Z" w16du:dateUtc="2026-09-29T22:34:00Z">
              <w:r w:rsidRPr="00362197" w:rsidDel="0090146E">
                <w:rPr>
                  <w:rFonts w:ascii="Times New Roman" w:hAnsi="Times New Roman" w:cs="Times New Roman"/>
                  <w:sz w:val="24"/>
                  <w:szCs w:val="24"/>
                </w:rPr>
                <w:delText>Pale yellow with mottling or stripes</w:delText>
              </w:r>
            </w:del>
          </w:p>
        </w:tc>
        <w:tc>
          <w:tcPr>
            <w:tcW w:w="625" w:type="pct"/>
          </w:tcPr>
          <w:p w14:paraId="3BF842CC" w14:textId="253EDB4B" w:rsidR="00362197" w:rsidRPr="00362197" w:rsidDel="0090146E" w:rsidRDefault="00362197" w:rsidP="00A9029B">
            <w:pPr>
              <w:jc w:val="center"/>
              <w:rPr>
                <w:del w:id="2834" w:author="Author" w:date="2026-09-29T17:34:00Z" w16du:dateUtc="2026-09-29T22:34:00Z"/>
                <w:rFonts w:ascii="Times New Roman" w:hAnsi="Times New Roman" w:cs="Times New Roman"/>
                <w:sz w:val="24"/>
                <w:szCs w:val="24"/>
              </w:rPr>
            </w:pPr>
            <w:del w:id="2835" w:author="Author" w:date="2026-09-29T17:34:00Z" w16du:dateUtc="2026-09-29T22:34:00Z">
              <w:r w:rsidRPr="00362197" w:rsidDel="0090146E">
                <w:rPr>
                  <w:rFonts w:ascii="Times New Roman" w:hAnsi="Times New Roman" w:cs="Times New Roman"/>
                  <w:sz w:val="24"/>
                  <w:szCs w:val="24"/>
                </w:rPr>
                <w:delText>13</w:delText>
              </w:r>
            </w:del>
          </w:p>
        </w:tc>
        <w:tc>
          <w:tcPr>
            <w:tcW w:w="625" w:type="pct"/>
          </w:tcPr>
          <w:p w14:paraId="3E2770AA" w14:textId="0E4C8DCF" w:rsidR="00362197" w:rsidRPr="00362197" w:rsidDel="0090146E" w:rsidRDefault="00362197" w:rsidP="00A9029B">
            <w:pPr>
              <w:jc w:val="center"/>
              <w:rPr>
                <w:del w:id="2836" w:author="Author" w:date="2026-09-29T17:34:00Z" w16du:dateUtc="2026-09-29T22:34:00Z"/>
                <w:rFonts w:ascii="Times New Roman" w:hAnsi="Times New Roman" w:cs="Times New Roman"/>
                <w:sz w:val="24"/>
                <w:szCs w:val="24"/>
              </w:rPr>
            </w:pPr>
            <w:del w:id="2837" w:author="Author" w:date="2026-09-29T17:34:00Z" w16du:dateUtc="2026-09-29T22:34:00Z">
              <w:r w:rsidRPr="00362197" w:rsidDel="0090146E">
                <w:rPr>
                  <w:rFonts w:ascii="Times New Roman" w:hAnsi="Times New Roman" w:cs="Times New Roman"/>
                  <w:sz w:val="24"/>
                  <w:szCs w:val="24"/>
                </w:rPr>
                <w:delText>0.16</w:delText>
              </w:r>
            </w:del>
          </w:p>
        </w:tc>
        <w:tc>
          <w:tcPr>
            <w:tcW w:w="625" w:type="pct"/>
          </w:tcPr>
          <w:p w14:paraId="0A19FA76" w14:textId="29E8FF2A" w:rsidR="00362197" w:rsidRPr="00362197" w:rsidDel="0090146E" w:rsidRDefault="00362197" w:rsidP="00A9029B">
            <w:pPr>
              <w:jc w:val="center"/>
              <w:rPr>
                <w:del w:id="2838" w:author="Author" w:date="2026-09-29T17:34:00Z" w16du:dateUtc="2026-09-29T22:34:00Z"/>
                <w:rFonts w:ascii="Times New Roman" w:hAnsi="Times New Roman" w:cs="Times New Roman"/>
                <w:sz w:val="24"/>
                <w:szCs w:val="24"/>
              </w:rPr>
            </w:pPr>
          </w:p>
        </w:tc>
        <w:tc>
          <w:tcPr>
            <w:tcW w:w="625" w:type="pct"/>
          </w:tcPr>
          <w:p w14:paraId="21AA2609" w14:textId="6A91B43D" w:rsidR="00362197" w:rsidRPr="00362197" w:rsidDel="0090146E" w:rsidRDefault="00362197" w:rsidP="00A9029B">
            <w:pPr>
              <w:jc w:val="center"/>
              <w:rPr>
                <w:del w:id="2839" w:author="Author" w:date="2026-09-29T17:34:00Z" w16du:dateUtc="2026-09-29T22:34:00Z"/>
                <w:rFonts w:ascii="Times New Roman" w:hAnsi="Times New Roman" w:cs="Times New Roman"/>
                <w:sz w:val="24"/>
                <w:szCs w:val="24"/>
              </w:rPr>
            </w:pPr>
          </w:p>
        </w:tc>
        <w:tc>
          <w:tcPr>
            <w:tcW w:w="625" w:type="pct"/>
          </w:tcPr>
          <w:p w14:paraId="1781DE58" w14:textId="72BC7B06" w:rsidR="00362197" w:rsidRPr="00362197" w:rsidDel="0090146E" w:rsidRDefault="00362197" w:rsidP="00A9029B">
            <w:pPr>
              <w:jc w:val="center"/>
              <w:rPr>
                <w:del w:id="2840" w:author="Author" w:date="2026-09-29T17:34:00Z" w16du:dateUtc="2026-09-29T22:34:00Z"/>
                <w:rFonts w:ascii="Times New Roman" w:hAnsi="Times New Roman" w:cs="Times New Roman"/>
                <w:sz w:val="24"/>
                <w:szCs w:val="24"/>
              </w:rPr>
            </w:pPr>
          </w:p>
        </w:tc>
        <w:tc>
          <w:tcPr>
            <w:tcW w:w="625" w:type="pct"/>
          </w:tcPr>
          <w:p w14:paraId="6C3B9CD9" w14:textId="43C8807A" w:rsidR="00362197" w:rsidRPr="00362197" w:rsidDel="0090146E" w:rsidRDefault="00362197" w:rsidP="00A9029B">
            <w:pPr>
              <w:jc w:val="center"/>
              <w:rPr>
                <w:del w:id="2841" w:author="Author" w:date="2026-09-29T17:34:00Z" w16du:dateUtc="2026-09-29T22:34:00Z"/>
                <w:rFonts w:ascii="Times New Roman" w:hAnsi="Times New Roman" w:cs="Times New Roman"/>
                <w:sz w:val="24"/>
                <w:szCs w:val="24"/>
              </w:rPr>
            </w:pPr>
          </w:p>
        </w:tc>
      </w:tr>
      <w:tr w:rsidR="00362197" w:rsidRPr="00362197" w:rsidDel="0090146E" w14:paraId="67EC15F6" w14:textId="7A2F1775" w:rsidTr="00362197">
        <w:trPr>
          <w:del w:id="2842" w:author="Author" w:date="2026-09-29T17:34:00Z"/>
        </w:trPr>
        <w:tc>
          <w:tcPr>
            <w:tcW w:w="625" w:type="pct"/>
          </w:tcPr>
          <w:p w14:paraId="1C57C324" w14:textId="53FBC953" w:rsidR="00362197" w:rsidRPr="00362197" w:rsidDel="0090146E" w:rsidRDefault="00362197" w:rsidP="006B23D6">
            <w:pPr>
              <w:jc w:val="both"/>
              <w:rPr>
                <w:del w:id="2843" w:author="Author" w:date="2026-09-29T17:34:00Z" w16du:dateUtc="2026-09-29T22:34:00Z"/>
                <w:rFonts w:ascii="Times New Roman" w:hAnsi="Times New Roman" w:cs="Times New Roman"/>
                <w:sz w:val="24"/>
                <w:szCs w:val="24"/>
              </w:rPr>
            </w:pPr>
          </w:p>
        </w:tc>
        <w:tc>
          <w:tcPr>
            <w:tcW w:w="625" w:type="pct"/>
          </w:tcPr>
          <w:p w14:paraId="6DE5FF36" w14:textId="7F2BB97E" w:rsidR="00362197" w:rsidRPr="00362197" w:rsidDel="0090146E" w:rsidRDefault="00362197" w:rsidP="006B23D6">
            <w:pPr>
              <w:jc w:val="both"/>
              <w:rPr>
                <w:del w:id="2844" w:author="Author" w:date="2026-09-29T17:34:00Z" w16du:dateUtc="2026-09-29T22:34:00Z"/>
                <w:rFonts w:ascii="Times New Roman" w:hAnsi="Times New Roman" w:cs="Times New Roman"/>
                <w:sz w:val="24"/>
                <w:szCs w:val="24"/>
              </w:rPr>
            </w:pPr>
            <w:del w:id="2845" w:author="Author" w:date="2026-09-29T17:34:00Z" w16du:dateUtc="2026-09-29T22:34:00Z">
              <w:r w:rsidRPr="00362197" w:rsidDel="0090146E">
                <w:rPr>
                  <w:rFonts w:ascii="Times New Roman" w:hAnsi="Times New Roman" w:cs="Times New Roman"/>
                  <w:sz w:val="24"/>
                  <w:szCs w:val="24"/>
                </w:rPr>
                <w:delText>Pale yellow</w:delText>
              </w:r>
            </w:del>
          </w:p>
        </w:tc>
        <w:tc>
          <w:tcPr>
            <w:tcW w:w="625" w:type="pct"/>
          </w:tcPr>
          <w:p w14:paraId="2B7CB13B" w14:textId="5AB433F1" w:rsidR="00362197" w:rsidRPr="00362197" w:rsidDel="0090146E" w:rsidRDefault="00362197" w:rsidP="00A9029B">
            <w:pPr>
              <w:jc w:val="center"/>
              <w:rPr>
                <w:del w:id="2846" w:author="Author" w:date="2026-09-29T17:34:00Z" w16du:dateUtc="2026-09-29T22:34:00Z"/>
                <w:rFonts w:ascii="Times New Roman" w:hAnsi="Times New Roman" w:cs="Times New Roman"/>
                <w:sz w:val="24"/>
                <w:szCs w:val="24"/>
              </w:rPr>
            </w:pPr>
            <w:del w:id="2847" w:author="Author" w:date="2026-09-29T17:34:00Z" w16du:dateUtc="2026-09-29T22:34:00Z">
              <w:r w:rsidRPr="00362197" w:rsidDel="0090146E">
                <w:rPr>
                  <w:rFonts w:ascii="Times New Roman" w:hAnsi="Times New Roman" w:cs="Times New Roman"/>
                  <w:sz w:val="24"/>
                  <w:szCs w:val="24"/>
                </w:rPr>
                <w:delText>12</w:delText>
              </w:r>
            </w:del>
          </w:p>
        </w:tc>
        <w:tc>
          <w:tcPr>
            <w:tcW w:w="625" w:type="pct"/>
          </w:tcPr>
          <w:p w14:paraId="69A7EC96" w14:textId="12BA8593" w:rsidR="00362197" w:rsidRPr="00362197" w:rsidDel="0090146E" w:rsidRDefault="00362197" w:rsidP="00A9029B">
            <w:pPr>
              <w:jc w:val="center"/>
              <w:rPr>
                <w:del w:id="2848" w:author="Author" w:date="2026-09-29T17:34:00Z" w16du:dateUtc="2026-09-29T22:34:00Z"/>
                <w:rFonts w:ascii="Times New Roman" w:hAnsi="Times New Roman" w:cs="Times New Roman"/>
                <w:sz w:val="24"/>
                <w:szCs w:val="24"/>
              </w:rPr>
            </w:pPr>
            <w:del w:id="2849" w:author="Author" w:date="2026-09-29T17:34:00Z" w16du:dateUtc="2026-09-29T22:34:00Z">
              <w:r w:rsidRPr="00362197" w:rsidDel="0090146E">
                <w:rPr>
                  <w:rFonts w:ascii="Times New Roman" w:hAnsi="Times New Roman" w:cs="Times New Roman"/>
                  <w:sz w:val="24"/>
                  <w:szCs w:val="24"/>
                </w:rPr>
                <w:delText>0.15</w:delText>
              </w:r>
            </w:del>
          </w:p>
        </w:tc>
        <w:tc>
          <w:tcPr>
            <w:tcW w:w="625" w:type="pct"/>
          </w:tcPr>
          <w:p w14:paraId="6A2C339F" w14:textId="18A31C24" w:rsidR="00362197" w:rsidRPr="00362197" w:rsidDel="0090146E" w:rsidRDefault="00362197" w:rsidP="00A9029B">
            <w:pPr>
              <w:jc w:val="center"/>
              <w:rPr>
                <w:del w:id="2850" w:author="Author" w:date="2026-09-29T17:34:00Z" w16du:dateUtc="2026-09-29T22:34:00Z"/>
                <w:rFonts w:ascii="Times New Roman" w:hAnsi="Times New Roman" w:cs="Times New Roman"/>
                <w:sz w:val="24"/>
                <w:szCs w:val="24"/>
              </w:rPr>
            </w:pPr>
          </w:p>
        </w:tc>
        <w:tc>
          <w:tcPr>
            <w:tcW w:w="625" w:type="pct"/>
          </w:tcPr>
          <w:p w14:paraId="3CC541A4" w14:textId="447B4C59" w:rsidR="00362197" w:rsidRPr="00362197" w:rsidDel="0090146E" w:rsidRDefault="00362197" w:rsidP="00A9029B">
            <w:pPr>
              <w:jc w:val="center"/>
              <w:rPr>
                <w:del w:id="2851" w:author="Author" w:date="2026-09-29T17:34:00Z" w16du:dateUtc="2026-09-29T22:34:00Z"/>
                <w:rFonts w:ascii="Times New Roman" w:hAnsi="Times New Roman" w:cs="Times New Roman"/>
                <w:sz w:val="24"/>
                <w:szCs w:val="24"/>
              </w:rPr>
            </w:pPr>
          </w:p>
        </w:tc>
        <w:tc>
          <w:tcPr>
            <w:tcW w:w="625" w:type="pct"/>
          </w:tcPr>
          <w:p w14:paraId="7673F31D" w14:textId="492CBFCF" w:rsidR="00362197" w:rsidRPr="00362197" w:rsidDel="0090146E" w:rsidRDefault="00362197" w:rsidP="00A9029B">
            <w:pPr>
              <w:jc w:val="center"/>
              <w:rPr>
                <w:del w:id="2852" w:author="Author" w:date="2026-09-29T17:34:00Z" w16du:dateUtc="2026-09-29T22:34:00Z"/>
                <w:rFonts w:ascii="Times New Roman" w:hAnsi="Times New Roman" w:cs="Times New Roman"/>
                <w:sz w:val="24"/>
                <w:szCs w:val="24"/>
              </w:rPr>
            </w:pPr>
          </w:p>
        </w:tc>
        <w:tc>
          <w:tcPr>
            <w:tcW w:w="625" w:type="pct"/>
          </w:tcPr>
          <w:p w14:paraId="594284C3" w14:textId="54C73AFE" w:rsidR="00362197" w:rsidRPr="00362197" w:rsidDel="0090146E" w:rsidRDefault="00362197" w:rsidP="00A9029B">
            <w:pPr>
              <w:jc w:val="center"/>
              <w:rPr>
                <w:del w:id="2853" w:author="Author" w:date="2026-09-29T17:34:00Z" w16du:dateUtc="2026-09-29T22:34:00Z"/>
                <w:rFonts w:ascii="Times New Roman" w:hAnsi="Times New Roman" w:cs="Times New Roman"/>
                <w:sz w:val="24"/>
                <w:szCs w:val="24"/>
              </w:rPr>
            </w:pPr>
          </w:p>
        </w:tc>
      </w:tr>
      <w:tr w:rsidR="00362197" w:rsidRPr="00362197" w:rsidDel="0090146E" w14:paraId="2D75D89F" w14:textId="79A1C949" w:rsidTr="00362197">
        <w:trPr>
          <w:del w:id="2854" w:author="Author" w:date="2026-09-29T17:34:00Z"/>
        </w:trPr>
        <w:tc>
          <w:tcPr>
            <w:tcW w:w="625" w:type="pct"/>
          </w:tcPr>
          <w:p w14:paraId="67137880" w14:textId="7BA3E700" w:rsidR="00362197" w:rsidRPr="00362197" w:rsidDel="0090146E" w:rsidRDefault="00362197" w:rsidP="006B23D6">
            <w:pPr>
              <w:jc w:val="both"/>
              <w:rPr>
                <w:del w:id="2855" w:author="Author" w:date="2026-09-29T17:34:00Z" w16du:dateUtc="2026-09-29T22:34:00Z"/>
                <w:rFonts w:ascii="Times New Roman" w:hAnsi="Times New Roman" w:cs="Times New Roman"/>
                <w:sz w:val="24"/>
                <w:szCs w:val="24"/>
              </w:rPr>
            </w:pPr>
          </w:p>
        </w:tc>
        <w:tc>
          <w:tcPr>
            <w:tcW w:w="625" w:type="pct"/>
          </w:tcPr>
          <w:p w14:paraId="7102A32F" w14:textId="49C70A1F" w:rsidR="00362197" w:rsidRPr="00362197" w:rsidDel="0090146E" w:rsidRDefault="00362197" w:rsidP="006B23D6">
            <w:pPr>
              <w:jc w:val="both"/>
              <w:rPr>
                <w:del w:id="2856" w:author="Author" w:date="2026-09-29T17:34:00Z" w16du:dateUtc="2026-09-29T22:34:00Z"/>
                <w:rFonts w:ascii="Times New Roman" w:hAnsi="Times New Roman" w:cs="Times New Roman"/>
                <w:sz w:val="24"/>
                <w:szCs w:val="24"/>
              </w:rPr>
            </w:pPr>
            <w:del w:id="2857" w:author="Author" w:date="2026-09-29T17:34:00Z" w16du:dateUtc="2026-09-29T22:34:00Z">
              <w:r w:rsidRPr="00362197" w:rsidDel="0090146E">
                <w:rPr>
                  <w:rFonts w:ascii="Times New Roman" w:hAnsi="Times New Roman" w:cs="Times New Roman"/>
                  <w:sz w:val="24"/>
                  <w:szCs w:val="24"/>
                </w:rPr>
                <w:delText>Dark purple</w:delText>
              </w:r>
            </w:del>
          </w:p>
        </w:tc>
        <w:tc>
          <w:tcPr>
            <w:tcW w:w="625" w:type="pct"/>
          </w:tcPr>
          <w:p w14:paraId="0D3B365E" w14:textId="6016C6CC" w:rsidR="00362197" w:rsidRPr="00362197" w:rsidDel="0090146E" w:rsidRDefault="00362197" w:rsidP="00A9029B">
            <w:pPr>
              <w:jc w:val="center"/>
              <w:rPr>
                <w:del w:id="2858" w:author="Author" w:date="2026-09-29T17:34:00Z" w16du:dateUtc="2026-09-29T22:34:00Z"/>
                <w:rFonts w:ascii="Times New Roman" w:hAnsi="Times New Roman" w:cs="Times New Roman"/>
                <w:sz w:val="24"/>
                <w:szCs w:val="24"/>
              </w:rPr>
            </w:pPr>
            <w:del w:id="2859" w:author="Author" w:date="2026-09-29T17:34:00Z" w16du:dateUtc="2026-09-29T22:34:00Z">
              <w:r w:rsidRPr="00362197" w:rsidDel="0090146E">
                <w:rPr>
                  <w:rFonts w:ascii="Times New Roman" w:hAnsi="Times New Roman" w:cs="Times New Roman"/>
                  <w:sz w:val="24"/>
                  <w:szCs w:val="24"/>
                </w:rPr>
                <w:delText>5</w:delText>
              </w:r>
            </w:del>
          </w:p>
        </w:tc>
        <w:tc>
          <w:tcPr>
            <w:tcW w:w="625" w:type="pct"/>
          </w:tcPr>
          <w:p w14:paraId="33A16407" w14:textId="677B55DD" w:rsidR="00362197" w:rsidRPr="00362197" w:rsidDel="0090146E" w:rsidRDefault="00362197" w:rsidP="00A9029B">
            <w:pPr>
              <w:jc w:val="center"/>
              <w:rPr>
                <w:del w:id="2860" w:author="Author" w:date="2026-09-29T17:34:00Z" w16du:dateUtc="2026-09-29T22:34:00Z"/>
                <w:rFonts w:ascii="Times New Roman" w:hAnsi="Times New Roman" w:cs="Times New Roman"/>
                <w:sz w:val="24"/>
                <w:szCs w:val="24"/>
              </w:rPr>
            </w:pPr>
            <w:del w:id="2861" w:author="Author" w:date="2026-09-29T17:34:00Z" w16du:dateUtc="2026-09-29T22:34:00Z">
              <w:r w:rsidRPr="00362197" w:rsidDel="0090146E">
                <w:rPr>
                  <w:rFonts w:ascii="Times New Roman" w:hAnsi="Times New Roman" w:cs="Times New Roman"/>
                  <w:sz w:val="24"/>
                  <w:szCs w:val="24"/>
                </w:rPr>
                <w:delText>0.06</w:delText>
              </w:r>
            </w:del>
          </w:p>
        </w:tc>
        <w:tc>
          <w:tcPr>
            <w:tcW w:w="625" w:type="pct"/>
          </w:tcPr>
          <w:p w14:paraId="51873D01" w14:textId="0199DBD3" w:rsidR="00362197" w:rsidRPr="00362197" w:rsidDel="0090146E" w:rsidRDefault="00362197" w:rsidP="00A9029B">
            <w:pPr>
              <w:jc w:val="center"/>
              <w:rPr>
                <w:del w:id="2862" w:author="Author" w:date="2026-09-29T17:34:00Z" w16du:dateUtc="2026-09-29T22:34:00Z"/>
                <w:rFonts w:ascii="Times New Roman" w:hAnsi="Times New Roman" w:cs="Times New Roman"/>
                <w:sz w:val="24"/>
                <w:szCs w:val="24"/>
              </w:rPr>
            </w:pPr>
          </w:p>
        </w:tc>
        <w:tc>
          <w:tcPr>
            <w:tcW w:w="625" w:type="pct"/>
          </w:tcPr>
          <w:p w14:paraId="4C3C2EBF" w14:textId="0692EDA5" w:rsidR="00362197" w:rsidRPr="00362197" w:rsidDel="0090146E" w:rsidRDefault="00362197" w:rsidP="00A9029B">
            <w:pPr>
              <w:jc w:val="center"/>
              <w:rPr>
                <w:del w:id="2863" w:author="Author" w:date="2026-09-29T17:34:00Z" w16du:dateUtc="2026-09-29T22:34:00Z"/>
                <w:rFonts w:ascii="Times New Roman" w:hAnsi="Times New Roman" w:cs="Times New Roman"/>
                <w:sz w:val="24"/>
                <w:szCs w:val="24"/>
              </w:rPr>
            </w:pPr>
          </w:p>
        </w:tc>
        <w:tc>
          <w:tcPr>
            <w:tcW w:w="625" w:type="pct"/>
          </w:tcPr>
          <w:p w14:paraId="3BDA37FE" w14:textId="4DB38B10" w:rsidR="00362197" w:rsidRPr="00362197" w:rsidDel="0090146E" w:rsidRDefault="00362197" w:rsidP="00A9029B">
            <w:pPr>
              <w:jc w:val="center"/>
              <w:rPr>
                <w:del w:id="2864" w:author="Author" w:date="2026-09-29T17:34:00Z" w16du:dateUtc="2026-09-29T22:34:00Z"/>
                <w:rFonts w:ascii="Times New Roman" w:hAnsi="Times New Roman" w:cs="Times New Roman"/>
                <w:sz w:val="24"/>
                <w:szCs w:val="24"/>
              </w:rPr>
            </w:pPr>
          </w:p>
        </w:tc>
        <w:tc>
          <w:tcPr>
            <w:tcW w:w="625" w:type="pct"/>
          </w:tcPr>
          <w:p w14:paraId="3DA2E69D" w14:textId="7BEACC05" w:rsidR="00362197" w:rsidRPr="00362197" w:rsidDel="0090146E" w:rsidRDefault="00362197" w:rsidP="00A9029B">
            <w:pPr>
              <w:jc w:val="center"/>
              <w:rPr>
                <w:del w:id="2865" w:author="Author" w:date="2026-09-29T17:34:00Z" w16du:dateUtc="2026-09-29T22:34:00Z"/>
                <w:rFonts w:ascii="Times New Roman" w:hAnsi="Times New Roman" w:cs="Times New Roman"/>
                <w:sz w:val="24"/>
                <w:szCs w:val="24"/>
              </w:rPr>
            </w:pPr>
          </w:p>
        </w:tc>
      </w:tr>
      <w:tr w:rsidR="00362197" w:rsidRPr="00362197" w:rsidDel="0090146E" w14:paraId="256A6D98" w14:textId="00899928" w:rsidTr="00362197">
        <w:trPr>
          <w:del w:id="2866" w:author="Author" w:date="2026-09-29T17:34:00Z"/>
        </w:trPr>
        <w:tc>
          <w:tcPr>
            <w:tcW w:w="625" w:type="pct"/>
          </w:tcPr>
          <w:p w14:paraId="1D041F76" w14:textId="65547514" w:rsidR="00362197" w:rsidRPr="00362197" w:rsidDel="0090146E" w:rsidRDefault="00362197" w:rsidP="006B23D6">
            <w:pPr>
              <w:jc w:val="both"/>
              <w:rPr>
                <w:del w:id="2867" w:author="Author" w:date="2026-09-29T17:34:00Z" w16du:dateUtc="2026-09-29T22:34:00Z"/>
                <w:rFonts w:ascii="Times New Roman" w:hAnsi="Times New Roman" w:cs="Times New Roman"/>
                <w:sz w:val="24"/>
                <w:szCs w:val="24"/>
              </w:rPr>
            </w:pPr>
            <w:del w:id="2868" w:author="Author" w:date="2026-09-29T17:34:00Z" w16du:dateUtc="2026-09-29T22:34:00Z">
              <w:r w:rsidRPr="00362197" w:rsidDel="0090146E">
                <w:rPr>
                  <w:rFonts w:ascii="Times New Roman" w:hAnsi="Times New Roman" w:cs="Times New Roman"/>
                  <w:sz w:val="24"/>
                  <w:szCs w:val="24"/>
                </w:rPr>
                <w:delText>Leaf persistence</w:delText>
              </w:r>
            </w:del>
          </w:p>
        </w:tc>
        <w:tc>
          <w:tcPr>
            <w:tcW w:w="625" w:type="pct"/>
          </w:tcPr>
          <w:p w14:paraId="4237A139" w14:textId="009F59A1" w:rsidR="00362197" w:rsidRPr="00362197" w:rsidDel="0090146E" w:rsidRDefault="00362197" w:rsidP="006B23D6">
            <w:pPr>
              <w:jc w:val="both"/>
              <w:rPr>
                <w:del w:id="2869" w:author="Author" w:date="2026-09-29T17:34:00Z" w16du:dateUtc="2026-09-29T22:34:00Z"/>
                <w:rFonts w:ascii="Times New Roman" w:hAnsi="Times New Roman" w:cs="Times New Roman"/>
                <w:sz w:val="24"/>
                <w:szCs w:val="24"/>
              </w:rPr>
            </w:pPr>
            <w:del w:id="2870" w:author="Author" w:date="2026-09-29T17:34:00Z" w16du:dateUtc="2026-09-29T22:34:00Z">
              <w:r w:rsidRPr="00362197" w:rsidDel="0090146E">
                <w:rPr>
                  <w:rFonts w:ascii="Times New Roman" w:hAnsi="Times New Roman" w:cs="Times New Roman"/>
                  <w:sz w:val="24"/>
                  <w:szCs w:val="24"/>
                </w:rPr>
                <w:delText>Intermediate</w:delText>
              </w:r>
            </w:del>
          </w:p>
        </w:tc>
        <w:tc>
          <w:tcPr>
            <w:tcW w:w="625" w:type="pct"/>
          </w:tcPr>
          <w:p w14:paraId="6B30D9C0" w14:textId="76C4E844" w:rsidR="00362197" w:rsidRPr="00362197" w:rsidDel="0090146E" w:rsidRDefault="00362197" w:rsidP="00A9029B">
            <w:pPr>
              <w:jc w:val="center"/>
              <w:rPr>
                <w:del w:id="2871" w:author="Author" w:date="2026-09-29T17:34:00Z" w16du:dateUtc="2026-09-29T22:34:00Z"/>
                <w:rFonts w:ascii="Times New Roman" w:hAnsi="Times New Roman" w:cs="Times New Roman"/>
                <w:sz w:val="24"/>
                <w:szCs w:val="24"/>
              </w:rPr>
            </w:pPr>
            <w:del w:id="2872" w:author="Author" w:date="2026-09-29T17:34:00Z" w16du:dateUtc="2026-09-29T22:34:00Z">
              <w:r w:rsidRPr="00362197" w:rsidDel="0090146E">
                <w:rPr>
                  <w:rFonts w:ascii="Times New Roman" w:hAnsi="Times New Roman" w:cs="Times New Roman"/>
                  <w:sz w:val="24"/>
                  <w:szCs w:val="24"/>
                </w:rPr>
                <w:delText>45</w:delText>
              </w:r>
            </w:del>
          </w:p>
        </w:tc>
        <w:tc>
          <w:tcPr>
            <w:tcW w:w="625" w:type="pct"/>
          </w:tcPr>
          <w:p w14:paraId="4C1E96FB" w14:textId="17AA5B8E" w:rsidR="00362197" w:rsidRPr="00362197" w:rsidDel="0090146E" w:rsidRDefault="00362197" w:rsidP="00A9029B">
            <w:pPr>
              <w:jc w:val="center"/>
              <w:rPr>
                <w:del w:id="2873" w:author="Author" w:date="2026-09-29T17:34:00Z" w16du:dateUtc="2026-09-29T22:34:00Z"/>
                <w:rFonts w:ascii="Times New Roman" w:hAnsi="Times New Roman" w:cs="Times New Roman"/>
                <w:sz w:val="24"/>
                <w:szCs w:val="24"/>
              </w:rPr>
            </w:pPr>
            <w:del w:id="2874" w:author="Author" w:date="2026-09-29T17:34:00Z" w16du:dateUtc="2026-09-29T22:34:00Z">
              <w:r w:rsidRPr="00362197" w:rsidDel="0090146E">
                <w:rPr>
                  <w:rFonts w:ascii="Times New Roman" w:hAnsi="Times New Roman" w:cs="Times New Roman"/>
                  <w:sz w:val="24"/>
                  <w:szCs w:val="24"/>
                </w:rPr>
                <w:delText>0.55</w:delText>
              </w:r>
            </w:del>
          </w:p>
        </w:tc>
        <w:tc>
          <w:tcPr>
            <w:tcW w:w="625" w:type="pct"/>
          </w:tcPr>
          <w:p w14:paraId="4C92FB51" w14:textId="4082DA85" w:rsidR="00362197" w:rsidRPr="00362197" w:rsidDel="0090146E" w:rsidRDefault="00362197" w:rsidP="00A9029B">
            <w:pPr>
              <w:jc w:val="center"/>
              <w:rPr>
                <w:del w:id="2875" w:author="Author" w:date="2026-09-29T17:34:00Z" w16du:dateUtc="2026-09-29T22:34:00Z"/>
                <w:rFonts w:ascii="Times New Roman" w:hAnsi="Times New Roman" w:cs="Times New Roman"/>
                <w:sz w:val="24"/>
                <w:szCs w:val="24"/>
              </w:rPr>
            </w:pPr>
            <w:del w:id="2876" w:author="Author" w:date="2026-09-29T17:34:00Z" w16du:dateUtc="2026-09-29T22:34:00Z">
              <w:r w:rsidRPr="00362197" w:rsidDel="0090146E">
                <w:rPr>
                  <w:rFonts w:ascii="Times New Roman" w:hAnsi="Times New Roman" w:cs="Times New Roman"/>
                  <w:sz w:val="24"/>
                  <w:szCs w:val="24"/>
                </w:rPr>
                <w:delText>3.00</w:delText>
              </w:r>
            </w:del>
          </w:p>
        </w:tc>
        <w:tc>
          <w:tcPr>
            <w:tcW w:w="625" w:type="pct"/>
          </w:tcPr>
          <w:p w14:paraId="3DC02DFD" w14:textId="3A802C08" w:rsidR="00362197" w:rsidRPr="00362197" w:rsidDel="0090146E" w:rsidRDefault="00362197" w:rsidP="00A9029B">
            <w:pPr>
              <w:jc w:val="center"/>
              <w:rPr>
                <w:del w:id="2877" w:author="Author" w:date="2026-09-29T17:34:00Z" w16du:dateUtc="2026-09-29T22:34:00Z"/>
                <w:rFonts w:ascii="Times New Roman" w:hAnsi="Times New Roman" w:cs="Times New Roman"/>
                <w:sz w:val="24"/>
                <w:szCs w:val="24"/>
              </w:rPr>
            </w:pPr>
            <w:del w:id="2878" w:author="Author" w:date="2026-09-29T17:34:00Z" w16du:dateUtc="2026-09-29T22:34:00Z">
              <w:r w:rsidRPr="00362197" w:rsidDel="0090146E">
                <w:rPr>
                  <w:rFonts w:ascii="Times New Roman" w:hAnsi="Times New Roman" w:cs="Times New Roman"/>
                  <w:sz w:val="24"/>
                  <w:szCs w:val="24"/>
                </w:rPr>
                <w:delText>2.33</w:delText>
              </w:r>
            </w:del>
          </w:p>
        </w:tc>
        <w:tc>
          <w:tcPr>
            <w:tcW w:w="625" w:type="pct"/>
          </w:tcPr>
          <w:p w14:paraId="10B11B67" w14:textId="69104EB6" w:rsidR="00362197" w:rsidRPr="00362197" w:rsidDel="0090146E" w:rsidRDefault="00362197" w:rsidP="00A9029B">
            <w:pPr>
              <w:jc w:val="center"/>
              <w:rPr>
                <w:del w:id="2879" w:author="Author" w:date="2026-09-29T17:34:00Z" w16du:dateUtc="2026-09-29T22:34:00Z"/>
                <w:rFonts w:ascii="Times New Roman" w:hAnsi="Times New Roman" w:cs="Times New Roman"/>
                <w:sz w:val="24"/>
                <w:szCs w:val="24"/>
              </w:rPr>
            </w:pPr>
            <w:del w:id="2880" w:author="Author" w:date="2026-09-29T17:34:00Z" w16du:dateUtc="2026-09-29T22:34:00Z">
              <w:r w:rsidRPr="00362197" w:rsidDel="0090146E">
                <w:rPr>
                  <w:rFonts w:ascii="Times New Roman" w:hAnsi="Times New Roman" w:cs="Times New Roman"/>
                  <w:sz w:val="24"/>
                  <w:szCs w:val="24"/>
                </w:rPr>
                <w:delText>0.57</w:delText>
              </w:r>
            </w:del>
          </w:p>
        </w:tc>
        <w:tc>
          <w:tcPr>
            <w:tcW w:w="625" w:type="pct"/>
          </w:tcPr>
          <w:p w14:paraId="757505BF" w14:textId="2906AF8E" w:rsidR="00362197" w:rsidRPr="00362197" w:rsidDel="0090146E" w:rsidRDefault="00362197" w:rsidP="00A9029B">
            <w:pPr>
              <w:jc w:val="center"/>
              <w:rPr>
                <w:del w:id="2881" w:author="Author" w:date="2026-09-29T17:34:00Z" w16du:dateUtc="2026-09-29T22:34:00Z"/>
                <w:rFonts w:ascii="Times New Roman" w:hAnsi="Times New Roman" w:cs="Times New Roman"/>
                <w:sz w:val="24"/>
                <w:szCs w:val="24"/>
              </w:rPr>
            </w:pPr>
            <w:del w:id="2882" w:author="Author" w:date="2026-09-29T17:34:00Z" w16du:dateUtc="2026-09-29T22:34:00Z">
              <w:r w:rsidRPr="00362197" w:rsidDel="0090146E">
                <w:rPr>
                  <w:rFonts w:ascii="Times New Roman" w:hAnsi="Times New Roman" w:cs="Times New Roman"/>
                  <w:sz w:val="24"/>
                  <w:szCs w:val="24"/>
                </w:rPr>
                <w:delText>0.94</w:delText>
              </w:r>
            </w:del>
          </w:p>
        </w:tc>
      </w:tr>
      <w:tr w:rsidR="00362197" w:rsidRPr="00362197" w:rsidDel="0090146E" w14:paraId="66EBB198" w14:textId="77C1DB0E" w:rsidTr="00362197">
        <w:trPr>
          <w:del w:id="2883" w:author="Author" w:date="2026-09-29T17:34:00Z"/>
        </w:trPr>
        <w:tc>
          <w:tcPr>
            <w:tcW w:w="625" w:type="pct"/>
          </w:tcPr>
          <w:p w14:paraId="7EFB27C6" w14:textId="39C53A58" w:rsidR="00362197" w:rsidRPr="00362197" w:rsidDel="0090146E" w:rsidRDefault="00362197" w:rsidP="006B23D6">
            <w:pPr>
              <w:jc w:val="both"/>
              <w:rPr>
                <w:del w:id="2884" w:author="Author" w:date="2026-09-29T17:34:00Z" w16du:dateUtc="2026-09-29T22:34:00Z"/>
                <w:rFonts w:ascii="Times New Roman" w:hAnsi="Times New Roman" w:cs="Times New Roman"/>
                <w:sz w:val="24"/>
                <w:szCs w:val="24"/>
              </w:rPr>
            </w:pPr>
          </w:p>
        </w:tc>
        <w:tc>
          <w:tcPr>
            <w:tcW w:w="625" w:type="pct"/>
          </w:tcPr>
          <w:p w14:paraId="0431C2AE" w14:textId="0F27EB64" w:rsidR="00362197" w:rsidRPr="00362197" w:rsidDel="0090146E" w:rsidRDefault="00362197" w:rsidP="006B23D6">
            <w:pPr>
              <w:jc w:val="both"/>
              <w:rPr>
                <w:del w:id="2885" w:author="Author" w:date="2026-09-29T17:34:00Z" w16du:dateUtc="2026-09-29T22:34:00Z"/>
                <w:rFonts w:ascii="Times New Roman" w:hAnsi="Times New Roman" w:cs="Times New Roman"/>
                <w:sz w:val="24"/>
                <w:szCs w:val="24"/>
              </w:rPr>
            </w:pPr>
            <w:del w:id="2886" w:author="Author" w:date="2026-09-29T17:34:00Z" w16du:dateUtc="2026-09-29T22:34:00Z">
              <w:r w:rsidRPr="00362197" w:rsidDel="0090146E">
                <w:rPr>
                  <w:rFonts w:ascii="Times New Roman" w:hAnsi="Times New Roman" w:cs="Times New Roman"/>
                  <w:sz w:val="24"/>
                  <w:szCs w:val="24"/>
                </w:rPr>
                <w:delText>All leaves fallen</w:delText>
              </w:r>
            </w:del>
          </w:p>
        </w:tc>
        <w:tc>
          <w:tcPr>
            <w:tcW w:w="625" w:type="pct"/>
          </w:tcPr>
          <w:p w14:paraId="0406487C" w14:textId="431C313E" w:rsidR="00362197" w:rsidRPr="00362197" w:rsidDel="0090146E" w:rsidRDefault="00362197" w:rsidP="00A9029B">
            <w:pPr>
              <w:jc w:val="center"/>
              <w:rPr>
                <w:del w:id="2887" w:author="Author" w:date="2026-09-29T17:34:00Z" w16du:dateUtc="2026-09-29T22:34:00Z"/>
                <w:rFonts w:ascii="Times New Roman" w:hAnsi="Times New Roman" w:cs="Times New Roman"/>
                <w:sz w:val="24"/>
                <w:szCs w:val="24"/>
              </w:rPr>
            </w:pPr>
            <w:del w:id="2888" w:author="Author" w:date="2026-09-29T17:34:00Z" w16du:dateUtc="2026-09-29T22:34:00Z">
              <w:r w:rsidRPr="00362197" w:rsidDel="0090146E">
                <w:rPr>
                  <w:rFonts w:ascii="Times New Roman" w:hAnsi="Times New Roman" w:cs="Times New Roman"/>
                  <w:sz w:val="24"/>
                  <w:szCs w:val="24"/>
                </w:rPr>
                <w:delText>9</w:delText>
              </w:r>
            </w:del>
          </w:p>
        </w:tc>
        <w:tc>
          <w:tcPr>
            <w:tcW w:w="625" w:type="pct"/>
          </w:tcPr>
          <w:p w14:paraId="0017642A" w14:textId="4B4074CB" w:rsidR="00362197" w:rsidRPr="00362197" w:rsidDel="0090146E" w:rsidRDefault="00362197" w:rsidP="00A9029B">
            <w:pPr>
              <w:jc w:val="center"/>
              <w:rPr>
                <w:del w:id="2889" w:author="Author" w:date="2026-09-29T17:34:00Z" w16du:dateUtc="2026-09-29T22:34:00Z"/>
                <w:rFonts w:ascii="Times New Roman" w:hAnsi="Times New Roman" w:cs="Times New Roman"/>
                <w:sz w:val="24"/>
                <w:szCs w:val="24"/>
              </w:rPr>
            </w:pPr>
            <w:del w:id="2890" w:author="Author" w:date="2026-09-29T17:34:00Z" w16du:dateUtc="2026-09-29T22:34:00Z">
              <w:r w:rsidRPr="00362197" w:rsidDel="0090146E">
                <w:rPr>
                  <w:rFonts w:ascii="Times New Roman" w:hAnsi="Times New Roman" w:cs="Times New Roman"/>
                  <w:sz w:val="24"/>
                  <w:szCs w:val="24"/>
                </w:rPr>
                <w:delText>0.11</w:delText>
              </w:r>
            </w:del>
          </w:p>
        </w:tc>
        <w:tc>
          <w:tcPr>
            <w:tcW w:w="625" w:type="pct"/>
          </w:tcPr>
          <w:p w14:paraId="1C6A4BB1" w14:textId="02CD7341" w:rsidR="00362197" w:rsidRPr="00362197" w:rsidDel="0090146E" w:rsidRDefault="00362197" w:rsidP="00A9029B">
            <w:pPr>
              <w:jc w:val="center"/>
              <w:rPr>
                <w:del w:id="2891" w:author="Author" w:date="2026-09-29T17:34:00Z" w16du:dateUtc="2026-09-29T22:34:00Z"/>
                <w:rFonts w:ascii="Times New Roman" w:hAnsi="Times New Roman" w:cs="Times New Roman"/>
                <w:sz w:val="24"/>
                <w:szCs w:val="24"/>
              </w:rPr>
            </w:pPr>
          </w:p>
        </w:tc>
        <w:tc>
          <w:tcPr>
            <w:tcW w:w="625" w:type="pct"/>
          </w:tcPr>
          <w:p w14:paraId="34E69421" w14:textId="1ECB407C" w:rsidR="00362197" w:rsidRPr="00362197" w:rsidDel="0090146E" w:rsidRDefault="00362197" w:rsidP="00A9029B">
            <w:pPr>
              <w:jc w:val="center"/>
              <w:rPr>
                <w:del w:id="2892" w:author="Author" w:date="2026-09-29T17:34:00Z" w16du:dateUtc="2026-09-29T22:34:00Z"/>
                <w:rFonts w:ascii="Times New Roman" w:hAnsi="Times New Roman" w:cs="Times New Roman"/>
                <w:sz w:val="24"/>
                <w:szCs w:val="24"/>
              </w:rPr>
            </w:pPr>
          </w:p>
        </w:tc>
        <w:tc>
          <w:tcPr>
            <w:tcW w:w="625" w:type="pct"/>
          </w:tcPr>
          <w:p w14:paraId="0CCD7A67" w14:textId="76758D8B" w:rsidR="00362197" w:rsidRPr="00362197" w:rsidDel="0090146E" w:rsidRDefault="00362197" w:rsidP="00A9029B">
            <w:pPr>
              <w:jc w:val="center"/>
              <w:rPr>
                <w:del w:id="2893" w:author="Author" w:date="2026-09-29T17:34:00Z" w16du:dateUtc="2026-09-29T22:34:00Z"/>
                <w:rFonts w:ascii="Times New Roman" w:hAnsi="Times New Roman" w:cs="Times New Roman"/>
                <w:sz w:val="24"/>
                <w:szCs w:val="24"/>
              </w:rPr>
            </w:pPr>
          </w:p>
        </w:tc>
        <w:tc>
          <w:tcPr>
            <w:tcW w:w="625" w:type="pct"/>
          </w:tcPr>
          <w:p w14:paraId="41DD6EAD" w14:textId="16C3FCB1" w:rsidR="00362197" w:rsidRPr="00362197" w:rsidDel="0090146E" w:rsidRDefault="00362197" w:rsidP="00A9029B">
            <w:pPr>
              <w:jc w:val="center"/>
              <w:rPr>
                <w:del w:id="2894" w:author="Author" w:date="2026-09-29T17:34:00Z" w16du:dateUtc="2026-09-29T22:34:00Z"/>
                <w:rFonts w:ascii="Times New Roman" w:hAnsi="Times New Roman" w:cs="Times New Roman"/>
                <w:sz w:val="24"/>
                <w:szCs w:val="24"/>
              </w:rPr>
            </w:pPr>
          </w:p>
        </w:tc>
      </w:tr>
      <w:tr w:rsidR="00362197" w:rsidRPr="00362197" w:rsidDel="0090146E" w14:paraId="76D48067" w14:textId="23247F38" w:rsidTr="00362197">
        <w:trPr>
          <w:del w:id="2895" w:author="Author" w:date="2026-09-29T17:34:00Z"/>
        </w:trPr>
        <w:tc>
          <w:tcPr>
            <w:tcW w:w="625" w:type="pct"/>
          </w:tcPr>
          <w:p w14:paraId="7B0910BF" w14:textId="62FD903C" w:rsidR="00362197" w:rsidRPr="00362197" w:rsidDel="0090146E" w:rsidRDefault="00362197" w:rsidP="006B23D6">
            <w:pPr>
              <w:jc w:val="both"/>
              <w:rPr>
                <w:del w:id="2896" w:author="Author" w:date="2026-09-29T17:34:00Z" w16du:dateUtc="2026-09-29T22:34:00Z"/>
                <w:rFonts w:ascii="Times New Roman" w:hAnsi="Times New Roman" w:cs="Times New Roman"/>
                <w:sz w:val="24"/>
                <w:szCs w:val="24"/>
              </w:rPr>
            </w:pPr>
          </w:p>
        </w:tc>
        <w:tc>
          <w:tcPr>
            <w:tcW w:w="625" w:type="pct"/>
          </w:tcPr>
          <w:p w14:paraId="25D46B3F" w14:textId="0F2D49D1" w:rsidR="00362197" w:rsidRPr="00362197" w:rsidDel="0090146E" w:rsidRDefault="00362197" w:rsidP="006B23D6">
            <w:pPr>
              <w:jc w:val="both"/>
              <w:rPr>
                <w:del w:id="2897" w:author="Author" w:date="2026-09-29T17:34:00Z" w16du:dateUtc="2026-09-29T22:34:00Z"/>
                <w:rFonts w:ascii="Times New Roman" w:hAnsi="Times New Roman" w:cs="Times New Roman"/>
                <w:sz w:val="24"/>
                <w:szCs w:val="24"/>
              </w:rPr>
            </w:pPr>
            <w:del w:id="2898" w:author="Author" w:date="2026-09-29T17:34:00Z" w16du:dateUtc="2026-09-29T22:34:00Z">
              <w:r w:rsidRPr="00362197" w:rsidDel="0090146E">
                <w:rPr>
                  <w:rFonts w:ascii="Times New Roman" w:hAnsi="Times New Roman" w:cs="Times New Roman"/>
                  <w:sz w:val="24"/>
                  <w:szCs w:val="24"/>
                </w:rPr>
                <w:delText>All leaves persistent</w:delText>
              </w:r>
            </w:del>
          </w:p>
        </w:tc>
        <w:tc>
          <w:tcPr>
            <w:tcW w:w="625" w:type="pct"/>
          </w:tcPr>
          <w:p w14:paraId="61230D1A" w14:textId="554B0C12" w:rsidR="00362197" w:rsidRPr="00362197" w:rsidDel="0090146E" w:rsidRDefault="00362197" w:rsidP="00A9029B">
            <w:pPr>
              <w:jc w:val="center"/>
              <w:rPr>
                <w:del w:id="2899" w:author="Author" w:date="2026-09-29T17:34:00Z" w16du:dateUtc="2026-09-29T22:34:00Z"/>
                <w:rFonts w:ascii="Times New Roman" w:hAnsi="Times New Roman" w:cs="Times New Roman"/>
                <w:sz w:val="24"/>
                <w:szCs w:val="24"/>
              </w:rPr>
            </w:pPr>
            <w:del w:id="2900" w:author="Author" w:date="2026-09-29T17:34:00Z" w16du:dateUtc="2026-09-29T22:34:00Z">
              <w:r w:rsidRPr="00362197" w:rsidDel="0090146E">
                <w:rPr>
                  <w:rFonts w:ascii="Times New Roman" w:hAnsi="Times New Roman" w:cs="Times New Roman"/>
                  <w:sz w:val="24"/>
                  <w:szCs w:val="24"/>
                </w:rPr>
                <w:delText>28</w:delText>
              </w:r>
            </w:del>
          </w:p>
        </w:tc>
        <w:tc>
          <w:tcPr>
            <w:tcW w:w="625" w:type="pct"/>
          </w:tcPr>
          <w:p w14:paraId="18BA87A6" w14:textId="118E2BB5" w:rsidR="00362197" w:rsidRPr="00362197" w:rsidDel="0090146E" w:rsidRDefault="00362197" w:rsidP="00A9029B">
            <w:pPr>
              <w:jc w:val="center"/>
              <w:rPr>
                <w:del w:id="2901" w:author="Author" w:date="2026-09-29T17:34:00Z" w16du:dateUtc="2026-09-29T22:34:00Z"/>
                <w:rFonts w:ascii="Times New Roman" w:hAnsi="Times New Roman" w:cs="Times New Roman"/>
                <w:sz w:val="24"/>
                <w:szCs w:val="24"/>
              </w:rPr>
            </w:pPr>
            <w:del w:id="2902" w:author="Author" w:date="2026-09-29T17:34:00Z" w16du:dateUtc="2026-09-29T22:34:00Z">
              <w:r w:rsidRPr="00362197" w:rsidDel="0090146E">
                <w:rPr>
                  <w:rFonts w:ascii="Times New Roman" w:hAnsi="Times New Roman" w:cs="Times New Roman"/>
                  <w:sz w:val="24"/>
                  <w:szCs w:val="24"/>
                </w:rPr>
                <w:delText>0.34</w:delText>
              </w:r>
            </w:del>
          </w:p>
        </w:tc>
        <w:tc>
          <w:tcPr>
            <w:tcW w:w="625" w:type="pct"/>
          </w:tcPr>
          <w:p w14:paraId="46F29FAE" w14:textId="162F7D79" w:rsidR="00362197" w:rsidRPr="00362197" w:rsidDel="0090146E" w:rsidRDefault="00362197" w:rsidP="00A9029B">
            <w:pPr>
              <w:jc w:val="center"/>
              <w:rPr>
                <w:del w:id="2903" w:author="Author" w:date="2026-09-29T17:34:00Z" w16du:dateUtc="2026-09-29T22:34:00Z"/>
                <w:rFonts w:ascii="Times New Roman" w:hAnsi="Times New Roman" w:cs="Times New Roman"/>
                <w:sz w:val="24"/>
                <w:szCs w:val="24"/>
              </w:rPr>
            </w:pPr>
          </w:p>
        </w:tc>
        <w:tc>
          <w:tcPr>
            <w:tcW w:w="625" w:type="pct"/>
          </w:tcPr>
          <w:p w14:paraId="64E4AEC6" w14:textId="36ED3FB5" w:rsidR="00362197" w:rsidRPr="00362197" w:rsidDel="0090146E" w:rsidRDefault="00362197" w:rsidP="00A9029B">
            <w:pPr>
              <w:jc w:val="center"/>
              <w:rPr>
                <w:del w:id="2904" w:author="Author" w:date="2026-09-29T17:34:00Z" w16du:dateUtc="2026-09-29T22:34:00Z"/>
                <w:rFonts w:ascii="Times New Roman" w:hAnsi="Times New Roman" w:cs="Times New Roman"/>
                <w:sz w:val="24"/>
                <w:szCs w:val="24"/>
              </w:rPr>
            </w:pPr>
          </w:p>
        </w:tc>
        <w:tc>
          <w:tcPr>
            <w:tcW w:w="625" w:type="pct"/>
          </w:tcPr>
          <w:p w14:paraId="3411D698" w14:textId="46B1D7CC" w:rsidR="00362197" w:rsidRPr="00362197" w:rsidDel="0090146E" w:rsidRDefault="00362197" w:rsidP="00A9029B">
            <w:pPr>
              <w:jc w:val="center"/>
              <w:rPr>
                <w:del w:id="2905" w:author="Author" w:date="2026-09-29T17:34:00Z" w16du:dateUtc="2026-09-29T22:34:00Z"/>
                <w:rFonts w:ascii="Times New Roman" w:hAnsi="Times New Roman" w:cs="Times New Roman"/>
                <w:sz w:val="24"/>
                <w:szCs w:val="24"/>
              </w:rPr>
            </w:pPr>
          </w:p>
        </w:tc>
        <w:tc>
          <w:tcPr>
            <w:tcW w:w="625" w:type="pct"/>
          </w:tcPr>
          <w:p w14:paraId="2B6257F1" w14:textId="2FB08D2B" w:rsidR="00362197" w:rsidRPr="00362197" w:rsidDel="0090146E" w:rsidRDefault="00362197" w:rsidP="00A9029B">
            <w:pPr>
              <w:jc w:val="center"/>
              <w:rPr>
                <w:del w:id="2906" w:author="Author" w:date="2026-09-29T17:34:00Z" w16du:dateUtc="2026-09-29T22:34:00Z"/>
                <w:rFonts w:ascii="Times New Roman" w:hAnsi="Times New Roman" w:cs="Times New Roman"/>
                <w:sz w:val="24"/>
                <w:szCs w:val="24"/>
              </w:rPr>
            </w:pPr>
          </w:p>
        </w:tc>
      </w:tr>
      <w:tr w:rsidR="00362197" w:rsidRPr="00362197" w:rsidDel="0090146E" w14:paraId="42D1AE9F" w14:textId="7D79FD3D" w:rsidTr="00362197">
        <w:trPr>
          <w:del w:id="2907" w:author="Author" w:date="2026-09-29T17:34:00Z"/>
        </w:trPr>
        <w:tc>
          <w:tcPr>
            <w:tcW w:w="625" w:type="pct"/>
          </w:tcPr>
          <w:p w14:paraId="514EF70A" w14:textId="5E14B72D" w:rsidR="00362197" w:rsidRPr="00362197" w:rsidDel="0090146E" w:rsidRDefault="00362197" w:rsidP="006B23D6">
            <w:pPr>
              <w:jc w:val="both"/>
              <w:rPr>
                <w:del w:id="2908" w:author="Author" w:date="2026-09-29T17:34:00Z" w16du:dateUtc="2026-09-29T22:34:00Z"/>
                <w:rFonts w:ascii="Times New Roman" w:hAnsi="Times New Roman" w:cs="Times New Roman"/>
                <w:sz w:val="24"/>
                <w:szCs w:val="24"/>
              </w:rPr>
            </w:pPr>
            <w:del w:id="2909" w:author="Author" w:date="2026-09-29T17:34:00Z" w16du:dateUtc="2026-09-29T22:34:00Z">
              <w:r w:rsidRPr="00362197" w:rsidDel="0090146E">
                <w:rPr>
                  <w:rFonts w:ascii="Times New Roman" w:hAnsi="Times New Roman" w:cs="Times New Roman"/>
                  <w:sz w:val="24"/>
                  <w:szCs w:val="24"/>
                </w:rPr>
                <w:delText>Dry pod color</w:delText>
              </w:r>
            </w:del>
          </w:p>
        </w:tc>
        <w:tc>
          <w:tcPr>
            <w:tcW w:w="625" w:type="pct"/>
          </w:tcPr>
          <w:p w14:paraId="5D680BC7" w14:textId="0C350935" w:rsidR="00362197" w:rsidRPr="00362197" w:rsidDel="0090146E" w:rsidRDefault="00362197" w:rsidP="006B23D6">
            <w:pPr>
              <w:jc w:val="both"/>
              <w:rPr>
                <w:del w:id="2910" w:author="Author" w:date="2026-09-29T17:34:00Z" w16du:dateUtc="2026-09-29T22:34:00Z"/>
                <w:rFonts w:ascii="Times New Roman" w:hAnsi="Times New Roman" w:cs="Times New Roman"/>
                <w:sz w:val="24"/>
                <w:szCs w:val="24"/>
              </w:rPr>
            </w:pPr>
            <w:del w:id="2911" w:author="Author" w:date="2026-09-29T17:34:00Z" w16du:dateUtc="2026-09-29T22:34:00Z">
              <w:r w:rsidRPr="00362197" w:rsidDel="0090146E">
                <w:rPr>
                  <w:rFonts w:ascii="Times New Roman" w:hAnsi="Times New Roman" w:cs="Times New Roman"/>
                  <w:sz w:val="24"/>
                  <w:szCs w:val="24"/>
                </w:rPr>
                <w:delText>Pale yellow to white</w:delText>
              </w:r>
            </w:del>
          </w:p>
        </w:tc>
        <w:tc>
          <w:tcPr>
            <w:tcW w:w="625" w:type="pct"/>
          </w:tcPr>
          <w:p w14:paraId="7B98C6A1" w14:textId="77A54CF4" w:rsidR="00362197" w:rsidRPr="00362197" w:rsidDel="0090146E" w:rsidRDefault="00362197" w:rsidP="00A9029B">
            <w:pPr>
              <w:jc w:val="center"/>
              <w:rPr>
                <w:del w:id="2912" w:author="Author" w:date="2026-09-29T17:34:00Z" w16du:dateUtc="2026-09-29T22:34:00Z"/>
                <w:rFonts w:ascii="Times New Roman" w:hAnsi="Times New Roman" w:cs="Times New Roman"/>
                <w:sz w:val="24"/>
                <w:szCs w:val="24"/>
              </w:rPr>
            </w:pPr>
            <w:del w:id="2913" w:author="Author" w:date="2026-09-29T17:34:00Z" w16du:dateUtc="2026-09-29T22:34:00Z">
              <w:r w:rsidRPr="00362197" w:rsidDel="0090146E">
                <w:rPr>
                  <w:rFonts w:ascii="Times New Roman" w:hAnsi="Times New Roman" w:cs="Times New Roman"/>
                  <w:sz w:val="24"/>
                  <w:szCs w:val="24"/>
                </w:rPr>
                <w:delText>3</w:delText>
              </w:r>
            </w:del>
          </w:p>
        </w:tc>
        <w:tc>
          <w:tcPr>
            <w:tcW w:w="625" w:type="pct"/>
          </w:tcPr>
          <w:p w14:paraId="2F08F990" w14:textId="0564CCF1" w:rsidR="00362197" w:rsidRPr="00362197" w:rsidDel="0090146E" w:rsidRDefault="00362197" w:rsidP="00A9029B">
            <w:pPr>
              <w:jc w:val="center"/>
              <w:rPr>
                <w:del w:id="2914" w:author="Author" w:date="2026-09-29T17:34:00Z" w16du:dateUtc="2026-09-29T22:34:00Z"/>
                <w:rFonts w:ascii="Times New Roman" w:hAnsi="Times New Roman" w:cs="Times New Roman"/>
                <w:sz w:val="24"/>
                <w:szCs w:val="24"/>
              </w:rPr>
            </w:pPr>
            <w:del w:id="2915" w:author="Author" w:date="2026-09-29T17:34:00Z" w16du:dateUtc="2026-09-29T22:34:00Z">
              <w:r w:rsidRPr="00362197" w:rsidDel="0090146E">
                <w:rPr>
                  <w:rFonts w:ascii="Times New Roman" w:hAnsi="Times New Roman" w:cs="Times New Roman"/>
                  <w:sz w:val="24"/>
                  <w:szCs w:val="24"/>
                </w:rPr>
                <w:delText>0.04</w:delText>
              </w:r>
            </w:del>
          </w:p>
        </w:tc>
        <w:tc>
          <w:tcPr>
            <w:tcW w:w="625" w:type="pct"/>
          </w:tcPr>
          <w:p w14:paraId="065AD285" w14:textId="14EC1E97" w:rsidR="00362197" w:rsidRPr="00362197" w:rsidDel="0090146E" w:rsidRDefault="00362197" w:rsidP="00A9029B">
            <w:pPr>
              <w:jc w:val="center"/>
              <w:rPr>
                <w:del w:id="2916" w:author="Author" w:date="2026-09-29T17:34:00Z" w16du:dateUtc="2026-09-29T22:34:00Z"/>
                <w:rFonts w:ascii="Times New Roman" w:hAnsi="Times New Roman" w:cs="Times New Roman"/>
                <w:sz w:val="24"/>
                <w:szCs w:val="24"/>
              </w:rPr>
            </w:pPr>
            <w:del w:id="2917" w:author="Author" w:date="2026-09-29T17:34:00Z" w16du:dateUtc="2026-09-29T22:34:00Z">
              <w:r w:rsidRPr="00362197" w:rsidDel="0090146E">
                <w:rPr>
                  <w:rFonts w:ascii="Times New Roman" w:hAnsi="Times New Roman" w:cs="Times New Roman"/>
                  <w:sz w:val="24"/>
                  <w:szCs w:val="24"/>
                </w:rPr>
                <w:delText>5.00</w:delText>
              </w:r>
            </w:del>
          </w:p>
        </w:tc>
        <w:tc>
          <w:tcPr>
            <w:tcW w:w="625" w:type="pct"/>
          </w:tcPr>
          <w:p w14:paraId="654AFD8C" w14:textId="5794792E" w:rsidR="00362197" w:rsidRPr="00362197" w:rsidDel="0090146E" w:rsidRDefault="00362197" w:rsidP="00A9029B">
            <w:pPr>
              <w:jc w:val="center"/>
              <w:rPr>
                <w:del w:id="2918" w:author="Author" w:date="2026-09-29T17:34:00Z" w16du:dateUtc="2026-09-29T22:34:00Z"/>
                <w:rFonts w:ascii="Times New Roman" w:hAnsi="Times New Roman" w:cs="Times New Roman"/>
                <w:sz w:val="24"/>
                <w:szCs w:val="24"/>
              </w:rPr>
            </w:pPr>
            <w:del w:id="2919" w:author="Author" w:date="2026-09-29T17:34:00Z" w16du:dateUtc="2026-09-29T22:34:00Z">
              <w:r w:rsidRPr="00362197" w:rsidDel="0090146E">
                <w:rPr>
                  <w:rFonts w:ascii="Times New Roman" w:hAnsi="Times New Roman" w:cs="Times New Roman"/>
                  <w:sz w:val="24"/>
                  <w:szCs w:val="24"/>
                </w:rPr>
                <w:delText>2.26</w:delText>
              </w:r>
            </w:del>
          </w:p>
        </w:tc>
        <w:tc>
          <w:tcPr>
            <w:tcW w:w="625" w:type="pct"/>
          </w:tcPr>
          <w:p w14:paraId="08EDDDC5" w14:textId="06A3A2D2" w:rsidR="00362197" w:rsidRPr="00362197" w:rsidDel="0090146E" w:rsidRDefault="00362197" w:rsidP="00A9029B">
            <w:pPr>
              <w:jc w:val="center"/>
              <w:rPr>
                <w:del w:id="2920" w:author="Author" w:date="2026-09-29T17:34:00Z" w16du:dateUtc="2026-09-29T22:34:00Z"/>
                <w:rFonts w:ascii="Times New Roman" w:hAnsi="Times New Roman" w:cs="Times New Roman"/>
                <w:sz w:val="24"/>
                <w:szCs w:val="24"/>
              </w:rPr>
            </w:pPr>
            <w:del w:id="2921" w:author="Author" w:date="2026-09-29T17:34:00Z" w16du:dateUtc="2026-09-29T22:34:00Z">
              <w:r w:rsidRPr="00362197" w:rsidDel="0090146E">
                <w:rPr>
                  <w:rFonts w:ascii="Times New Roman" w:hAnsi="Times New Roman" w:cs="Times New Roman"/>
                  <w:sz w:val="24"/>
                  <w:szCs w:val="24"/>
                </w:rPr>
                <w:delText>0.56</w:delText>
              </w:r>
            </w:del>
          </w:p>
        </w:tc>
        <w:tc>
          <w:tcPr>
            <w:tcW w:w="625" w:type="pct"/>
          </w:tcPr>
          <w:p w14:paraId="28619659" w14:textId="6DFC273B" w:rsidR="00362197" w:rsidRPr="00362197" w:rsidDel="0090146E" w:rsidRDefault="00362197" w:rsidP="00A9029B">
            <w:pPr>
              <w:jc w:val="center"/>
              <w:rPr>
                <w:del w:id="2922" w:author="Author" w:date="2026-09-29T17:34:00Z" w16du:dateUtc="2026-09-29T22:34:00Z"/>
                <w:rFonts w:ascii="Times New Roman" w:hAnsi="Times New Roman" w:cs="Times New Roman"/>
                <w:sz w:val="24"/>
                <w:szCs w:val="24"/>
              </w:rPr>
            </w:pPr>
            <w:del w:id="2923" w:author="Author" w:date="2026-09-29T17:34:00Z" w16du:dateUtc="2026-09-29T22:34:00Z">
              <w:r w:rsidRPr="00362197" w:rsidDel="0090146E">
                <w:rPr>
                  <w:rFonts w:ascii="Times New Roman" w:hAnsi="Times New Roman" w:cs="Times New Roman"/>
                  <w:sz w:val="24"/>
                  <w:szCs w:val="24"/>
                </w:rPr>
                <w:delText>1.08</w:delText>
              </w:r>
            </w:del>
          </w:p>
        </w:tc>
      </w:tr>
      <w:tr w:rsidR="00362197" w:rsidRPr="00362197" w:rsidDel="0090146E" w14:paraId="09BFF480" w14:textId="68670A03" w:rsidTr="00362197">
        <w:trPr>
          <w:del w:id="2924" w:author="Author" w:date="2026-09-29T17:34:00Z"/>
        </w:trPr>
        <w:tc>
          <w:tcPr>
            <w:tcW w:w="625" w:type="pct"/>
          </w:tcPr>
          <w:p w14:paraId="0124DEE2" w14:textId="4BF50246" w:rsidR="00362197" w:rsidRPr="00362197" w:rsidDel="0090146E" w:rsidRDefault="00362197" w:rsidP="006B23D6">
            <w:pPr>
              <w:jc w:val="both"/>
              <w:rPr>
                <w:del w:id="2925" w:author="Author" w:date="2026-09-29T17:34:00Z" w16du:dateUtc="2026-09-29T22:34:00Z"/>
                <w:rFonts w:ascii="Times New Roman" w:hAnsi="Times New Roman" w:cs="Times New Roman"/>
                <w:sz w:val="24"/>
                <w:szCs w:val="24"/>
              </w:rPr>
            </w:pPr>
          </w:p>
        </w:tc>
        <w:tc>
          <w:tcPr>
            <w:tcW w:w="625" w:type="pct"/>
          </w:tcPr>
          <w:p w14:paraId="7E8744C3" w14:textId="6CCA5BF2" w:rsidR="00362197" w:rsidRPr="00362197" w:rsidDel="0090146E" w:rsidRDefault="00362197" w:rsidP="006B23D6">
            <w:pPr>
              <w:jc w:val="both"/>
              <w:rPr>
                <w:del w:id="2926" w:author="Author" w:date="2026-09-29T17:34:00Z" w16du:dateUtc="2026-09-29T22:34:00Z"/>
                <w:rFonts w:ascii="Times New Roman" w:hAnsi="Times New Roman" w:cs="Times New Roman"/>
                <w:sz w:val="24"/>
                <w:szCs w:val="24"/>
              </w:rPr>
            </w:pPr>
            <w:del w:id="2927" w:author="Author" w:date="2026-09-29T17:34:00Z" w16du:dateUtc="2026-09-29T22:34:00Z">
              <w:r w:rsidRPr="00362197" w:rsidDel="0090146E">
                <w:rPr>
                  <w:rFonts w:ascii="Times New Roman" w:hAnsi="Times New Roman" w:cs="Times New Roman"/>
                  <w:sz w:val="24"/>
                  <w:szCs w:val="24"/>
                </w:rPr>
                <w:delText>Beige</w:delText>
              </w:r>
            </w:del>
          </w:p>
        </w:tc>
        <w:tc>
          <w:tcPr>
            <w:tcW w:w="625" w:type="pct"/>
          </w:tcPr>
          <w:p w14:paraId="2665E3AE" w14:textId="7C347049" w:rsidR="00362197" w:rsidRPr="00362197" w:rsidDel="0090146E" w:rsidRDefault="00362197" w:rsidP="00A9029B">
            <w:pPr>
              <w:jc w:val="center"/>
              <w:rPr>
                <w:del w:id="2928" w:author="Author" w:date="2026-09-29T17:34:00Z" w16du:dateUtc="2026-09-29T22:34:00Z"/>
                <w:rFonts w:ascii="Times New Roman" w:hAnsi="Times New Roman" w:cs="Times New Roman"/>
                <w:sz w:val="24"/>
                <w:szCs w:val="24"/>
              </w:rPr>
            </w:pPr>
            <w:del w:id="2929" w:author="Author" w:date="2026-09-29T17:34:00Z" w16du:dateUtc="2026-09-29T22:34:00Z">
              <w:r w:rsidRPr="00362197" w:rsidDel="0090146E">
                <w:rPr>
                  <w:rFonts w:ascii="Times New Roman" w:hAnsi="Times New Roman" w:cs="Times New Roman"/>
                  <w:sz w:val="24"/>
                  <w:szCs w:val="24"/>
                </w:rPr>
                <w:delText>10</w:delText>
              </w:r>
            </w:del>
          </w:p>
        </w:tc>
        <w:tc>
          <w:tcPr>
            <w:tcW w:w="625" w:type="pct"/>
          </w:tcPr>
          <w:p w14:paraId="2DDC4C60" w14:textId="4D9B7C44" w:rsidR="00362197" w:rsidRPr="00362197" w:rsidDel="0090146E" w:rsidRDefault="00362197" w:rsidP="00A9029B">
            <w:pPr>
              <w:jc w:val="center"/>
              <w:rPr>
                <w:del w:id="2930" w:author="Author" w:date="2026-09-29T17:34:00Z" w16du:dateUtc="2026-09-29T22:34:00Z"/>
                <w:rFonts w:ascii="Times New Roman" w:hAnsi="Times New Roman" w:cs="Times New Roman"/>
                <w:sz w:val="24"/>
                <w:szCs w:val="24"/>
              </w:rPr>
            </w:pPr>
            <w:del w:id="2931" w:author="Author" w:date="2026-09-29T17:34:00Z" w16du:dateUtc="2026-09-29T22:34:00Z">
              <w:r w:rsidRPr="00362197" w:rsidDel="0090146E">
                <w:rPr>
                  <w:rFonts w:ascii="Times New Roman" w:hAnsi="Times New Roman" w:cs="Times New Roman"/>
                  <w:sz w:val="24"/>
                  <w:szCs w:val="24"/>
                </w:rPr>
                <w:delText>0.12</w:delText>
              </w:r>
            </w:del>
          </w:p>
        </w:tc>
        <w:tc>
          <w:tcPr>
            <w:tcW w:w="625" w:type="pct"/>
          </w:tcPr>
          <w:p w14:paraId="776AC142" w14:textId="60FB10C6" w:rsidR="00362197" w:rsidRPr="00362197" w:rsidDel="0090146E" w:rsidRDefault="00362197" w:rsidP="00A9029B">
            <w:pPr>
              <w:jc w:val="center"/>
              <w:rPr>
                <w:del w:id="2932" w:author="Author" w:date="2026-09-29T17:34:00Z" w16du:dateUtc="2026-09-29T22:34:00Z"/>
                <w:rFonts w:ascii="Times New Roman" w:hAnsi="Times New Roman" w:cs="Times New Roman"/>
                <w:sz w:val="24"/>
                <w:szCs w:val="24"/>
              </w:rPr>
            </w:pPr>
          </w:p>
        </w:tc>
        <w:tc>
          <w:tcPr>
            <w:tcW w:w="625" w:type="pct"/>
          </w:tcPr>
          <w:p w14:paraId="5584FEA1" w14:textId="1ABF6522" w:rsidR="00362197" w:rsidRPr="00362197" w:rsidDel="0090146E" w:rsidRDefault="00362197" w:rsidP="00A9029B">
            <w:pPr>
              <w:jc w:val="center"/>
              <w:rPr>
                <w:del w:id="2933" w:author="Author" w:date="2026-09-29T17:34:00Z" w16du:dateUtc="2026-09-29T22:34:00Z"/>
                <w:rFonts w:ascii="Times New Roman" w:hAnsi="Times New Roman" w:cs="Times New Roman"/>
                <w:sz w:val="24"/>
                <w:szCs w:val="24"/>
              </w:rPr>
            </w:pPr>
          </w:p>
        </w:tc>
        <w:tc>
          <w:tcPr>
            <w:tcW w:w="625" w:type="pct"/>
          </w:tcPr>
          <w:p w14:paraId="6A2957DA" w14:textId="3B977DBA" w:rsidR="00362197" w:rsidRPr="00362197" w:rsidDel="0090146E" w:rsidRDefault="00362197" w:rsidP="00A9029B">
            <w:pPr>
              <w:jc w:val="center"/>
              <w:rPr>
                <w:del w:id="2934" w:author="Author" w:date="2026-09-29T17:34:00Z" w16du:dateUtc="2026-09-29T22:34:00Z"/>
                <w:rFonts w:ascii="Times New Roman" w:hAnsi="Times New Roman" w:cs="Times New Roman"/>
                <w:sz w:val="24"/>
                <w:szCs w:val="24"/>
              </w:rPr>
            </w:pPr>
          </w:p>
        </w:tc>
        <w:tc>
          <w:tcPr>
            <w:tcW w:w="625" w:type="pct"/>
          </w:tcPr>
          <w:p w14:paraId="4F1C3F94" w14:textId="3DBF2123" w:rsidR="00362197" w:rsidRPr="00362197" w:rsidDel="0090146E" w:rsidRDefault="00362197" w:rsidP="00A9029B">
            <w:pPr>
              <w:jc w:val="center"/>
              <w:rPr>
                <w:del w:id="2935" w:author="Author" w:date="2026-09-29T17:34:00Z" w16du:dateUtc="2026-09-29T22:34:00Z"/>
                <w:rFonts w:ascii="Times New Roman" w:hAnsi="Times New Roman" w:cs="Times New Roman"/>
                <w:sz w:val="24"/>
                <w:szCs w:val="24"/>
              </w:rPr>
            </w:pPr>
          </w:p>
        </w:tc>
      </w:tr>
      <w:tr w:rsidR="00362197" w:rsidRPr="00362197" w:rsidDel="0090146E" w14:paraId="5BA7A2E0" w14:textId="753CA6A5" w:rsidTr="00362197">
        <w:trPr>
          <w:del w:id="2936" w:author="Author" w:date="2026-09-29T17:34:00Z"/>
        </w:trPr>
        <w:tc>
          <w:tcPr>
            <w:tcW w:w="625" w:type="pct"/>
          </w:tcPr>
          <w:p w14:paraId="24137CE9" w14:textId="53F80E2C" w:rsidR="00362197" w:rsidRPr="00362197" w:rsidDel="0090146E" w:rsidRDefault="00362197" w:rsidP="006B23D6">
            <w:pPr>
              <w:jc w:val="both"/>
              <w:rPr>
                <w:del w:id="2937" w:author="Author" w:date="2026-09-29T17:34:00Z" w16du:dateUtc="2026-09-29T22:34:00Z"/>
                <w:rFonts w:ascii="Times New Roman" w:hAnsi="Times New Roman" w:cs="Times New Roman"/>
                <w:sz w:val="24"/>
                <w:szCs w:val="24"/>
              </w:rPr>
            </w:pPr>
          </w:p>
        </w:tc>
        <w:tc>
          <w:tcPr>
            <w:tcW w:w="625" w:type="pct"/>
          </w:tcPr>
          <w:p w14:paraId="1AABC925" w14:textId="59295825" w:rsidR="00362197" w:rsidRPr="00362197" w:rsidDel="0090146E" w:rsidRDefault="00362197" w:rsidP="006B23D6">
            <w:pPr>
              <w:jc w:val="both"/>
              <w:rPr>
                <w:del w:id="2938" w:author="Author" w:date="2026-09-29T17:34:00Z" w16du:dateUtc="2026-09-29T22:34:00Z"/>
                <w:rFonts w:ascii="Times New Roman" w:hAnsi="Times New Roman" w:cs="Times New Roman"/>
                <w:sz w:val="24"/>
                <w:szCs w:val="24"/>
              </w:rPr>
            </w:pPr>
            <w:del w:id="2939" w:author="Author" w:date="2026-09-29T17:34:00Z" w16du:dateUtc="2026-09-29T22:34:00Z">
              <w:r w:rsidRPr="00362197" w:rsidDel="0090146E">
                <w:rPr>
                  <w:rFonts w:ascii="Times New Roman" w:hAnsi="Times New Roman" w:cs="Times New Roman"/>
                  <w:sz w:val="24"/>
                  <w:szCs w:val="24"/>
                </w:rPr>
                <w:delText>Cream with purple pigment</w:delText>
              </w:r>
            </w:del>
          </w:p>
        </w:tc>
        <w:tc>
          <w:tcPr>
            <w:tcW w:w="625" w:type="pct"/>
          </w:tcPr>
          <w:p w14:paraId="4B504364" w14:textId="5FA4B19D" w:rsidR="00362197" w:rsidRPr="00362197" w:rsidDel="0090146E" w:rsidRDefault="00362197" w:rsidP="00A9029B">
            <w:pPr>
              <w:jc w:val="center"/>
              <w:rPr>
                <w:del w:id="2940" w:author="Author" w:date="2026-09-29T17:34:00Z" w16du:dateUtc="2026-09-29T22:34:00Z"/>
                <w:rFonts w:ascii="Times New Roman" w:hAnsi="Times New Roman" w:cs="Times New Roman"/>
                <w:sz w:val="24"/>
                <w:szCs w:val="24"/>
              </w:rPr>
            </w:pPr>
            <w:del w:id="2941" w:author="Author" w:date="2026-09-29T17:34:00Z" w16du:dateUtc="2026-09-29T22:34:00Z">
              <w:r w:rsidRPr="00362197" w:rsidDel="0090146E">
                <w:rPr>
                  <w:rFonts w:ascii="Times New Roman" w:hAnsi="Times New Roman" w:cs="Times New Roman"/>
                  <w:sz w:val="24"/>
                  <w:szCs w:val="24"/>
                </w:rPr>
                <w:delText>16</w:delText>
              </w:r>
            </w:del>
          </w:p>
        </w:tc>
        <w:tc>
          <w:tcPr>
            <w:tcW w:w="625" w:type="pct"/>
          </w:tcPr>
          <w:p w14:paraId="613640F2" w14:textId="1E365E4E" w:rsidR="00362197" w:rsidRPr="00362197" w:rsidDel="0090146E" w:rsidRDefault="00362197" w:rsidP="00A9029B">
            <w:pPr>
              <w:jc w:val="center"/>
              <w:rPr>
                <w:del w:id="2942" w:author="Author" w:date="2026-09-29T17:34:00Z" w16du:dateUtc="2026-09-29T22:34:00Z"/>
                <w:rFonts w:ascii="Times New Roman" w:hAnsi="Times New Roman" w:cs="Times New Roman"/>
                <w:sz w:val="24"/>
                <w:szCs w:val="24"/>
              </w:rPr>
            </w:pPr>
            <w:del w:id="2943" w:author="Author" w:date="2026-09-29T17:34:00Z" w16du:dateUtc="2026-09-29T22:34:00Z">
              <w:r w:rsidRPr="00362197" w:rsidDel="0090146E">
                <w:rPr>
                  <w:rFonts w:ascii="Times New Roman" w:hAnsi="Times New Roman" w:cs="Times New Roman"/>
                  <w:sz w:val="24"/>
                  <w:szCs w:val="24"/>
                </w:rPr>
                <w:delText>0.20</w:delText>
              </w:r>
            </w:del>
          </w:p>
        </w:tc>
        <w:tc>
          <w:tcPr>
            <w:tcW w:w="625" w:type="pct"/>
          </w:tcPr>
          <w:p w14:paraId="79667A26" w14:textId="26CC949A" w:rsidR="00362197" w:rsidRPr="00362197" w:rsidDel="0090146E" w:rsidRDefault="00362197" w:rsidP="00A9029B">
            <w:pPr>
              <w:jc w:val="center"/>
              <w:rPr>
                <w:del w:id="2944" w:author="Author" w:date="2026-09-29T17:34:00Z" w16du:dateUtc="2026-09-29T22:34:00Z"/>
                <w:rFonts w:ascii="Times New Roman" w:hAnsi="Times New Roman" w:cs="Times New Roman"/>
                <w:sz w:val="24"/>
                <w:szCs w:val="24"/>
              </w:rPr>
            </w:pPr>
          </w:p>
        </w:tc>
        <w:tc>
          <w:tcPr>
            <w:tcW w:w="625" w:type="pct"/>
          </w:tcPr>
          <w:p w14:paraId="6B68F5C5" w14:textId="116DAF9D" w:rsidR="00362197" w:rsidRPr="00362197" w:rsidDel="0090146E" w:rsidRDefault="00362197" w:rsidP="00A9029B">
            <w:pPr>
              <w:jc w:val="center"/>
              <w:rPr>
                <w:del w:id="2945" w:author="Author" w:date="2026-09-29T17:34:00Z" w16du:dateUtc="2026-09-29T22:34:00Z"/>
                <w:rFonts w:ascii="Times New Roman" w:hAnsi="Times New Roman" w:cs="Times New Roman"/>
                <w:sz w:val="24"/>
                <w:szCs w:val="24"/>
              </w:rPr>
            </w:pPr>
          </w:p>
        </w:tc>
        <w:tc>
          <w:tcPr>
            <w:tcW w:w="625" w:type="pct"/>
          </w:tcPr>
          <w:p w14:paraId="34A96B0C" w14:textId="37F6E171" w:rsidR="00362197" w:rsidRPr="00362197" w:rsidDel="0090146E" w:rsidRDefault="00362197" w:rsidP="00A9029B">
            <w:pPr>
              <w:jc w:val="center"/>
              <w:rPr>
                <w:del w:id="2946" w:author="Author" w:date="2026-09-29T17:34:00Z" w16du:dateUtc="2026-09-29T22:34:00Z"/>
                <w:rFonts w:ascii="Times New Roman" w:hAnsi="Times New Roman" w:cs="Times New Roman"/>
                <w:sz w:val="24"/>
                <w:szCs w:val="24"/>
              </w:rPr>
            </w:pPr>
          </w:p>
        </w:tc>
        <w:tc>
          <w:tcPr>
            <w:tcW w:w="625" w:type="pct"/>
          </w:tcPr>
          <w:p w14:paraId="627C7529" w14:textId="153389DD" w:rsidR="00362197" w:rsidRPr="00362197" w:rsidDel="0090146E" w:rsidRDefault="00362197" w:rsidP="00A9029B">
            <w:pPr>
              <w:jc w:val="center"/>
              <w:rPr>
                <w:del w:id="2947" w:author="Author" w:date="2026-09-29T17:34:00Z" w16du:dateUtc="2026-09-29T22:34:00Z"/>
                <w:rFonts w:ascii="Times New Roman" w:hAnsi="Times New Roman" w:cs="Times New Roman"/>
                <w:sz w:val="24"/>
                <w:szCs w:val="24"/>
              </w:rPr>
            </w:pPr>
          </w:p>
        </w:tc>
      </w:tr>
      <w:tr w:rsidR="00362197" w:rsidRPr="00362197" w:rsidDel="0090146E" w14:paraId="02E7315A" w14:textId="65F8E956" w:rsidTr="00362197">
        <w:trPr>
          <w:del w:id="2948" w:author="Author" w:date="2026-09-29T17:34:00Z"/>
        </w:trPr>
        <w:tc>
          <w:tcPr>
            <w:tcW w:w="625" w:type="pct"/>
          </w:tcPr>
          <w:p w14:paraId="49204451" w14:textId="32D1ED19" w:rsidR="00362197" w:rsidRPr="00362197" w:rsidDel="0090146E" w:rsidRDefault="00362197" w:rsidP="006B23D6">
            <w:pPr>
              <w:jc w:val="both"/>
              <w:rPr>
                <w:del w:id="2949" w:author="Author" w:date="2026-09-29T17:34:00Z" w16du:dateUtc="2026-09-29T22:34:00Z"/>
                <w:rFonts w:ascii="Times New Roman" w:hAnsi="Times New Roman" w:cs="Times New Roman"/>
                <w:sz w:val="24"/>
                <w:szCs w:val="24"/>
              </w:rPr>
            </w:pPr>
          </w:p>
        </w:tc>
        <w:tc>
          <w:tcPr>
            <w:tcW w:w="625" w:type="pct"/>
          </w:tcPr>
          <w:p w14:paraId="75E9A234" w14:textId="1815B024" w:rsidR="00362197" w:rsidRPr="00362197" w:rsidDel="0090146E" w:rsidRDefault="00362197" w:rsidP="006B23D6">
            <w:pPr>
              <w:jc w:val="both"/>
              <w:rPr>
                <w:del w:id="2950" w:author="Author" w:date="2026-09-29T17:34:00Z" w16du:dateUtc="2026-09-29T22:34:00Z"/>
                <w:rFonts w:ascii="Times New Roman" w:hAnsi="Times New Roman" w:cs="Times New Roman"/>
                <w:sz w:val="24"/>
                <w:szCs w:val="24"/>
              </w:rPr>
            </w:pPr>
            <w:del w:id="2951" w:author="Author" w:date="2026-09-29T17:34:00Z" w16du:dateUtc="2026-09-29T22:34:00Z">
              <w:r w:rsidRPr="00362197" w:rsidDel="0090146E">
                <w:rPr>
                  <w:rFonts w:ascii="Times New Roman" w:hAnsi="Times New Roman" w:cs="Times New Roman"/>
                  <w:sz w:val="24"/>
                  <w:szCs w:val="24"/>
                </w:rPr>
                <w:delText>Golden yellow</w:delText>
              </w:r>
            </w:del>
          </w:p>
        </w:tc>
        <w:tc>
          <w:tcPr>
            <w:tcW w:w="625" w:type="pct"/>
          </w:tcPr>
          <w:p w14:paraId="1F00895F" w14:textId="5BFCC41A" w:rsidR="00362197" w:rsidRPr="00362197" w:rsidDel="0090146E" w:rsidRDefault="00362197" w:rsidP="00A9029B">
            <w:pPr>
              <w:jc w:val="center"/>
              <w:rPr>
                <w:del w:id="2952" w:author="Author" w:date="2026-09-29T17:34:00Z" w16du:dateUtc="2026-09-29T22:34:00Z"/>
                <w:rFonts w:ascii="Times New Roman" w:hAnsi="Times New Roman" w:cs="Times New Roman"/>
                <w:sz w:val="24"/>
                <w:szCs w:val="24"/>
              </w:rPr>
            </w:pPr>
            <w:del w:id="2953" w:author="Author" w:date="2026-09-29T17:34:00Z" w16du:dateUtc="2026-09-29T22:34:00Z">
              <w:r w:rsidRPr="00362197" w:rsidDel="0090146E">
                <w:rPr>
                  <w:rFonts w:ascii="Times New Roman" w:hAnsi="Times New Roman" w:cs="Times New Roman"/>
                  <w:sz w:val="24"/>
                  <w:szCs w:val="24"/>
                </w:rPr>
                <w:delText>51</w:delText>
              </w:r>
            </w:del>
          </w:p>
        </w:tc>
        <w:tc>
          <w:tcPr>
            <w:tcW w:w="625" w:type="pct"/>
          </w:tcPr>
          <w:p w14:paraId="72A2CB50" w14:textId="00B671EB" w:rsidR="00362197" w:rsidRPr="00362197" w:rsidDel="0090146E" w:rsidRDefault="00362197" w:rsidP="00A9029B">
            <w:pPr>
              <w:jc w:val="center"/>
              <w:rPr>
                <w:del w:id="2954" w:author="Author" w:date="2026-09-29T17:34:00Z" w16du:dateUtc="2026-09-29T22:34:00Z"/>
                <w:rFonts w:ascii="Times New Roman" w:hAnsi="Times New Roman" w:cs="Times New Roman"/>
                <w:sz w:val="24"/>
                <w:szCs w:val="24"/>
              </w:rPr>
            </w:pPr>
            <w:del w:id="2955" w:author="Author" w:date="2026-09-29T17:34:00Z" w16du:dateUtc="2026-09-29T22:34:00Z">
              <w:r w:rsidRPr="00362197" w:rsidDel="0090146E">
                <w:rPr>
                  <w:rFonts w:ascii="Times New Roman" w:hAnsi="Times New Roman" w:cs="Times New Roman"/>
                  <w:sz w:val="24"/>
                  <w:szCs w:val="24"/>
                </w:rPr>
                <w:delText>0.62</w:delText>
              </w:r>
            </w:del>
          </w:p>
        </w:tc>
        <w:tc>
          <w:tcPr>
            <w:tcW w:w="625" w:type="pct"/>
          </w:tcPr>
          <w:p w14:paraId="6A5EB90A" w14:textId="723CEA82" w:rsidR="00362197" w:rsidRPr="00362197" w:rsidDel="0090146E" w:rsidRDefault="00362197" w:rsidP="00A9029B">
            <w:pPr>
              <w:jc w:val="center"/>
              <w:rPr>
                <w:del w:id="2956" w:author="Author" w:date="2026-09-29T17:34:00Z" w16du:dateUtc="2026-09-29T22:34:00Z"/>
                <w:rFonts w:ascii="Times New Roman" w:hAnsi="Times New Roman" w:cs="Times New Roman"/>
                <w:sz w:val="24"/>
                <w:szCs w:val="24"/>
              </w:rPr>
            </w:pPr>
          </w:p>
        </w:tc>
        <w:tc>
          <w:tcPr>
            <w:tcW w:w="625" w:type="pct"/>
          </w:tcPr>
          <w:p w14:paraId="4EEDB3EF" w14:textId="25FD6887" w:rsidR="00362197" w:rsidRPr="00362197" w:rsidDel="0090146E" w:rsidRDefault="00362197" w:rsidP="00A9029B">
            <w:pPr>
              <w:jc w:val="center"/>
              <w:rPr>
                <w:del w:id="2957" w:author="Author" w:date="2026-09-29T17:34:00Z" w16du:dateUtc="2026-09-29T22:34:00Z"/>
                <w:rFonts w:ascii="Times New Roman" w:hAnsi="Times New Roman" w:cs="Times New Roman"/>
                <w:sz w:val="24"/>
                <w:szCs w:val="24"/>
              </w:rPr>
            </w:pPr>
          </w:p>
        </w:tc>
        <w:tc>
          <w:tcPr>
            <w:tcW w:w="625" w:type="pct"/>
          </w:tcPr>
          <w:p w14:paraId="101CC8F8" w14:textId="059FC642" w:rsidR="00362197" w:rsidRPr="00362197" w:rsidDel="0090146E" w:rsidRDefault="00362197" w:rsidP="00A9029B">
            <w:pPr>
              <w:jc w:val="center"/>
              <w:rPr>
                <w:del w:id="2958" w:author="Author" w:date="2026-09-29T17:34:00Z" w16du:dateUtc="2026-09-29T22:34:00Z"/>
                <w:rFonts w:ascii="Times New Roman" w:hAnsi="Times New Roman" w:cs="Times New Roman"/>
                <w:sz w:val="24"/>
                <w:szCs w:val="24"/>
              </w:rPr>
            </w:pPr>
          </w:p>
        </w:tc>
        <w:tc>
          <w:tcPr>
            <w:tcW w:w="625" w:type="pct"/>
          </w:tcPr>
          <w:p w14:paraId="3B569036" w14:textId="5D8582D4" w:rsidR="00362197" w:rsidRPr="00362197" w:rsidDel="0090146E" w:rsidRDefault="00362197" w:rsidP="00A9029B">
            <w:pPr>
              <w:jc w:val="center"/>
              <w:rPr>
                <w:del w:id="2959" w:author="Author" w:date="2026-09-29T17:34:00Z" w16du:dateUtc="2026-09-29T22:34:00Z"/>
                <w:rFonts w:ascii="Times New Roman" w:hAnsi="Times New Roman" w:cs="Times New Roman"/>
                <w:sz w:val="24"/>
                <w:szCs w:val="24"/>
              </w:rPr>
            </w:pPr>
          </w:p>
        </w:tc>
      </w:tr>
      <w:tr w:rsidR="00362197" w:rsidRPr="00362197" w:rsidDel="0090146E" w14:paraId="30990BF2" w14:textId="75D1A7E6" w:rsidTr="00362197">
        <w:trPr>
          <w:del w:id="2960" w:author="Author" w:date="2026-09-29T17:34:00Z"/>
        </w:trPr>
        <w:tc>
          <w:tcPr>
            <w:tcW w:w="625" w:type="pct"/>
          </w:tcPr>
          <w:p w14:paraId="7A5CF2FA" w14:textId="191C7EC8" w:rsidR="00362197" w:rsidRPr="00362197" w:rsidDel="0090146E" w:rsidRDefault="00362197" w:rsidP="006B23D6">
            <w:pPr>
              <w:jc w:val="both"/>
              <w:rPr>
                <w:del w:id="2961" w:author="Author" w:date="2026-09-29T17:34:00Z" w16du:dateUtc="2026-09-29T22:34:00Z"/>
                <w:rFonts w:ascii="Times New Roman" w:hAnsi="Times New Roman" w:cs="Times New Roman"/>
                <w:sz w:val="24"/>
                <w:szCs w:val="24"/>
              </w:rPr>
            </w:pPr>
          </w:p>
        </w:tc>
        <w:tc>
          <w:tcPr>
            <w:tcW w:w="625" w:type="pct"/>
          </w:tcPr>
          <w:p w14:paraId="5AE2643F" w14:textId="138A7C7D" w:rsidR="00362197" w:rsidRPr="00362197" w:rsidDel="0090146E" w:rsidRDefault="00362197" w:rsidP="006B23D6">
            <w:pPr>
              <w:jc w:val="both"/>
              <w:rPr>
                <w:del w:id="2962" w:author="Author" w:date="2026-09-29T17:34:00Z" w16du:dateUtc="2026-09-29T22:34:00Z"/>
                <w:rFonts w:ascii="Times New Roman" w:hAnsi="Times New Roman" w:cs="Times New Roman"/>
                <w:sz w:val="24"/>
                <w:szCs w:val="24"/>
              </w:rPr>
            </w:pPr>
            <w:del w:id="2963" w:author="Author" w:date="2026-09-29T17:34:00Z" w16du:dateUtc="2026-09-29T22:34:00Z">
              <w:r w:rsidRPr="00362197" w:rsidDel="0090146E">
                <w:rPr>
                  <w:rFonts w:ascii="Times New Roman" w:hAnsi="Times New Roman" w:cs="Times New Roman"/>
                  <w:sz w:val="24"/>
                  <w:szCs w:val="24"/>
                </w:rPr>
                <w:delText>Morado oscuro</w:delText>
              </w:r>
            </w:del>
          </w:p>
        </w:tc>
        <w:tc>
          <w:tcPr>
            <w:tcW w:w="625" w:type="pct"/>
          </w:tcPr>
          <w:p w14:paraId="3A2CA65E" w14:textId="3BB90B2B" w:rsidR="00362197" w:rsidRPr="00362197" w:rsidDel="0090146E" w:rsidRDefault="00362197" w:rsidP="00A9029B">
            <w:pPr>
              <w:jc w:val="center"/>
              <w:rPr>
                <w:del w:id="2964" w:author="Author" w:date="2026-09-29T17:34:00Z" w16du:dateUtc="2026-09-29T22:34:00Z"/>
                <w:rFonts w:ascii="Times New Roman" w:hAnsi="Times New Roman" w:cs="Times New Roman"/>
                <w:sz w:val="24"/>
                <w:szCs w:val="24"/>
              </w:rPr>
            </w:pPr>
            <w:del w:id="2965" w:author="Author" w:date="2026-09-29T17:34:00Z" w16du:dateUtc="2026-09-29T22:34:00Z">
              <w:r w:rsidRPr="00362197" w:rsidDel="0090146E">
                <w:rPr>
                  <w:rFonts w:ascii="Times New Roman" w:hAnsi="Times New Roman" w:cs="Times New Roman"/>
                  <w:sz w:val="24"/>
                  <w:szCs w:val="24"/>
                </w:rPr>
                <w:delText>2</w:delText>
              </w:r>
            </w:del>
          </w:p>
        </w:tc>
        <w:tc>
          <w:tcPr>
            <w:tcW w:w="625" w:type="pct"/>
          </w:tcPr>
          <w:p w14:paraId="5DF74A0D" w14:textId="043E2775" w:rsidR="00362197" w:rsidRPr="00362197" w:rsidDel="0090146E" w:rsidRDefault="00362197" w:rsidP="00A9029B">
            <w:pPr>
              <w:jc w:val="center"/>
              <w:rPr>
                <w:del w:id="2966" w:author="Author" w:date="2026-09-29T17:34:00Z" w16du:dateUtc="2026-09-29T22:34:00Z"/>
                <w:rFonts w:ascii="Times New Roman" w:hAnsi="Times New Roman" w:cs="Times New Roman"/>
                <w:sz w:val="24"/>
                <w:szCs w:val="24"/>
              </w:rPr>
            </w:pPr>
            <w:del w:id="2967" w:author="Author" w:date="2026-09-29T17:34:00Z" w16du:dateUtc="2026-09-29T22:34:00Z">
              <w:r w:rsidRPr="00362197" w:rsidDel="0090146E">
                <w:rPr>
                  <w:rFonts w:ascii="Times New Roman" w:hAnsi="Times New Roman" w:cs="Times New Roman"/>
                  <w:sz w:val="24"/>
                  <w:szCs w:val="24"/>
                </w:rPr>
                <w:delText>0.02</w:delText>
              </w:r>
            </w:del>
          </w:p>
        </w:tc>
        <w:tc>
          <w:tcPr>
            <w:tcW w:w="625" w:type="pct"/>
          </w:tcPr>
          <w:p w14:paraId="72E0AFC2" w14:textId="5F7C69AD" w:rsidR="00362197" w:rsidRPr="00362197" w:rsidDel="0090146E" w:rsidRDefault="00362197" w:rsidP="00A9029B">
            <w:pPr>
              <w:jc w:val="center"/>
              <w:rPr>
                <w:del w:id="2968" w:author="Author" w:date="2026-09-29T17:34:00Z" w16du:dateUtc="2026-09-29T22:34:00Z"/>
                <w:rFonts w:ascii="Times New Roman" w:hAnsi="Times New Roman" w:cs="Times New Roman"/>
                <w:sz w:val="24"/>
                <w:szCs w:val="24"/>
              </w:rPr>
            </w:pPr>
          </w:p>
        </w:tc>
        <w:tc>
          <w:tcPr>
            <w:tcW w:w="625" w:type="pct"/>
          </w:tcPr>
          <w:p w14:paraId="30C399EB" w14:textId="42EEF833" w:rsidR="00362197" w:rsidRPr="00362197" w:rsidDel="0090146E" w:rsidRDefault="00362197" w:rsidP="00A9029B">
            <w:pPr>
              <w:jc w:val="center"/>
              <w:rPr>
                <w:del w:id="2969" w:author="Author" w:date="2026-09-29T17:34:00Z" w16du:dateUtc="2026-09-29T22:34:00Z"/>
                <w:rFonts w:ascii="Times New Roman" w:hAnsi="Times New Roman" w:cs="Times New Roman"/>
                <w:sz w:val="24"/>
                <w:szCs w:val="24"/>
              </w:rPr>
            </w:pPr>
          </w:p>
        </w:tc>
        <w:tc>
          <w:tcPr>
            <w:tcW w:w="625" w:type="pct"/>
          </w:tcPr>
          <w:p w14:paraId="5AF48A56" w14:textId="64B49B03" w:rsidR="00362197" w:rsidRPr="00362197" w:rsidDel="0090146E" w:rsidRDefault="00362197" w:rsidP="00A9029B">
            <w:pPr>
              <w:jc w:val="center"/>
              <w:rPr>
                <w:del w:id="2970" w:author="Author" w:date="2026-09-29T17:34:00Z" w16du:dateUtc="2026-09-29T22:34:00Z"/>
                <w:rFonts w:ascii="Times New Roman" w:hAnsi="Times New Roman" w:cs="Times New Roman"/>
                <w:sz w:val="24"/>
                <w:szCs w:val="24"/>
              </w:rPr>
            </w:pPr>
          </w:p>
        </w:tc>
        <w:tc>
          <w:tcPr>
            <w:tcW w:w="625" w:type="pct"/>
          </w:tcPr>
          <w:p w14:paraId="726BE765" w14:textId="7FAB9DCC" w:rsidR="00362197" w:rsidRPr="00362197" w:rsidDel="0090146E" w:rsidRDefault="00362197" w:rsidP="00A9029B">
            <w:pPr>
              <w:jc w:val="center"/>
              <w:rPr>
                <w:del w:id="2971" w:author="Author" w:date="2026-09-29T17:34:00Z" w16du:dateUtc="2026-09-29T22:34:00Z"/>
                <w:rFonts w:ascii="Times New Roman" w:hAnsi="Times New Roman" w:cs="Times New Roman"/>
                <w:sz w:val="24"/>
                <w:szCs w:val="24"/>
              </w:rPr>
            </w:pPr>
          </w:p>
        </w:tc>
      </w:tr>
      <w:tr w:rsidR="00362197" w:rsidRPr="00362197" w:rsidDel="0090146E" w14:paraId="3EBB36EE" w14:textId="44D1785E" w:rsidTr="00362197">
        <w:trPr>
          <w:del w:id="2972" w:author="Author" w:date="2026-09-29T17:34:00Z"/>
        </w:trPr>
        <w:tc>
          <w:tcPr>
            <w:tcW w:w="625" w:type="pct"/>
          </w:tcPr>
          <w:p w14:paraId="7A6C1F4C" w14:textId="65F9EC43" w:rsidR="00362197" w:rsidRPr="00362197" w:rsidDel="0090146E" w:rsidRDefault="00362197" w:rsidP="006B23D6">
            <w:pPr>
              <w:jc w:val="both"/>
              <w:rPr>
                <w:del w:id="2973" w:author="Author" w:date="2026-09-29T17:34:00Z" w16du:dateUtc="2026-09-29T22:34:00Z"/>
                <w:rFonts w:ascii="Times New Roman" w:hAnsi="Times New Roman" w:cs="Times New Roman"/>
                <w:sz w:val="24"/>
                <w:szCs w:val="24"/>
              </w:rPr>
            </w:pPr>
            <w:del w:id="2974" w:author="Author" w:date="2026-09-29T17:34:00Z" w16du:dateUtc="2026-09-29T22:34:00Z">
              <w:r w:rsidRPr="00362197" w:rsidDel="0090146E">
                <w:rPr>
                  <w:rFonts w:ascii="Times New Roman" w:hAnsi="Times New Roman" w:cs="Times New Roman"/>
                  <w:sz w:val="24"/>
                  <w:szCs w:val="24"/>
                </w:rPr>
                <w:delText>Seed shape</w:delText>
              </w:r>
            </w:del>
          </w:p>
        </w:tc>
        <w:tc>
          <w:tcPr>
            <w:tcW w:w="625" w:type="pct"/>
          </w:tcPr>
          <w:p w14:paraId="20F9A564" w14:textId="03115B19" w:rsidR="00362197" w:rsidRPr="00362197" w:rsidDel="0090146E" w:rsidRDefault="00362197" w:rsidP="006B23D6">
            <w:pPr>
              <w:jc w:val="both"/>
              <w:rPr>
                <w:del w:id="2975" w:author="Author" w:date="2026-09-29T17:34:00Z" w16du:dateUtc="2026-09-29T22:34:00Z"/>
                <w:rFonts w:ascii="Times New Roman" w:hAnsi="Times New Roman" w:cs="Times New Roman"/>
                <w:sz w:val="24"/>
                <w:szCs w:val="24"/>
              </w:rPr>
            </w:pPr>
            <w:del w:id="2976" w:author="Author" w:date="2026-09-29T17:34:00Z" w16du:dateUtc="2026-09-29T22:34:00Z">
              <w:r w:rsidRPr="00362197" w:rsidDel="0090146E">
                <w:rPr>
                  <w:rFonts w:ascii="Times New Roman" w:hAnsi="Times New Roman" w:cs="Times New Roman"/>
                  <w:sz w:val="24"/>
                  <w:szCs w:val="24"/>
                </w:rPr>
                <w:delText>Reniform</w:delText>
              </w:r>
            </w:del>
          </w:p>
        </w:tc>
        <w:tc>
          <w:tcPr>
            <w:tcW w:w="625" w:type="pct"/>
          </w:tcPr>
          <w:p w14:paraId="244AADB2" w14:textId="00B1674A" w:rsidR="00362197" w:rsidRPr="00362197" w:rsidDel="0090146E" w:rsidRDefault="00362197" w:rsidP="00A9029B">
            <w:pPr>
              <w:jc w:val="center"/>
              <w:rPr>
                <w:del w:id="2977" w:author="Author" w:date="2026-09-29T17:34:00Z" w16du:dateUtc="2026-09-29T22:34:00Z"/>
                <w:rFonts w:ascii="Times New Roman" w:hAnsi="Times New Roman" w:cs="Times New Roman"/>
                <w:sz w:val="24"/>
                <w:szCs w:val="24"/>
              </w:rPr>
            </w:pPr>
            <w:del w:id="2978" w:author="Author" w:date="2026-09-29T17:34:00Z" w16du:dateUtc="2026-09-29T22:34:00Z">
              <w:r w:rsidRPr="00362197" w:rsidDel="0090146E">
                <w:rPr>
                  <w:rFonts w:ascii="Times New Roman" w:hAnsi="Times New Roman" w:cs="Times New Roman"/>
                  <w:sz w:val="24"/>
                  <w:szCs w:val="24"/>
                </w:rPr>
                <w:delText>19</w:delText>
              </w:r>
            </w:del>
          </w:p>
        </w:tc>
        <w:tc>
          <w:tcPr>
            <w:tcW w:w="625" w:type="pct"/>
          </w:tcPr>
          <w:p w14:paraId="5FF63A43" w14:textId="5746A526" w:rsidR="00362197" w:rsidRPr="00362197" w:rsidDel="0090146E" w:rsidRDefault="00362197" w:rsidP="00A9029B">
            <w:pPr>
              <w:jc w:val="center"/>
              <w:rPr>
                <w:del w:id="2979" w:author="Author" w:date="2026-09-29T17:34:00Z" w16du:dateUtc="2026-09-29T22:34:00Z"/>
                <w:rFonts w:ascii="Times New Roman" w:hAnsi="Times New Roman" w:cs="Times New Roman"/>
                <w:sz w:val="24"/>
                <w:szCs w:val="24"/>
              </w:rPr>
            </w:pPr>
            <w:del w:id="2980" w:author="Author" w:date="2026-09-29T17:34:00Z" w16du:dateUtc="2026-09-29T22:34:00Z">
              <w:r w:rsidRPr="00362197" w:rsidDel="0090146E">
                <w:rPr>
                  <w:rFonts w:ascii="Times New Roman" w:hAnsi="Times New Roman" w:cs="Times New Roman"/>
                  <w:sz w:val="24"/>
                  <w:szCs w:val="24"/>
                </w:rPr>
                <w:delText>0.23</w:delText>
              </w:r>
            </w:del>
          </w:p>
        </w:tc>
        <w:tc>
          <w:tcPr>
            <w:tcW w:w="625" w:type="pct"/>
          </w:tcPr>
          <w:p w14:paraId="042609D0" w14:textId="79B17463" w:rsidR="00362197" w:rsidRPr="00362197" w:rsidDel="0090146E" w:rsidRDefault="00362197" w:rsidP="00A9029B">
            <w:pPr>
              <w:jc w:val="center"/>
              <w:rPr>
                <w:del w:id="2981" w:author="Author" w:date="2026-09-29T17:34:00Z" w16du:dateUtc="2026-09-29T22:34:00Z"/>
                <w:rFonts w:ascii="Times New Roman" w:hAnsi="Times New Roman" w:cs="Times New Roman"/>
                <w:sz w:val="24"/>
                <w:szCs w:val="24"/>
              </w:rPr>
            </w:pPr>
            <w:del w:id="2982" w:author="Author" w:date="2026-09-29T17:34:00Z" w16du:dateUtc="2026-09-29T22:34:00Z">
              <w:r w:rsidRPr="00362197" w:rsidDel="0090146E">
                <w:rPr>
                  <w:rFonts w:ascii="Times New Roman" w:hAnsi="Times New Roman" w:cs="Times New Roman"/>
                  <w:sz w:val="24"/>
                  <w:szCs w:val="24"/>
                </w:rPr>
                <w:delText>5.00</w:delText>
              </w:r>
            </w:del>
          </w:p>
        </w:tc>
        <w:tc>
          <w:tcPr>
            <w:tcW w:w="625" w:type="pct"/>
          </w:tcPr>
          <w:p w14:paraId="42533280" w14:textId="2EF7EBDF" w:rsidR="00362197" w:rsidRPr="00362197" w:rsidDel="0090146E" w:rsidRDefault="00362197" w:rsidP="00A9029B">
            <w:pPr>
              <w:jc w:val="center"/>
              <w:rPr>
                <w:del w:id="2983" w:author="Author" w:date="2026-09-29T17:34:00Z" w16du:dateUtc="2026-09-29T22:34:00Z"/>
                <w:rFonts w:ascii="Times New Roman" w:hAnsi="Times New Roman" w:cs="Times New Roman"/>
                <w:sz w:val="24"/>
                <w:szCs w:val="24"/>
              </w:rPr>
            </w:pPr>
            <w:del w:id="2984" w:author="Author" w:date="2026-09-29T17:34:00Z" w16du:dateUtc="2026-09-29T22:34:00Z">
              <w:r w:rsidRPr="00362197" w:rsidDel="0090146E">
                <w:rPr>
                  <w:rFonts w:ascii="Times New Roman" w:hAnsi="Times New Roman" w:cs="Times New Roman"/>
                  <w:sz w:val="24"/>
                  <w:szCs w:val="24"/>
                </w:rPr>
                <w:delText>3.95</w:delText>
              </w:r>
            </w:del>
          </w:p>
        </w:tc>
        <w:tc>
          <w:tcPr>
            <w:tcW w:w="625" w:type="pct"/>
          </w:tcPr>
          <w:p w14:paraId="0CC52C59" w14:textId="166E9D0D" w:rsidR="00362197" w:rsidRPr="00362197" w:rsidDel="0090146E" w:rsidRDefault="00362197" w:rsidP="00A9029B">
            <w:pPr>
              <w:jc w:val="center"/>
              <w:rPr>
                <w:del w:id="2985" w:author="Author" w:date="2026-09-29T17:34:00Z" w16du:dateUtc="2026-09-29T22:34:00Z"/>
                <w:rFonts w:ascii="Times New Roman" w:hAnsi="Times New Roman" w:cs="Times New Roman"/>
                <w:sz w:val="24"/>
                <w:szCs w:val="24"/>
              </w:rPr>
            </w:pPr>
            <w:del w:id="2986" w:author="Author" w:date="2026-09-29T17:34:00Z" w16du:dateUtc="2026-09-29T22:34:00Z">
              <w:r w:rsidRPr="00362197" w:rsidDel="0090146E">
                <w:rPr>
                  <w:rFonts w:ascii="Times New Roman" w:hAnsi="Times New Roman" w:cs="Times New Roman"/>
                  <w:sz w:val="24"/>
                  <w:szCs w:val="24"/>
                </w:rPr>
                <w:delText>0.75</w:delText>
              </w:r>
            </w:del>
          </w:p>
        </w:tc>
        <w:tc>
          <w:tcPr>
            <w:tcW w:w="625" w:type="pct"/>
          </w:tcPr>
          <w:p w14:paraId="03430FA1" w14:textId="09596056" w:rsidR="00362197" w:rsidRPr="00362197" w:rsidDel="0090146E" w:rsidRDefault="00362197" w:rsidP="00A9029B">
            <w:pPr>
              <w:jc w:val="center"/>
              <w:rPr>
                <w:del w:id="2987" w:author="Author" w:date="2026-09-29T17:34:00Z" w16du:dateUtc="2026-09-29T22:34:00Z"/>
                <w:rFonts w:ascii="Times New Roman" w:hAnsi="Times New Roman" w:cs="Times New Roman"/>
                <w:sz w:val="24"/>
                <w:szCs w:val="24"/>
              </w:rPr>
            </w:pPr>
            <w:del w:id="2988" w:author="Author" w:date="2026-09-29T17:34:00Z" w16du:dateUtc="2026-09-29T22:34:00Z">
              <w:r w:rsidRPr="00362197" w:rsidDel="0090146E">
                <w:rPr>
                  <w:rFonts w:ascii="Times New Roman" w:hAnsi="Times New Roman" w:cs="Times New Roman"/>
                  <w:sz w:val="24"/>
                  <w:szCs w:val="24"/>
                </w:rPr>
                <w:delText>1.46</w:delText>
              </w:r>
            </w:del>
          </w:p>
        </w:tc>
      </w:tr>
      <w:tr w:rsidR="00362197" w:rsidRPr="00362197" w:rsidDel="0090146E" w14:paraId="190557EC" w14:textId="0EAF1E71" w:rsidTr="00362197">
        <w:trPr>
          <w:del w:id="2989" w:author="Author" w:date="2026-09-29T17:34:00Z"/>
        </w:trPr>
        <w:tc>
          <w:tcPr>
            <w:tcW w:w="625" w:type="pct"/>
          </w:tcPr>
          <w:p w14:paraId="2F371F15" w14:textId="33037FAC" w:rsidR="00362197" w:rsidRPr="00362197" w:rsidDel="0090146E" w:rsidRDefault="00362197" w:rsidP="006B23D6">
            <w:pPr>
              <w:jc w:val="both"/>
              <w:rPr>
                <w:del w:id="2990" w:author="Author" w:date="2026-09-29T17:34:00Z" w16du:dateUtc="2026-09-29T22:34:00Z"/>
                <w:rFonts w:ascii="Times New Roman" w:hAnsi="Times New Roman" w:cs="Times New Roman"/>
                <w:sz w:val="24"/>
                <w:szCs w:val="24"/>
              </w:rPr>
            </w:pPr>
          </w:p>
        </w:tc>
        <w:tc>
          <w:tcPr>
            <w:tcW w:w="625" w:type="pct"/>
          </w:tcPr>
          <w:p w14:paraId="70B03235" w14:textId="153B31A8" w:rsidR="00362197" w:rsidRPr="00362197" w:rsidDel="0090146E" w:rsidRDefault="00362197" w:rsidP="006B23D6">
            <w:pPr>
              <w:jc w:val="both"/>
              <w:rPr>
                <w:del w:id="2991" w:author="Author" w:date="2026-09-29T17:34:00Z" w16du:dateUtc="2026-09-29T22:34:00Z"/>
                <w:rFonts w:ascii="Times New Roman" w:hAnsi="Times New Roman" w:cs="Times New Roman"/>
                <w:sz w:val="24"/>
                <w:szCs w:val="24"/>
              </w:rPr>
            </w:pPr>
            <w:del w:id="2992" w:author="Author" w:date="2026-09-29T17:34:00Z" w16du:dateUtc="2026-09-29T22:34:00Z">
              <w:r w:rsidRPr="00362197" w:rsidDel="0090146E">
                <w:rPr>
                  <w:rFonts w:ascii="Times New Roman" w:hAnsi="Times New Roman" w:cs="Times New Roman"/>
                  <w:sz w:val="24"/>
                  <w:szCs w:val="24"/>
                </w:rPr>
                <w:delText>Cubic</w:delText>
              </w:r>
            </w:del>
          </w:p>
        </w:tc>
        <w:tc>
          <w:tcPr>
            <w:tcW w:w="625" w:type="pct"/>
          </w:tcPr>
          <w:p w14:paraId="32830355" w14:textId="084FBD4B" w:rsidR="00362197" w:rsidRPr="00362197" w:rsidDel="0090146E" w:rsidRDefault="00362197" w:rsidP="00A9029B">
            <w:pPr>
              <w:jc w:val="center"/>
              <w:rPr>
                <w:del w:id="2993" w:author="Author" w:date="2026-09-29T17:34:00Z" w16du:dateUtc="2026-09-29T22:34:00Z"/>
                <w:rFonts w:ascii="Times New Roman" w:hAnsi="Times New Roman" w:cs="Times New Roman"/>
                <w:sz w:val="24"/>
                <w:szCs w:val="24"/>
              </w:rPr>
            </w:pPr>
            <w:del w:id="2994" w:author="Author" w:date="2026-09-29T17:34:00Z" w16du:dateUtc="2026-09-29T22:34:00Z">
              <w:r w:rsidRPr="00362197" w:rsidDel="0090146E">
                <w:rPr>
                  <w:rFonts w:ascii="Times New Roman" w:hAnsi="Times New Roman" w:cs="Times New Roman"/>
                  <w:sz w:val="24"/>
                  <w:szCs w:val="24"/>
                </w:rPr>
                <w:delText>10</w:delText>
              </w:r>
            </w:del>
          </w:p>
        </w:tc>
        <w:tc>
          <w:tcPr>
            <w:tcW w:w="625" w:type="pct"/>
          </w:tcPr>
          <w:p w14:paraId="672392E4" w14:textId="6A1A8ECE" w:rsidR="00362197" w:rsidRPr="00362197" w:rsidDel="0090146E" w:rsidRDefault="00362197" w:rsidP="00A9029B">
            <w:pPr>
              <w:jc w:val="center"/>
              <w:rPr>
                <w:del w:id="2995" w:author="Author" w:date="2026-09-29T17:34:00Z" w16du:dateUtc="2026-09-29T22:34:00Z"/>
                <w:rFonts w:ascii="Times New Roman" w:hAnsi="Times New Roman" w:cs="Times New Roman"/>
                <w:sz w:val="24"/>
                <w:szCs w:val="24"/>
              </w:rPr>
            </w:pPr>
            <w:del w:id="2996" w:author="Author" w:date="2026-09-29T17:34:00Z" w16du:dateUtc="2026-09-29T22:34:00Z">
              <w:r w:rsidRPr="00362197" w:rsidDel="0090146E">
                <w:rPr>
                  <w:rFonts w:ascii="Times New Roman" w:hAnsi="Times New Roman" w:cs="Times New Roman"/>
                  <w:sz w:val="24"/>
                  <w:szCs w:val="24"/>
                </w:rPr>
                <w:delText>0.12</w:delText>
              </w:r>
            </w:del>
          </w:p>
        </w:tc>
        <w:tc>
          <w:tcPr>
            <w:tcW w:w="625" w:type="pct"/>
          </w:tcPr>
          <w:p w14:paraId="5AC72BD0" w14:textId="17E56DD9" w:rsidR="00362197" w:rsidRPr="00362197" w:rsidDel="0090146E" w:rsidRDefault="00362197" w:rsidP="00A9029B">
            <w:pPr>
              <w:jc w:val="center"/>
              <w:rPr>
                <w:del w:id="2997" w:author="Author" w:date="2026-09-29T17:34:00Z" w16du:dateUtc="2026-09-29T22:34:00Z"/>
                <w:rFonts w:ascii="Times New Roman" w:hAnsi="Times New Roman" w:cs="Times New Roman"/>
                <w:sz w:val="24"/>
                <w:szCs w:val="24"/>
              </w:rPr>
            </w:pPr>
          </w:p>
        </w:tc>
        <w:tc>
          <w:tcPr>
            <w:tcW w:w="625" w:type="pct"/>
          </w:tcPr>
          <w:p w14:paraId="25E8B57D" w14:textId="57B3DEB8" w:rsidR="00362197" w:rsidRPr="00362197" w:rsidDel="0090146E" w:rsidRDefault="00362197" w:rsidP="00A9029B">
            <w:pPr>
              <w:jc w:val="center"/>
              <w:rPr>
                <w:del w:id="2998" w:author="Author" w:date="2026-09-29T17:34:00Z" w16du:dateUtc="2026-09-29T22:34:00Z"/>
                <w:rFonts w:ascii="Times New Roman" w:hAnsi="Times New Roman" w:cs="Times New Roman"/>
                <w:sz w:val="24"/>
                <w:szCs w:val="24"/>
              </w:rPr>
            </w:pPr>
          </w:p>
        </w:tc>
        <w:tc>
          <w:tcPr>
            <w:tcW w:w="625" w:type="pct"/>
          </w:tcPr>
          <w:p w14:paraId="6B87379A" w14:textId="2A741E39" w:rsidR="00362197" w:rsidRPr="00362197" w:rsidDel="0090146E" w:rsidRDefault="00362197" w:rsidP="00A9029B">
            <w:pPr>
              <w:jc w:val="center"/>
              <w:rPr>
                <w:del w:id="2999" w:author="Author" w:date="2026-09-29T17:34:00Z" w16du:dateUtc="2026-09-29T22:34:00Z"/>
                <w:rFonts w:ascii="Times New Roman" w:hAnsi="Times New Roman" w:cs="Times New Roman"/>
                <w:sz w:val="24"/>
                <w:szCs w:val="24"/>
              </w:rPr>
            </w:pPr>
          </w:p>
        </w:tc>
        <w:tc>
          <w:tcPr>
            <w:tcW w:w="625" w:type="pct"/>
          </w:tcPr>
          <w:p w14:paraId="3D6CFBD1" w14:textId="43B84154" w:rsidR="00362197" w:rsidRPr="00362197" w:rsidDel="0090146E" w:rsidRDefault="00362197" w:rsidP="00A9029B">
            <w:pPr>
              <w:jc w:val="center"/>
              <w:rPr>
                <w:del w:id="3000" w:author="Author" w:date="2026-09-29T17:34:00Z" w16du:dateUtc="2026-09-29T22:34:00Z"/>
                <w:rFonts w:ascii="Times New Roman" w:hAnsi="Times New Roman" w:cs="Times New Roman"/>
                <w:sz w:val="24"/>
                <w:szCs w:val="24"/>
              </w:rPr>
            </w:pPr>
          </w:p>
        </w:tc>
      </w:tr>
      <w:tr w:rsidR="00362197" w:rsidRPr="00362197" w:rsidDel="0090146E" w14:paraId="59806C77" w14:textId="62E5B7AE" w:rsidTr="00362197">
        <w:trPr>
          <w:del w:id="3001" w:author="Author" w:date="2026-09-29T17:34:00Z"/>
        </w:trPr>
        <w:tc>
          <w:tcPr>
            <w:tcW w:w="625" w:type="pct"/>
          </w:tcPr>
          <w:p w14:paraId="7D0AA7C9" w14:textId="6F2F903E" w:rsidR="00362197" w:rsidRPr="00362197" w:rsidDel="0090146E" w:rsidRDefault="00362197" w:rsidP="006B23D6">
            <w:pPr>
              <w:jc w:val="both"/>
              <w:rPr>
                <w:del w:id="3002" w:author="Author" w:date="2026-09-29T17:34:00Z" w16du:dateUtc="2026-09-29T22:34:00Z"/>
                <w:rFonts w:ascii="Times New Roman" w:hAnsi="Times New Roman" w:cs="Times New Roman"/>
                <w:sz w:val="24"/>
                <w:szCs w:val="24"/>
              </w:rPr>
            </w:pPr>
          </w:p>
        </w:tc>
        <w:tc>
          <w:tcPr>
            <w:tcW w:w="625" w:type="pct"/>
          </w:tcPr>
          <w:p w14:paraId="1CD3CCEC" w14:textId="180004B0" w:rsidR="00362197" w:rsidRPr="00362197" w:rsidDel="0090146E" w:rsidRDefault="00362197" w:rsidP="006B23D6">
            <w:pPr>
              <w:jc w:val="both"/>
              <w:rPr>
                <w:del w:id="3003" w:author="Author" w:date="2026-09-29T17:34:00Z" w16du:dateUtc="2026-09-29T22:34:00Z"/>
                <w:rFonts w:ascii="Times New Roman" w:hAnsi="Times New Roman" w:cs="Times New Roman"/>
                <w:sz w:val="24"/>
                <w:szCs w:val="24"/>
              </w:rPr>
            </w:pPr>
            <w:del w:id="3004" w:author="Author" w:date="2026-09-29T17:34:00Z" w16du:dateUtc="2026-09-29T22:34:00Z">
              <w:r w:rsidRPr="00362197" w:rsidDel="0090146E">
                <w:rPr>
                  <w:rFonts w:ascii="Times New Roman" w:hAnsi="Times New Roman" w:cs="Times New Roman"/>
                  <w:sz w:val="24"/>
                  <w:szCs w:val="24"/>
                </w:rPr>
                <w:delText>Oval</w:delText>
              </w:r>
            </w:del>
          </w:p>
        </w:tc>
        <w:tc>
          <w:tcPr>
            <w:tcW w:w="625" w:type="pct"/>
          </w:tcPr>
          <w:p w14:paraId="046939CD" w14:textId="1B6E26D0" w:rsidR="00362197" w:rsidRPr="00362197" w:rsidDel="0090146E" w:rsidRDefault="00362197" w:rsidP="00A9029B">
            <w:pPr>
              <w:jc w:val="center"/>
              <w:rPr>
                <w:del w:id="3005" w:author="Author" w:date="2026-09-29T17:34:00Z" w16du:dateUtc="2026-09-29T22:34:00Z"/>
                <w:rFonts w:ascii="Times New Roman" w:hAnsi="Times New Roman" w:cs="Times New Roman"/>
                <w:sz w:val="24"/>
                <w:szCs w:val="24"/>
              </w:rPr>
            </w:pPr>
            <w:del w:id="3006" w:author="Author" w:date="2026-09-29T17:34:00Z" w16du:dateUtc="2026-09-29T22:34:00Z">
              <w:r w:rsidRPr="00362197" w:rsidDel="0090146E">
                <w:rPr>
                  <w:rFonts w:ascii="Times New Roman" w:hAnsi="Times New Roman" w:cs="Times New Roman"/>
                  <w:sz w:val="24"/>
                  <w:szCs w:val="24"/>
                </w:rPr>
                <w:delText>28</w:delText>
              </w:r>
            </w:del>
          </w:p>
        </w:tc>
        <w:tc>
          <w:tcPr>
            <w:tcW w:w="625" w:type="pct"/>
          </w:tcPr>
          <w:p w14:paraId="53DB2C90" w14:textId="348234B5" w:rsidR="00362197" w:rsidRPr="00362197" w:rsidDel="0090146E" w:rsidRDefault="00362197" w:rsidP="00A9029B">
            <w:pPr>
              <w:jc w:val="center"/>
              <w:rPr>
                <w:del w:id="3007" w:author="Author" w:date="2026-09-29T17:34:00Z" w16du:dateUtc="2026-09-29T22:34:00Z"/>
                <w:rFonts w:ascii="Times New Roman" w:hAnsi="Times New Roman" w:cs="Times New Roman"/>
                <w:sz w:val="24"/>
                <w:szCs w:val="24"/>
              </w:rPr>
            </w:pPr>
            <w:del w:id="3008" w:author="Author" w:date="2026-09-29T17:34:00Z" w16du:dateUtc="2026-09-29T22:34:00Z">
              <w:r w:rsidRPr="00362197" w:rsidDel="0090146E">
                <w:rPr>
                  <w:rFonts w:ascii="Times New Roman" w:hAnsi="Times New Roman" w:cs="Times New Roman"/>
                  <w:sz w:val="24"/>
                  <w:szCs w:val="24"/>
                </w:rPr>
                <w:delText>0.34</w:delText>
              </w:r>
            </w:del>
          </w:p>
        </w:tc>
        <w:tc>
          <w:tcPr>
            <w:tcW w:w="625" w:type="pct"/>
          </w:tcPr>
          <w:p w14:paraId="1A4967E8" w14:textId="022CDF8C" w:rsidR="00362197" w:rsidRPr="00362197" w:rsidDel="0090146E" w:rsidRDefault="00362197" w:rsidP="00A9029B">
            <w:pPr>
              <w:jc w:val="center"/>
              <w:rPr>
                <w:del w:id="3009" w:author="Author" w:date="2026-09-29T17:34:00Z" w16du:dateUtc="2026-09-29T22:34:00Z"/>
                <w:rFonts w:ascii="Times New Roman" w:hAnsi="Times New Roman" w:cs="Times New Roman"/>
                <w:sz w:val="24"/>
                <w:szCs w:val="24"/>
              </w:rPr>
            </w:pPr>
          </w:p>
        </w:tc>
        <w:tc>
          <w:tcPr>
            <w:tcW w:w="625" w:type="pct"/>
          </w:tcPr>
          <w:p w14:paraId="0D23EFB9" w14:textId="0E889E88" w:rsidR="00362197" w:rsidRPr="00362197" w:rsidDel="0090146E" w:rsidRDefault="00362197" w:rsidP="00A9029B">
            <w:pPr>
              <w:jc w:val="center"/>
              <w:rPr>
                <w:del w:id="3010" w:author="Author" w:date="2026-09-29T17:34:00Z" w16du:dateUtc="2026-09-29T22:34:00Z"/>
                <w:rFonts w:ascii="Times New Roman" w:hAnsi="Times New Roman" w:cs="Times New Roman"/>
                <w:sz w:val="24"/>
                <w:szCs w:val="24"/>
              </w:rPr>
            </w:pPr>
          </w:p>
        </w:tc>
        <w:tc>
          <w:tcPr>
            <w:tcW w:w="625" w:type="pct"/>
          </w:tcPr>
          <w:p w14:paraId="36B047C7" w14:textId="2A368261" w:rsidR="00362197" w:rsidRPr="00362197" w:rsidDel="0090146E" w:rsidRDefault="00362197" w:rsidP="00A9029B">
            <w:pPr>
              <w:jc w:val="center"/>
              <w:rPr>
                <w:del w:id="3011" w:author="Author" w:date="2026-09-29T17:34:00Z" w16du:dateUtc="2026-09-29T22:34:00Z"/>
                <w:rFonts w:ascii="Times New Roman" w:hAnsi="Times New Roman" w:cs="Times New Roman"/>
                <w:sz w:val="24"/>
                <w:szCs w:val="24"/>
              </w:rPr>
            </w:pPr>
          </w:p>
        </w:tc>
        <w:tc>
          <w:tcPr>
            <w:tcW w:w="625" w:type="pct"/>
          </w:tcPr>
          <w:p w14:paraId="23BE6048" w14:textId="08348BD9" w:rsidR="00362197" w:rsidRPr="00362197" w:rsidDel="0090146E" w:rsidRDefault="00362197" w:rsidP="00A9029B">
            <w:pPr>
              <w:jc w:val="center"/>
              <w:rPr>
                <w:del w:id="3012" w:author="Author" w:date="2026-09-29T17:34:00Z" w16du:dateUtc="2026-09-29T22:34:00Z"/>
                <w:rFonts w:ascii="Times New Roman" w:hAnsi="Times New Roman" w:cs="Times New Roman"/>
                <w:sz w:val="24"/>
                <w:szCs w:val="24"/>
              </w:rPr>
            </w:pPr>
          </w:p>
        </w:tc>
      </w:tr>
      <w:tr w:rsidR="00362197" w:rsidRPr="00362197" w:rsidDel="0090146E" w14:paraId="26DA62E9" w14:textId="593E302E" w:rsidTr="00362197">
        <w:trPr>
          <w:del w:id="3013" w:author="Author" w:date="2026-09-29T17:34:00Z"/>
        </w:trPr>
        <w:tc>
          <w:tcPr>
            <w:tcW w:w="625" w:type="pct"/>
          </w:tcPr>
          <w:p w14:paraId="2ECE07EB" w14:textId="21C482BA" w:rsidR="00362197" w:rsidRPr="00362197" w:rsidDel="0090146E" w:rsidRDefault="00362197" w:rsidP="006B23D6">
            <w:pPr>
              <w:jc w:val="both"/>
              <w:rPr>
                <w:del w:id="3014" w:author="Author" w:date="2026-09-29T17:34:00Z" w16du:dateUtc="2026-09-29T22:34:00Z"/>
                <w:rFonts w:ascii="Times New Roman" w:hAnsi="Times New Roman" w:cs="Times New Roman"/>
                <w:sz w:val="24"/>
                <w:szCs w:val="24"/>
              </w:rPr>
            </w:pPr>
          </w:p>
        </w:tc>
        <w:tc>
          <w:tcPr>
            <w:tcW w:w="625" w:type="pct"/>
          </w:tcPr>
          <w:p w14:paraId="3112916C" w14:textId="167A1929" w:rsidR="00362197" w:rsidRPr="00362197" w:rsidDel="0090146E" w:rsidRDefault="00362197" w:rsidP="006B23D6">
            <w:pPr>
              <w:jc w:val="both"/>
              <w:rPr>
                <w:del w:id="3015" w:author="Author" w:date="2026-09-29T17:34:00Z" w16du:dateUtc="2026-09-29T22:34:00Z"/>
                <w:rFonts w:ascii="Times New Roman" w:hAnsi="Times New Roman" w:cs="Times New Roman"/>
                <w:sz w:val="24"/>
                <w:szCs w:val="24"/>
              </w:rPr>
            </w:pPr>
            <w:del w:id="3016" w:author="Author" w:date="2026-09-29T17:34:00Z" w16du:dateUtc="2026-09-29T22:34:00Z">
              <w:r w:rsidRPr="00362197" w:rsidDel="0090146E">
                <w:rPr>
                  <w:rFonts w:ascii="Times New Roman" w:hAnsi="Times New Roman" w:cs="Times New Roman"/>
                  <w:sz w:val="24"/>
                  <w:szCs w:val="24"/>
                </w:rPr>
                <w:delText>Round</w:delText>
              </w:r>
            </w:del>
          </w:p>
        </w:tc>
        <w:tc>
          <w:tcPr>
            <w:tcW w:w="625" w:type="pct"/>
          </w:tcPr>
          <w:p w14:paraId="3061A7EA" w14:textId="2F55FBAD" w:rsidR="00362197" w:rsidRPr="00362197" w:rsidDel="0090146E" w:rsidRDefault="00362197" w:rsidP="00A9029B">
            <w:pPr>
              <w:jc w:val="center"/>
              <w:rPr>
                <w:del w:id="3017" w:author="Author" w:date="2026-09-29T17:34:00Z" w16du:dateUtc="2026-09-29T22:34:00Z"/>
                <w:rFonts w:ascii="Times New Roman" w:hAnsi="Times New Roman" w:cs="Times New Roman"/>
                <w:sz w:val="24"/>
                <w:szCs w:val="24"/>
              </w:rPr>
            </w:pPr>
            <w:del w:id="3018" w:author="Author" w:date="2026-09-29T17:34:00Z" w16du:dateUtc="2026-09-29T22:34:00Z">
              <w:r w:rsidRPr="00362197" w:rsidDel="0090146E">
                <w:rPr>
                  <w:rFonts w:ascii="Times New Roman" w:hAnsi="Times New Roman" w:cs="Times New Roman"/>
                  <w:sz w:val="24"/>
                  <w:szCs w:val="24"/>
                </w:rPr>
                <w:delText>21</w:delText>
              </w:r>
            </w:del>
          </w:p>
        </w:tc>
        <w:tc>
          <w:tcPr>
            <w:tcW w:w="625" w:type="pct"/>
          </w:tcPr>
          <w:p w14:paraId="2D738105" w14:textId="2027F881" w:rsidR="00362197" w:rsidRPr="00362197" w:rsidDel="0090146E" w:rsidRDefault="00362197" w:rsidP="00A9029B">
            <w:pPr>
              <w:jc w:val="center"/>
              <w:rPr>
                <w:del w:id="3019" w:author="Author" w:date="2026-09-29T17:34:00Z" w16du:dateUtc="2026-09-29T22:34:00Z"/>
                <w:rFonts w:ascii="Times New Roman" w:hAnsi="Times New Roman" w:cs="Times New Roman"/>
                <w:sz w:val="24"/>
                <w:szCs w:val="24"/>
              </w:rPr>
            </w:pPr>
            <w:del w:id="3020" w:author="Author" w:date="2026-09-29T17:34:00Z" w16du:dateUtc="2026-09-29T22:34:00Z">
              <w:r w:rsidRPr="00362197" w:rsidDel="0090146E">
                <w:rPr>
                  <w:rFonts w:ascii="Times New Roman" w:hAnsi="Times New Roman" w:cs="Times New Roman"/>
                  <w:sz w:val="24"/>
                  <w:szCs w:val="24"/>
                </w:rPr>
                <w:delText>0.26</w:delText>
              </w:r>
            </w:del>
          </w:p>
        </w:tc>
        <w:tc>
          <w:tcPr>
            <w:tcW w:w="625" w:type="pct"/>
          </w:tcPr>
          <w:p w14:paraId="43295B75" w14:textId="38753219" w:rsidR="00362197" w:rsidRPr="00362197" w:rsidDel="0090146E" w:rsidRDefault="00362197" w:rsidP="00A9029B">
            <w:pPr>
              <w:jc w:val="center"/>
              <w:rPr>
                <w:del w:id="3021" w:author="Author" w:date="2026-09-29T17:34:00Z" w16du:dateUtc="2026-09-29T22:34:00Z"/>
                <w:rFonts w:ascii="Times New Roman" w:hAnsi="Times New Roman" w:cs="Times New Roman"/>
                <w:sz w:val="24"/>
                <w:szCs w:val="24"/>
              </w:rPr>
            </w:pPr>
          </w:p>
        </w:tc>
        <w:tc>
          <w:tcPr>
            <w:tcW w:w="625" w:type="pct"/>
          </w:tcPr>
          <w:p w14:paraId="24A66BA6" w14:textId="030FBCA2" w:rsidR="00362197" w:rsidRPr="00362197" w:rsidDel="0090146E" w:rsidRDefault="00362197" w:rsidP="00A9029B">
            <w:pPr>
              <w:jc w:val="center"/>
              <w:rPr>
                <w:del w:id="3022" w:author="Author" w:date="2026-09-29T17:34:00Z" w16du:dateUtc="2026-09-29T22:34:00Z"/>
                <w:rFonts w:ascii="Times New Roman" w:hAnsi="Times New Roman" w:cs="Times New Roman"/>
                <w:sz w:val="24"/>
                <w:szCs w:val="24"/>
              </w:rPr>
            </w:pPr>
          </w:p>
        </w:tc>
        <w:tc>
          <w:tcPr>
            <w:tcW w:w="625" w:type="pct"/>
          </w:tcPr>
          <w:p w14:paraId="1F7C9879" w14:textId="0DC43446" w:rsidR="00362197" w:rsidRPr="00362197" w:rsidDel="0090146E" w:rsidRDefault="00362197" w:rsidP="00A9029B">
            <w:pPr>
              <w:jc w:val="center"/>
              <w:rPr>
                <w:del w:id="3023" w:author="Author" w:date="2026-09-29T17:34:00Z" w16du:dateUtc="2026-09-29T22:34:00Z"/>
                <w:rFonts w:ascii="Times New Roman" w:hAnsi="Times New Roman" w:cs="Times New Roman"/>
                <w:sz w:val="24"/>
                <w:szCs w:val="24"/>
              </w:rPr>
            </w:pPr>
          </w:p>
        </w:tc>
        <w:tc>
          <w:tcPr>
            <w:tcW w:w="625" w:type="pct"/>
          </w:tcPr>
          <w:p w14:paraId="09F21348" w14:textId="3B16155C" w:rsidR="00362197" w:rsidRPr="00362197" w:rsidDel="0090146E" w:rsidRDefault="00362197" w:rsidP="00A9029B">
            <w:pPr>
              <w:jc w:val="center"/>
              <w:rPr>
                <w:del w:id="3024" w:author="Author" w:date="2026-09-29T17:34:00Z" w16du:dateUtc="2026-09-29T22:34:00Z"/>
                <w:rFonts w:ascii="Times New Roman" w:hAnsi="Times New Roman" w:cs="Times New Roman"/>
                <w:sz w:val="24"/>
                <w:szCs w:val="24"/>
              </w:rPr>
            </w:pPr>
          </w:p>
        </w:tc>
      </w:tr>
      <w:tr w:rsidR="00362197" w:rsidRPr="00362197" w:rsidDel="0090146E" w14:paraId="783848D7" w14:textId="3F95411C" w:rsidTr="00362197">
        <w:trPr>
          <w:del w:id="3025" w:author="Author" w:date="2026-09-29T17:34:00Z"/>
        </w:trPr>
        <w:tc>
          <w:tcPr>
            <w:tcW w:w="625" w:type="pct"/>
          </w:tcPr>
          <w:p w14:paraId="23114F80" w14:textId="41CB32AC" w:rsidR="00362197" w:rsidRPr="00362197" w:rsidDel="0090146E" w:rsidRDefault="00362197" w:rsidP="006B23D6">
            <w:pPr>
              <w:jc w:val="both"/>
              <w:rPr>
                <w:del w:id="3026" w:author="Author" w:date="2026-09-29T17:34:00Z" w16du:dateUtc="2026-09-29T22:34:00Z"/>
                <w:rFonts w:ascii="Times New Roman" w:hAnsi="Times New Roman" w:cs="Times New Roman"/>
                <w:sz w:val="24"/>
                <w:szCs w:val="24"/>
              </w:rPr>
            </w:pPr>
          </w:p>
        </w:tc>
        <w:tc>
          <w:tcPr>
            <w:tcW w:w="625" w:type="pct"/>
          </w:tcPr>
          <w:p w14:paraId="6A23A695" w14:textId="2D0DF292" w:rsidR="00362197" w:rsidRPr="00362197" w:rsidDel="0090146E" w:rsidRDefault="00362197" w:rsidP="006B23D6">
            <w:pPr>
              <w:jc w:val="both"/>
              <w:rPr>
                <w:del w:id="3027" w:author="Author" w:date="2026-09-29T17:34:00Z" w16du:dateUtc="2026-09-29T22:34:00Z"/>
                <w:rFonts w:ascii="Times New Roman" w:hAnsi="Times New Roman" w:cs="Times New Roman"/>
                <w:sz w:val="24"/>
                <w:szCs w:val="24"/>
              </w:rPr>
            </w:pPr>
            <w:del w:id="3028" w:author="Author" w:date="2026-09-29T17:34:00Z" w16du:dateUtc="2026-09-29T22:34:00Z">
              <w:r w:rsidRPr="00362197" w:rsidDel="0090146E">
                <w:rPr>
                  <w:rFonts w:ascii="Times New Roman" w:hAnsi="Times New Roman" w:cs="Times New Roman"/>
                  <w:sz w:val="24"/>
                  <w:szCs w:val="24"/>
                </w:rPr>
                <w:delText>Truncate fastigiate</w:delText>
              </w:r>
            </w:del>
          </w:p>
        </w:tc>
        <w:tc>
          <w:tcPr>
            <w:tcW w:w="625" w:type="pct"/>
          </w:tcPr>
          <w:p w14:paraId="74BA8E19" w14:textId="539E501B" w:rsidR="00362197" w:rsidRPr="00362197" w:rsidDel="0090146E" w:rsidRDefault="00362197" w:rsidP="00A9029B">
            <w:pPr>
              <w:jc w:val="center"/>
              <w:rPr>
                <w:del w:id="3029" w:author="Author" w:date="2026-09-29T17:34:00Z" w16du:dateUtc="2026-09-29T22:34:00Z"/>
                <w:rFonts w:ascii="Times New Roman" w:hAnsi="Times New Roman" w:cs="Times New Roman"/>
                <w:sz w:val="24"/>
                <w:szCs w:val="24"/>
              </w:rPr>
            </w:pPr>
            <w:del w:id="3030" w:author="Author" w:date="2026-09-29T17:34:00Z" w16du:dateUtc="2026-09-29T22:34:00Z">
              <w:r w:rsidRPr="00362197" w:rsidDel="0090146E">
                <w:rPr>
                  <w:rFonts w:ascii="Times New Roman" w:hAnsi="Times New Roman" w:cs="Times New Roman"/>
                  <w:sz w:val="24"/>
                  <w:szCs w:val="24"/>
                </w:rPr>
                <w:delText>4</w:delText>
              </w:r>
            </w:del>
          </w:p>
        </w:tc>
        <w:tc>
          <w:tcPr>
            <w:tcW w:w="625" w:type="pct"/>
          </w:tcPr>
          <w:p w14:paraId="33EA4B78" w14:textId="2B336C83" w:rsidR="00362197" w:rsidRPr="00362197" w:rsidDel="0090146E" w:rsidRDefault="00362197" w:rsidP="00A9029B">
            <w:pPr>
              <w:jc w:val="center"/>
              <w:rPr>
                <w:del w:id="3031" w:author="Author" w:date="2026-09-29T17:34:00Z" w16du:dateUtc="2026-09-29T22:34:00Z"/>
                <w:rFonts w:ascii="Times New Roman" w:hAnsi="Times New Roman" w:cs="Times New Roman"/>
                <w:sz w:val="24"/>
                <w:szCs w:val="24"/>
              </w:rPr>
            </w:pPr>
            <w:del w:id="3032" w:author="Author" w:date="2026-09-29T17:34:00Z" w16du:dateUtc="2026-09-29T22:34:00Z">
              <w:r w:rsidRPr="00362197" w:rsidDel="0090146E">
                <w:rPr>
                  <w:rFonts w:ascii="Times New Roman" w:hAnsi="Times New Roman" w:cs="Times New Roman"/>
                  <w:sz w:val="24"/>
                  <w:szCs w:val="24"/>
                </w:rPr>
                <w:delText>0.05</w:delText>
              </w:r>
            </w:del>
          </w:p>
        </w:tc>
        <w:tc>
          <w:tcPr>
            <w:tcW w:w="625" w:type="pct"/>
          </w:tcPr>
          <w:p w14:paraId="3E5E1422" w14:textId="6ED6A8BE" w:rsidR="00362197" w:rsidRPr="00362197" w:rsidDel="0090146E" w:rsidRDefault="00362197" w:rsidP="00A9029B">
            <w:pPr>
              <w:jc w:val="center"/>
              <w:rPr>
                <w:del w:id="3033" w:author="Author" w:date="2026-09-29T17:34:00Z" w16du:dateUtc="2026-09-29T22:34:00Z"/>
                <w:rFonts w:ascii="Times New Roman" w:hAnsi="Times New Roman" w:cs="Times New Roman"/>
                <w:sz w:val="24"/>
                <w:szCs w:val="24"/>
              </w:rPr>
            </w:pPr>
          </w:p>
        </w:tc>
        <w:tc>
          <w:tcPr>
            <w:tcW w:w="625" w:type="pct"/>
          </w:tcPr>
          <w:p w14:paraId="3A373884" w14:textId="3C1461FB" w:rsidR="00362197" w:rsidRPr="00362197" w:rsidDel="0090146E" w:rsidRDefault="00362197" w:rsidP="00A9029B">
            <w:pPr>
              <w:jc w:val="center"/>
              <w:rPr>
                <w:del w:id="3034" w:author="Author" w:date="2026-09-29T17:34:00Z" w16du:dateUtc="2026-09-29T22:34:00Z"/>
                <w:rFonts w:ascii="Times New Roman" w:hAnsi="Times New Roman" w:cs="Times New Roman"/>
                <w:sz w:val="24"/>
                <w:szCs w:val="24"/>
              </w:rPr>
            </w:pPr>
          </w:p>
        </w:tc>
        <w:tc>
          <w:tcPr>
            <w:tcW w:w="625" w:type="pct"/>
          </w:tcPr>
          <w:p w14:paraId="737FE376" w14:textId="74FFB5D1" w:rsidR="00362197" w:rsidRPr="00362197" w:rsidDel="0090146E" w:rsidRDefault="00362197" w:rsidP="00A9029B">
            <w:pPr>
              <w:jc w:val="center"/>
              <w:rPr>
                <w:del w:id="3035" w:author="Author" w:date="2026-09-29T17:34:00Z" w16du:dateUtc="2026-09-29T22:34:00Z"/>
                <w:rFonts w:ascii="Times New Roman" w:hAnsi="Times New Roman" w:cs="Times New Roman"/>
                <w:sz w:val="24"/>
                <w:szCs w:val="24"/>
              </w:rPr>
            </w:pPr>
          </w:p>
        </w:tc>
        <w:tc>
          <w:tcPr>
            <w:tcW w:w="625" w:type="pct"/>
          </w:tcPr>
          <w:p w14:paraId="0C4618F6" w14:textId="10EF18C0" w:rsidR="00362197" w:rsidRPr="00362197" w:rsidDel="0090146E" w:rsidRDefault="00362197" w:rsidP="00A9029B">
            <w:pPr>
              <w:jc w:val="center"/>
              <w:rPr>
                <w:del w:id="3036" w:author="Author" w:date="2026-09-29T17:34:00Z" w16du:dateUtc="2026-09-29T22:34:00Z"/>
                <w:rFonts w:ascii="Times New Roman" w:hAnsi="Times New Roman" w:cs="Times New Roman"/>
                <w:sz w:val="24"/>
                <w:szCs w:val="24"/>
              </w:rPr>
            </w:pPr>
          </w:p>
        </w:tc>
      </w:tr>
      <w:tr w:rsidR="00362197" w:rsidRPr="00362197" w:rsidDel="0090146E" w14:paraId="3E417FFE" w14:textId="42D35CB2" w:rsidTr="00362197">
        <w:trPr>
          <w:del w:id="3037" w:author="Author" w:date="2026-09-29T17:34:00Z"/>
        </w:trPr>
        <w:tc>
          <w:tcPr>
            <w:tcW w:w="625" w:type="pct"/>
          </w:tcPr>
          <w:p w14:paraId="224F5825" w14:textId="15E5B63D" w:rsidR="00362197" w:rsidRPr="00362197" w:rsidDel="0090146E" w:rsidRDefault="00362197" w:rsidP="006B23D6">
            <w:pPr>
              <w:jc w:val="both"/>
              <w:rPr>
                <w:del w:id="3038" w:author="Author" w:date="2026-09-29T17:34:00Z" w16du:dateUtc="2026-09-29T22:34:00Z"/>
                <w:rFonts w:ascii="Times New Roman" w:hAnsi="Times New Roman" w:cs="Times New Roman"/>
                <w:sz w:val="24"/>
                <w:szCs w:val="24"/>
              </w:rPr>
            </w:pPr>
            <w:del w:id="3039" w:author="Author" w:date="2026-09-29T17:34:00Z" w16du:dateUtc="2026-09-29T22:34:00Z">
              <w:r w:rsidRPr="00362197" w:rsidDel="0090146E">
                <w:rPr>
                  <w:rFonts w:ascii="Times New Roman" w:hAnsi="Times New Roman" w:cs="Times New Roman"/>
                  <w:sz w:val="24"/>
                  <w:szCs w:val="24"/>
                </w:rPr>
                <w:delText>Wing petal color</w:delText>
              </w:r>
            </w:del>
          </w:p>
        </w:tc>
        <w:tc>
          <w:tcPr>
            <w:tcW w:w="625" w:type="pct"/>
          </w:tcPr>
          <w:p w14:paraId="58F5369E" w14:textId="41622F47" w:rsidR="00362197" w:rsidRPr="00362197" w:rsidDel="0090146E" w:rsidRDefault="00362197" w:rsidP="006B23D6">
            <w:pPr>
              <w:jc w:val="both"/>
              <w:rPr>
                <w:del w:id="3040" w:author="Author" w:date="2026-09-29T17:34:00Z" w16du:dateUtc="2026-09-29T22:34:00Z"/>
                <w:rFonts w:ascii="Times New Roman" w:hAnsi="Times New Roman" w:cs="Times New Roman"/>
                <w:sz w:val="24"/>
                <w:szCs w:val="24"/>
              </w:rPr>
            </w:pPr>
            <w:del w:id="3041" w:author="Author" w:date="2026-09-29T17:34:00Z" w16du:dateUtc="2026-09-29T22:34:00Z">
              <w:r w:rsidRPr="00362197" w:rsidDel="0090146E">
                <w:rPr>
                  <w:rFonts w:ascii="Times New Roman" w:hAnsi="Times New Roman" w:cs="Times New Roman"/>
                  <w:sz w:val="24"/>
                  <w:szCs w:val="24"/>
                </w:rPr>
                <w:delText>White</w:delText>
              </w:r>
            </w:del>
          </w:p>
        </w:tc>
        <w:tc>
          <w:tcPr>
            <w:tcW w:w="625" w:type="pct"/>
          </w:tcPr>
          <w:p w14:paraId="523D278F" w14:textId="51B517A7" w:rsidR="00362197" w:rsidRPr="00362197" w:rsidDel="0090146E" w:rsidRDefault="00362197" w:rsidP="00A9029B">
            <w:pPr>
              <w:jc w:val="center"/>
              <w:rPr>
                <w:del w:id="3042" w:author="Author" w:date="2026-09-29T17:34:00Z" w16du:dateUtc="2026-09-29T22:34:00Z"/>
                <w:rFonts w:ascii="Times New Roman" w:hAnsi="Times New Roman" w:cs="Times New Roman"/>
                <w:sz w:val="24"/>
                <w:szCs w:val="24"/>
              </w:rPr>
            </w:pPr>
            <w:del w:id="3043" w:author="Author" w:date="2026-09-29T17:34:00Z" w16du:dateUtc="2026-09-29T22:34:00Z">
              <w:r w:rsidRPr="00362197" w:rsidDel="0090146E">
                <w:rPr>
                  <w:rFonts w:ascii="Times New Roman" w:hAnsi="Times New Roman" w:cs="Times New Roman"/>
                  <w:sz w:val="24"/>
                  <w:szCs w:val="24"/>
                </w:rPr>
                <w:delText>14</w:delText>
              </w:r>
            </w:del>
          </w:p>
        </w:tc>
        <w:tc>
          <w:tcPr>
            <w:tcW w:w="625" w:type="pct"/>
          </w:tcPr>
          <w:p w14:paraId="0F2382D4" w14:textId="1C82D6EA" w:rsidR="00362197" w:rsidRPr="00362197" w:rsidDel="0090146E" w:rsidRDefault="00362197" w:rsidP="00A9029B">
            <w:pPr>
              <w:jc w:val="center"/>
              <w:rPr>
                <w:del w:id="3044" w:author="Author" w:date="2026-09-29T17:34:00Z" w16du:dateUtc="2026-09-29T22:34:00Z"/>
                <w:rFonts w:ascii="Times New Roman" w:hAnsi="Times New Roman" w:cs="Times New Roman"/>
                <w:sz w:val="24"/>
                <w:szCs w:val="24"/>
              </w:rPr>
            </w:pPr>
            <w:del w:id="3045" w:author="Author" w:date="2026-09-29T17:34:00Z" w16du:dateUtc="2026-09-29T22:34:00Z">
              <w:r w:rsidRPr="00362197" w:rsidDel="0090146E">
                <w:rPr>
                  <w:rFonts w:ascii="Times New Roman" w:hAnsi="Times New Roman" w:cs="Times New Roman"/>
                  <w:sz w:val="24"/>
                  <w:szCs w:val="24"/>
                </w:rPr>
                <w:delText>0.17</w:delText>
              </w:r>
            </w:del>
          </w:p>
        </w:tc>
        <w:tc>
          <w:tcPr>
            <w:tcW w:w="625" w:type="pct"/>
          </w:tcPr>
          <w:p w14:paraId="605EA561" w14:textId="38D08F22" w:rsidR="00362197" w:rsidRPr="00362197" w:rsidDel="0090146E" w:rsidRDefault="00362197" w:rsidP="00A9029B">
            <w:pPr>
              <w:jc w:val="center"/>
              <w:rPr>
                <w:del w:id="3046" w:author="Author" w:date="2026-09-29T17:34:00Z" w16du:dateUtc="2026-09-29T22:34:00Z"/>
                <w:rFonts w:ascii="Times New Roman" w:hAnsi="Times New Roman" w:cs="Times New Roman"/>
                <w:sz w:val="24"/>
                <w:szCs w:val="24"/>
              </w:rPr>
            </w:pPr>
            <w:del w:id="3047" w:author="Author" w:date="2026-09-29T17:34:00Z" w16du:dateUtc="2026-09-29T22:34:00Z">
              <w:r w:rsidRPr="00362197" w:rsidDel="0090146E">
                <w:rPr>
                  <w:rFonts w:ascii="Times New Roman" w:hAnsi="Times New Roman" w:cs="Times New Roman"/>
                  <w:sz w:val="24"/>
                  <w:szCs w:val="24"/>
                </w:rPr>
                <w:delText>5.00</w:delText>
              </w:r>
            </w:del>
          </w:p>
        </w:tc>
        <w:tc>
          <w:tcPr>
            <w:tcW w:w="625" w:type="pct"/>
          </w:tcPr>
          <w:p w14:paraId="29FB5414" w14:textId="5D464399" w:rsidR="00362197" w:rsidRPr="00362197" w:rsidDel="0090146E" w:rsidRDefault="00362197" w:rsidP="00A9029B">
            <w:pPr>
              <w:jc w:val="center"/>
              <w:rPr>
                <w:del w:id="3048" w:author="Author" w:date="2026-09-29T17:34:00Z" w16du:dateUtc="2026-09-29T22:34:00Z"/>
                <w:rFonts w:ascii="Times New Roman" w:hAnsi="Times New Roman" w:cs="Times New Roman"/>
                <w:sz w:val="24"/>
                <w:szCs w:val="24"/>
              </w:rPr>
            </w:pPr>
            <w:del w:id="3049" w:author="Author" w:date="2026-09-29T17:34:00Z" w16du:dateUtc="2026-09-29T22:34:00Z">
              <w:r w:rsidRPr="00362197" w:rsidDel="0090146E">
                <w:rPr>
                  <w:rFonts w:ascii="Times New Roman" w:hAnsi="Times New Roman" w:cs="Times New Roman"/>
                  <w:sz w:val="24"/>
                  <w:szCs w:val="24"/>
                </w:rPr>
                <w:delText>2.83</w:delText>
              </w:r>
            </w:del>
          </w:p>
        </w:tc>
        <w:tc>
          <w:tcPr>
            <w:tcW w:w="625" w:type="pct"/>
          </w:tcPr>
          <w:p w14:paraId="29D554F0" w14:textId="60225D13" w:rsidR="00362197" w:rsidRPr="00362197" w:rsidDel="0090146E" w:rsidRDefault="00362197" w:rsidP="00A9029B">
            <w:pPr>
              <w:jc w:val="center"/>
              <w:rPr>
                <w:del w:id="3050" w:author="Author" w:date="2026-09-29T17:34:00Z" w16du:dateUtc="2026-09-29T22:34:00Z"/>
                <w:rFonts w:ascii="Times New Roman" w:hAnsi="Times New Roman" w:cs="Times New Roman"/>
                <w:sz w:val="24"/>
                <w:szCs w:val="24"/>
              </w:rPr>
            </w:pPr>
            <w:del w:id="3051" w:author="Author" w:date="2026-09-29T17:34:00Z" w16du:dateUtc="2026-09-29T22:34:00Z">
              <w:r w:rsidRPr="00362197" w:rsidDel="0090146E">
                <w:rPr>
                  <w:rFonts w:ascii="Times New Roman" w:hAnsi="Times New Roman" w:cs="Times New Roman"/>
                  <w:sz w:val="24"/>
                  <w:szCs w:val="24"/>
                </w:rPr>
                <w:delText>0.65</w:delText>
              </w:r>
            </w:del>
          </w:p>
        </w:tc>
        <w:tc>
          <w:tcPr>
            <w:tcW w:w="625" w:type="pct"/>
          </w:tcPr>
          <w:p w14:paraId="78285493" w14:textId="05AFC2DD" w:rsidR="00362197" w:rsidRPr="00362197" w:rsidDel="0090146E" w:rsidRDefault="00362197" w:rsidP="00A9029B">
            <w:pPr>
              <w:jc w:val="center"/>
              <w:rPr>
                <w:del w:id="3052" w:author="Author" w:date="2026-09-29T17:34:00Z" w16du:dateUtc="2026-09-29T22:34:00Z"/>
                <w:rFonts w:ascii="Times New Roman" w:hAnsi="Times New Roman" w:cs="Times New Roman"/>
                <w:sz w:val="24"/>
                <w:szCs w:val="24"/>
              </w:rPr>
            </w:pPr>
            <w:del w:id="3053" w:author="Author" w:date="2026-09-29T17:34:00Z" w16du:dateUtc="2026-09-29T22:34:00Z">
              <w:r w:rsidRPr="00362197" w:rsidDel="0090146E">
                <w:rPr>
                  <w:rFonts w:ascii="Times New Roman" w:hAnsi="Times New Roman" w:cs="Times New Roman"/>
                  <w:sz w:val="24"/>
                  <w:szCs w:val="24"/>
                </w:rPr>
                <w:delText>1.17</w:delText>
              </w:r>
            </w:del>
          </w:p>
        </w:tc>
      </w:tr>
      <w:tr w:rsidR="00362197" w:rsidRPr="00362197" w:rsidDel="0090146E" w14:paraId="760139FA" w14:textId="5E302133" w:rsidTr="00362197">
        <w:trPr>
          <w:del w:id="3054" w:author="Author" w:date="2026-09-29T17:34:00Z"/>
        </w:trPr>
        <w:tc>
          <w:tcPr>
            <w:tcW w:w="625" w:type="pct"/>
          </w:tcPr>
          <w:p w14:paraId="71D7FF06" w14:textId="4197EC49" w:rsidR="00362197" w:rsidRPr="00362197" w:rsidDel="0090146E" w:rsidRDefault="00362197" w:rsidP="006B23D6">
            <w:pPr>
              <w:jc w:val="both"/>
              <w:rPr>
                <w:del w:id="3055" w:author="Author" w:date="2026-09-29T17:34:00Z" w16du:dateUtc="2026-09-29T22:34:00Z"/>
                <w:rFonts w:ascii="Times New Roman" w:hAnsi="Times New Roman" w:cs="Times New Roman"/>
                <w:sz w:val="24"/>
                <w:szCs w:val="24"/>
              </w:rPr>
            </w:pPr>
          </w:p>
        </w:tc>
        <w:tc>
          <w:tcPr>
            <w:tcW w:w="625" w:type="pct"/>
          </w:tcPr>
          <w:p w14:paraId="065F7B86" w14:textId="3695DC3C" w:rsidR="00362197" w:rsidRPr="00362197" w:rsidDel="0090146E" w:rsidRDefault="00362197" w:rsidP="006B23D6">
            <w:pPr>
              <w:jc w:val="both"/>
              <w:rPr>
                <w:del w:id="3056" w:author="Author" w:date="2026-09-29T17:34:00Z" w16du:dateUtc="2026-09-29T22:34:00Z"/>
                <w:rFonts w:ascii="Times New Roman" w:hAnsi="Times New Roman" w:cs="Times New Roman"/>
                <w:sz w:val="24"/>
                <w:szCs w:val="24"/>
              </w:rPr>
            </w:pPr>
            <w:del w:id="3057" w:author="Author" w:date="2026-09-29T17:34:00Z" w16du:dateUtc="2026-09-29T22:34:00Z">
              <w:r w:rsidRPr="00362197" w:rsidDel="0090146E">
                <w:rPr>
                  <w:rFonts w:ascii="Times New Roman" w:hAnsi="Times New Roman" w:cs="Times New Roman"/>
                  <w:sz w:val="24"/>
                  <w:szCs w:val="24"/>
                </w:rPr>
                <w:delText>Lilac</w:delText>
              </w:r>
            </w:del>
          </w:p>
        </w:tc>
        <w:tc>
          <w:tcPr>
            <w:tcW w:w="625" w:type="pct"/>
          </w:tcPr>
          <w:p w14:paraId="18127E5A" w14:textId="52731D21" w:rsidR="00362197" w:rsidRPr="00362197" w:rsidDel="0090146E" w:rsidRDefault="00362197" w:rsidP="00A9029B">
            <w:pPr>
              <w:jc w:val="center"/>
              <w:rPr>
                <w:del w:id="3058" w:author="Author" w:date="2026-09-29T17:34:00Z" w16du:dateUtc="2026-09-29T22:34:00Z"/>
                <w:rFonts w:ascii="Times New Roman" w:hAnsi="Times New Roman" w:cs="Times New Roman"/>
                <w:sz w:val="24"/>
                <w:szCs w:val="24"/>
              </w:rPr>
            </w:pPr>
            <w:del w:id="3059" w:author="Author" w:date="2026-09-29T17:34:00Z" w16du:dateUtc="2026-09-29T22:34:00Z">
              <w:r w:rsidRPr="00362197" w:rsidDel="0090146E">
                <w:rPr>
                  <w:rFonts w:ascii="Times New Roman" w:hAnsi="Times New Roman" w:cs="Times New Roman"/>
                  <w:sz w:val="24"/>
                  <w:szCs w:val="24"/>
                </w:rPr>
                <w:delText>38</w:delText>
              </w:r>
            </w:del>
          </w:p>
        </w:tc>
        <w:tc>
          <w:tcPr>
            <w:tcW w:w="625" w:type="pct"/>
          </w:tcPr>
          <w:p w14:paraId="1885FECA" w14:textId="7095DA6D" w:rsidR="00362197" w:rsidRPr="00362197" w:rsidDel="0090146E" w:rsidRDefault="00362197" w:rsidP="00A9029B">
            <w:pPr>
              <w:jc w:val="center"/>
              <w:rPr>
                <w:del w:id="3060" w:author="Author" w:date="2026-09-29T17:34:00Z" w16du:dateUtc="2026-09-29T22:34:00Z"/>
                <w:rFonts w:ascii="Times New Roman" w:hAnsi="Times New Roman" w:cs="Times New Roman"/>
                <w:sz w:val="24"/>
                <w:szCs w:val="24"/>
              </w:rPr>
            </w:pPr>
            <w:del w:id="3061" w:author="Author" w:date="2026-09-29T17:34:00Z" w16du:dateUtc="2026-09-29T22:34:00Z">
              <w:r w:rsidRPr="00362197" w:rsidDel="0090146E">
                <w:rPr>
                  <w:rFonts w:ascii="Times New Roman" w:hAnsi="Times New Roman" w:cs="Times New Roman"/>
                  <w:sz w:val="24"/>
                  <w:szCs w:val="24"/>
                </w:rPr>
                <w:delText>0.46</w:delText>
              </w:r>
            </w:del>
          </w:p>
        </w:tc>
        <w:tc>
          <w:tcPr>
            <w:tcW w:w="625" w:type="pct"/>
          </w:tcPr>
          <w:p w14:paraId="678C58C8" w14:textId="3FE97F1C" w:rsidR="00362197" w:rsidRPr="00362197" w:rsidDel="0090146E" w:rsidRDefault="00362197" w:rsidP="00A9029B">
            <w:pPr>
              <w:jc w:val="center"/>
              <w:rPr>
                <w:del w:id="3062" w:author="Author" w:date="2026-09-29T17:34:00Z" w16du:dateUtc="2026-09-29T22:34:00Z"/>
                <w:rFonts w:ascii="Times New Roman" w:hAnsi="Times New Roman" w:cs="Times New Roman"/>
                <w:sz w:val="24"/>
                <w:szCs w:val="24"/>
              </w:rPr>
            </w:pPr>
          </w:p>
        </w:tc>
        <w:tc>
          <w:tcPr>
            <w:tcW w:w="625" w:type="pct"/>
          </w:tcPr>
          <w:p w14:paraId="0E36E2DA" w14:textId="7BBE2438" w:rsidR="00362197" w:rsidRPr="00362197" w:rsidDel="0090146E" w:rsidRDefault="00362197" w:rsidP="00A9029B">
            <w:pPr>
              <w:jc w:val="center"/>
              <w:rPr>
                <w:del w:id="3063" w:author="Author" w:date="2026-09-29T17:34:00Z" w16du:dateUtc="2026-09-29T22:34:00Z"/>
                <w:rFonts w:ascii="Times New Roman" w:hAnsi="Times New Roman" w:cs="Times New Roman"/>
                <w:sz w:val="24"/>
                <w:szCs w:val="24"/>
              </w:rPr>
            </w:pPr>
          </w:p>
        </w:tc>
        <w:tc>
          <w:tcPr>
            <w:tcW w:w="625" w:type="pct"/>
          </w:tcPr>
          <w:p w14:paraId="6AA971C6" w14:textId="48806A62" w:rsidR="00362197" w:rsidRPr="00362197" w:rsidDel="0090146E" w:rsidRDefault="00362197" w:rsidP="00A9029B">
            <w:pPr>
              <w:jc w:val="center"/>
              <w:rPr>
                <w:del w:id="3064" w:author="Author" w:date="2026-09-29T17:34:00Z" w16du:dateUtc="2026-09-29T22:34:00Z"/>
                <w:rFonts w:ascii="Times New Roman" w:hAnsi="Times New Roman" w:cs="Times New Roman"/>
                <w:sz w:val="24"/>
                <w:szCs w:val="24"/>
              </w:rPr>
            </w:pPr>
          </w:p>
        </w:tc>
        <w:tc>
          <w:tcPr>
            <w:tcW w:w="625" w:type="pct"/>
          </w:tcPr>
          <w:p w14:paraId="017EBC0F" w14:textId="017E1D21" w:rsidR="00362197" w:rsidRPr="00362197" w:rsidDel="0090146E" w:rsidRDefault="00362197" w:rsidP="00A9029B">
            <w:pPr>
              <w:jc w:val="center"/>
              <w:rPr>
                <w:del w:id="3065" w:author="Author" w:date="2026-09-29T17:34:00Z" w16du:dateUtc="2026-09-29T22:34:00Z"/>
                <w:rFonts w:ascii="Times New Roman" w:hAnsi="Times New Roman" w:cs="Times New Roman"/>
                <w:sz w:val="24"/>
                <w:szCs w:val="24"/>
              </w:rPr>
            </w:pPr>
          </w:p>
        </w:tc>
      </w:tr>
      <w:tr w:rsidR="00362197" w:rsidRPr="00362197" w:rsidDel="0090146E" w14:paraId="1DC9152F" w14:textId="31308DF0" w:rsidTr="00362197">
        <w:trPr>
          <w:del w:id="3066" w:author="Author" w:date="2026-09-29T17:34:00Z"/>
        </w:trPr>
        <w:tc>
          <w:tcPr>
            <w:tcW w:w="625" w:type="pct"/>
          </w:tcPr>
          <w:p w14:paraId="281A244F" w14:textId="777693CB" w:rsidR="00362197" w:rsidRPr="00362197" w:rsidDel="0090146E" w:rsidRDefault="00362197" w:rsidP="006B23D6">
            <w:pPr>
              <w:jc w:val="both"/>
              <w:rPr>
                <w:del w:id="3067" w:author="Author" w:date="2026-09-29T17:34:00Z" w16du:dateUtc="2026-09-29T22:34:00Z"/>
                <w:rFonts w:ascii="Times New Roman" w:hAnsi="Times New Roman" w:cs="Times New Roman"/>
                <w:sz w:val="24"/>
                <w:szCs w:val="24"/>
              </w:rPr>
            </w:pPr>
          </w:p>
        </w:tc>
        <w:tc>
          <w:tcPr>
            <w:tcW w:w="625" w:type="pct"/>
          </w:tcPr>
          <w:p w14:paraId="0DEFACB7" w14:textId="6B747452" w:rsidR="00362197" w:rsidRPr="00362197" w:rsidDel="0090146E" w:rsidRDefault="00362197" w:rsidP="006B23D6">
            <w:pPr>
              <w:jc w:val="both"/>
              <w:rPr>
                <w:del w:id="3068" w:author="Author" w:date="2026-09-29T17:34:00Z" w16du:dateUtc="2026-09-29T22:34:00Z"/>
                <w:rFonts w:ascii="Times New Roman" w:hAnsi="Times New Roman" w:cs="Times New Roman"/>
                <w:sz w:val="24"/>
                <w:szCs w:val="24"/>
              </w:rPr>
            </w:pPr>
            <w:del w:id="3069" w:author="Author" w:date="2026-09-29T17:34:00Z" w16du:dateUtc="2026-09-29T22:34:00Z">
              <w:r w:rsidRPr="00362197" w:rsidDel="0090146E">
                <w:rPr>
                  <w:rFonts w:ascii="Times New Roman" w:hAnsi="Times New Roman" w:cs="Times New Roman"/>
                  <w:sz w:val="24"/>
                  <w:szCs w:val="24"/>
                </w:rPr>
                <w:delText>Light lilac</w:delText>
              </w:r>
            </w:del>
          </w:p>
        </w:tc>
        <w:tc>
          <w:tcPr>
            <w:tcW w:w="625" w:type="pct"/>
          </w:tcPr>
          <w:p w14:paraId="3EC19CEE" w14:textId="162673A6" w:rsidR="00362197" w:rsidRPr="00362197" w:rsidDel="0090146E" w:rsidRDefault="00362197" w:rsidP="00A9029B">
            <w:pPr>
              <w:jc w:val="center"/>
              <w:rPr>
                <w:del w:id="3070" w:author="Author" w:date="2026-09-29T17:34:00Z" w16du:dateUtc="2026-09-29T22:34:00Z"/>
                <w:rFonts w:ascii="Times New Roman" w:hAnsi="Times New Roman" w:cs="Times New Roman"/>
                <w:sz w:val="24"/>
                <w:szCs w:val="24"/>
              </w:rPr>
            </w:pPr>
            <w:del w:id="3071" w:author="Author" w:date="2026-09-29T17:34:00Z" w16du:dateUtc="2026-09-29T22:34:00Z">
              <w:r w:rsidRPr="00362197" w:rsidDel="0090146E">
                <w:rPr>
                  <w:rFonts w:ascii="Times New Roman" w:hAnsi="Times New Roman" w:cs="Times New Roman"/>
                  <w:sz w:val="24"/>
                  <w:szCs w:val="24"/>
                </w:rPr>
                <w:delText>27</w:delText>
              </w:r>
            </w:del>
          </w:p>
        </w:tc>
        <w:tc>
          <w:tcPr>
            <w:tcW w:w="625" w:type="pct"/>
          </w:tcPr>
          <w:p w14:paraId="24AE35FF" w14:textId="22A5DAB5" w:rsidR="00362197" w:rsidRPr="00362197" w:rsidDel="0090146E" w:rsidRDefault="00362197" w:rsidP="00A9029B">
            <w:pPr>
              <w:jc w:val="center"/>
              <w:rPr>
                <w:del w:id="3072" w:author="Author" w:date="2026-09-29T17:34:00Z" w16du:dateUtc="2026-09-29T22:34:00Z"/>
                <w:rFonts w:ascii="Times New Roman" w:hAnsi="Times New Roman" w:cs="Times New Roman"/>
                <w:sz w:val="24"/>
                <w:szCs w:val="24"/>
              </w:rPr>
            </w:pPr>
            <w:del w:id="3073" w:author="Author" w:date="2026-09-29T17:34:00Z" w16du:dateUtc="2026-09-29T22:34:00Z">
              <w:r w:rsidRPr="00362197" w:rsidDel="0090146E">
                <w:rPr>
                  <w:rFonts w:ascii="Times New Roman" w:hAnsi="Times New Roman" w:cs="Times New Roman"/>
                  <w:sz w:val="24"/>
                  <w:szCs w:val="24"/>
                </w:rPr>
                <w:delText>0.33</w:delText>
              </w:r>
            </w:del>
          </w:p>
        </w:tc>
        <w:tc>
          <w:tcPr>
            <w:tcW w:w="625" w:type="pct"/>
          </w:tcPr>
          <w:p w14:paraId="4A5A41D1" w14:textId="4FC4077A" w:rsidR="00362197" w:rsidRPr="00362197" w:rsidDel="0090146E" w:rsidRDefault="00362197" w:rsidP="00A9029B">
            <w:pPr>
              <w:jc w:val="center"/>
              <w:rPr>
                <w:del w:id="3074" w:author="Author" w:date="2026-09-29T17:34:00Z" w16du:dateUtc="2026-09-29T22:34:00Z"/>
                <w:rFonts w:ascii="Times New Roman" w:hAnsi="Times New Roman" w:cs="Times New Roman"/>
                <w:sz w:val="24"/>
                <w:szCs w:val="24"/>
              </w:rPr>
            </w:pPr>
          </w:p>
        </w:tc>
        <w:tc>
          <w:tcPr>
            <w:tcW w:w="625" w:type="pct"/>
          </w:tcPr>
          <w:p w14:paraId="039BC206" w14:textId="2E5FB63A" w:rsidR="00362197" w:rsidRPr="00362197" w:rsidDel="0090146E" w:rsidRDefault="00362197" w:rsidP="00A9029B">
            <w:pPr>
              <w:jc w:val="center"/>
              <w:rPr>
                <w:del w:id="3075" w:author="Author" w:date="2026-09-29T17:34:00Z" w16du:dateUtc="2026-09-29T22:34:00Z"/>
                <w:rFonts w:ascii="Times New Roman" w:hAnsi="Times New Roman" w:cs="Times New Roman"/>
                <w:sz w:val="24"/>
                <w:szCs w:val="24"/>
              </w:rPr>
            </w:pPr>
          </w:p>
        </w:tc>
        <w:tc>
          <w:tcPr>
            <w:tcW w:w="625" w:type="pct"/>
          </w:tcPr>
          <w:p w14:paraId="096F2485" w14:textId="28DE9FEB" w:rsidR="00362197" w:rsidRPr="00362197" w:rsidDel="0090146E" w:rsidRDefault="00362197" w:rsidP="00A9029B">
            <w:pPr>
              <w:jc w:val="center"/>
              <w:rPr>
                <w:del w:id="3076" w:author="Author" w:date="2026-09-29T17:34:00Z" w16du:dateUtc="2026-09-29T22:34:00Z"/>
                <w:rFonts w:ascii="Times New Roman" w:hAnsi="Times New Roman" w:cs="Times New Roman"/>
                <w:sz w:val="24"/>
                <w:szCs w:val="24"/>
              </w:rPr>
            </w:pPr>
          </w:p>
        </w:tc>
        <w:tc>
          <w:tcPr>
            <w:tcW w:w="625" w:type="pct"/>
          </w:tcPr>
          <w:p w14:paraId="07D8A89C" w14:textId="7FA9D3D5" w:rsidR="00362197" w:rsidRPr="00362197" w:rsidDel="0090146E" w:rsidRDefault="00362197" w:rsidP="00A9029B">
            <w:pPr>
              <w:jc w:val="center"/>
              <w:rPr>
                <w:del w:id="3077" w:author="Author" w:date="2026-09-29T17:34:00Z" w16du:dateUtc="2026-09-29T22:34:00Z"/>
                <w:rFonts w:ascii="Times New Roman" w:hAnsi="Times New Roman" w:cs="Times New Roman"/>
                <w:sz w:val="24"/>
                <w:szCs w:val="24"/>
              </w:rPr>
            </w:pPr>
          </w:p>
        </w:tc>
      </w:tr>
      <w:tr w:rsidR="00362197" w:rsidRPr="00362197" w:rsidDel="0090146E" w14:paraId="63505B04" w14:textId="010EFC96" w:rsidTr="00362197">
        <w:trPr>
          <w:del w:id="3078" w:author="Author" w:date="2026-09-29T17:34:00Z"/>
        </w:trPr>
        <w:tc>
          <w:tcPr>
            <w:tcW w:w="625" w:type="pct"/>
          </w:tcPr>
          <w:p w14:paraId="463E5B81" w14:textId="2EC1F7E5" w:rsidR="00362197" w:rsidRPr="00362197" w:rsidDel="0090146E" w:rsidRDefault="00362197" w:rsidP="006B23D6">
            <w:pPr>
              <w:jc w:val="both"/>
              <w:rPr>
                <w:del w:id="3079" w:author="Author" w:date="2026-09-29T17:34:00Z" w16du:dateUtc="2026-09-29T22:34:00Z"/>
                <w:rFonts w:ascii="Times New Roman" w:hAnsi="Times New Roman" w:cs="Times New Roman"/>
                <w:sz w:val="24"/>
                <w:szCs w:val="24"/>
              </w:rPr>
            </w:pPr>
          </w:p>
        </w:tc>
        <w:tc>
          <w:tcPr>
            <w:tcW w:w="625" w:type="pct"/>
          </w:tcPr>
          <w:p w14:paraId="61493CE0" w14:textId="2D3E7DD5" w:rsidR="00362197" w:rsidRPr="00362197" w:rsidDel="0090146E" w:rsidRDefault="00362197" w:rsidP="006B23D6">
            <w:pPr>
              <w:jc w:val="both"/>
              <w:rPr>
                <w:del w:id="3080" w:author="Author" w:date="2026-09-29T17:34:00Z" w16du:dateUtc="2026-09-29T22:34:00Z"/>
                <w:rFonts w:ascii="Times New Roman" w:hAnsi="Times New Roman" w:cs="Times New Roman"/>
                <w:sz w:val="24"/>
                <w:szCs w:val="24"/>
              </w:rPr>
            </w:pPr>
            <w:del w:id="3081" w:author="Author" w:date="2026-09-29T17:34:00Z" w16du:dateUtc="2026-09-29T22:34:00Z">
              <w:r w:rsidRPr="00362197" w:rsidDel="0090146E">
                <w:rPr>
                  <w:rFonts w:ascii="Times New Roman" w:hAnsi="Times New Roman" w:cs="Times New Roman"/>
                  <w:sz w:val="24"/>
                  <w:szCs w:val="24"/>
                </w:rPr>
                <w:delText>Purple</w:delText>
              </w:r>
            </w:del>
          </w:p>
        </w:tc>
        <w:tc>
          <w:tcPr>
            <w:tcW w:w="625" w:type="pct"/>
          </w:tcPr>
          <w:p w14:paraId="51B1557C" w14:textId="071BB81F" w:rsidR="00362197" w:rsidRPr="00362197" w:rsidDel="0090146E" w:rsidRDefault="00362197" w:rsidP="00A9029B">
            <w:pPr>
              <w:jc w:val="center"/>
              <w:rPr>
                <w:del w:id="3082" w:author="Author" w:date="2026-09-29T17:34:00Z" w16du:dateUtc="2026-09-29T22:34:00Z"/>
                <w:rFonts w:ascii="Times New Roman" w:hAnsi="Times New Roman" w:cs="Times New Roman"/>
                <w:sz w:val="24"/>
                <w:szCs w:val="24"/>
              </w:rPr>
            </w:pPr>
            <w:del w:id="3083"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1B295668" w14:textId="54F10D8D" w:rsidR="00362197" w:rsidRPr="00362197" w:rsidDel="0090146E" w:rsidRDefault="00362197" w:rsidP="00A9029B">
            <w:pPr>
              <w:jc w:val="center"/>
              <w:rPr>
                <w:del w:id="3084" w:author="Author" w:date="2026-09-29T17:34:00Z" w16du:dateUtc="2026-09-29T22:34:00Z"/>
                <w:rFonts w:ascii="Times New Roman" w:hAnsi="Times New Roman" w:cs="Times New Roman"/>
                <w:sz w:val="24"/>
                <w:szCs w:val="24"/>
              </w:rPr>
            </w:pPr>
            <w:del w:id="3085"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1BE49DE3" w14:textId="3EA1B197" w:rsidR="00362197" w:rsidRPr="00362197" w:rsidDel="0090146E" w:rsidRDefault="00362197" w:rsidP="00A9029B">
            <w:pPr>
              <w:jc w:val="center"/>
              <w:rPr>
                <w:del w:id="3086" w:author="Author" w:date="2026-09-29T17:34:00Z" w16du:dateUtc="2026-09-29T22:34:00Z"/>
                <w:rFonts w:ascii="Times New Roman" w:hAnsi="Times New Roman" w:cs="Times New Roman"/>
                <w:sz w:val="24"/>
                <w:szCs w:val="24"/>
              </w:rPr>
            </w:pPr>
          </w:p>
        </w:tc>
        <w:tc>
          <w:tcPr>
            <w:tcW w:w="625" w:type="pct"/>
          </w:tcPr>
          <w:p w14:paraId="2C89D998" w14:textId="5C26BFC0" w:rsidR="00362197" w:rsidRPr="00362197" w:rsidDel="0090146E" w:rsidRDefault="00362197" w:rsidP="00A9029B">
            <w:pPr>
              <w:jc w:val="center"/>
              <w:rPr>
                <w:del w:id="3087" w:author="Author" w:date="2026-09-29T17:34:00Z" w16du:dateUtc="2026-09-29T22:34:00Z"/>
                <w:rFonts w:ascii="Times New Roman" w:hAnsi="Times New Roman" w:cs="Times New Roman"/>
                <w:sz w:val="24"/>
                <w:szCs w:val="24"/>
              </w:rPr>
            </w:pPr>
          </w:p>
        </w:tc>
        <w:tc>
          <w:tcPr>
            <w:tcW w:w="625" w:type="pct"/>
          </w:tcPr>
          <w:p w14:paraId="3F6D64AD" w14:textId="5597170B" w:rsidR="00362197" w:rsidRPr="00362197" w:rsidDel="0090146E" w:rsidRDefault="00362197" w:rsidP="00A9029B">
            <w:pPr>
              <w:jc w:val="center"/>
              <w:rPr>
                <w:del w:id="3088" w:author="Author" w:date="2026-09-29T17:34:00Z" w16du:dateUtc="2026-09-29T22:34:00Z"/>
                <w:rFonts w:ascii="Times New Roman" w:hAnsi="Times New Roman" w:cs="Times New Roman"/>
                <w:sz w:val="24"/>
                <w:szCs w:val="24"/>
              </w:rPr>
            </w:pPr>
          </w:p>
        </w:tc>
        <w:tc>
          <w:tcPr>
            <w:tcW w:w="625" w:type="pct"/>
          </w:tcPr>
          <w:p w14:paraId="62BC0D1F" w14:textId="205BE939" w:rsidR="00362197" w:rsidRPr="00362197" w:rsidDel="0090146E" w:rsidRDefault="00362197" w:rsidP="00A9029B">
            <w:pPr>
              <w:jc w:val="center"/>
              <w:rPr>
                <w:del w:id="3089" w:author="Author" w:date="2026-09-29T17:34:00Z" w16du:dateUtc="2026-09-29T22:34:00Z"/>
                <w:rFonts w:ascii="Times New Roman" w:hAnsi="Times New Roman" w:cs="Times New Roman"/>
                <w:sz w:val="24"/>
                <w:szCs w:val="24"/>
              </w:rPr>
            </w:pPr>
          </w:p>
        </w:tc>
      </w:tr>
      <w:tr w:rsidR="00362197" w:rsidRPr="00362197" w:rsidDel="0090146E" w14:paraId="5A571EA7" w14:textId="2C696261" w:rsidTr="00362197">
        <w:trPr>
          <w:del w:id="3090" w:author="Author" w:date="2026-09-29T17:34:00Z"/>
        </w:trPr>
        <w:tc>
          <w:tcPr>
            <w:tcW w:w="625" w:type="pct"/>
          </w:tcPr>
          <w:p w14:paraId="1CC092DB" w14:textId="36FCC7E8" w:rsidR="00362197" w:rsidRPr="00362197" w:rsidDel="0090146E" w:rsidRDefault="00362197" w:rsidP="006B23D6">
            <w:pPr>
              <w:jc w:val="both"/>
              <w:rPr>
                <w:del w:id="3091" w:author="Author" w:date="2026-09-29T17:34:00Z" w16du:dateUtc="2026-09-29T22:34:00Z"/>
                <w:rFonts w:ascii="Times New Roman" w:hAnsi="Times New Roman" w:cs="Times New Roman"/>
                <w:sz w:val="24"/>
                <w:szCs w:val="24"/>
              </w:rPr>
            </w:pPr>
          </w:p>
        </w:tc>
        <w:tc>
          <w:tcPr>
            <w:tcW w:w="625" w:type="pct"/>
          </w:tcPr>
          <w:p w14:paraId="22CE8C57" w14:textId="4EBFA3B8" w:rsidR="00362197" w:rsidRPr="00362197" w:rsidDel="0090146E" w:rsidRDefault="00362197" w:rsidP="006B23D6">
            <w:pPr>
              <w:jc w:val="both"/>
              <w:rPr>
                <w:del w:id="3092" w:author="Author" w:date="2026-09-29T17:34:00Z" w16du:dateUtc="2026-09-29T22:34:00Z"/>
                <w:rFonts w:ascii="Times New Roman" w:hAnsi="Times New Roman" w:cs="Times New Roman"/>
                <w:sz w:val="24"/>
                <w:szCs w:val="24"/>
              </w:rPr>
            </w:pPr>
            <w:del w:id="3093" w:author="Author" w:date="2026-09-29T17:34:00Z" w16du:dateUtc="2026-09-29T22:34:00Z">
              <w:r w:rsidRPr="00362197" w:rsidDel="0090146E">
                <w:rPr>
                  <w:rFonts w:ascii="Times New Roman" w:hAnsi="Times New Roman" w:cs="Times New Roman"/>
                  <w:sz w:val="24"/>
                  <w:szCs w:val="24"/>
                </w:rPr>
                <w:delText>Red</w:delText>
              </w:r>
            </w:del>
          </w:p>
        </w:tc>
        <w:tc>
          <w:tcPr>
            <w:tcW w:w="625" w:type="pct"/>
          </w:tcPr>
          <w:p w14:paraId="68EAA298" w14:textId="676CAE12" w:rsidR="00362197" w:rsidRPr="00362197" w:rsidDel="0090146E" w:rsidRDefault="00362197" w:rsidP="00A9029B">
            <w:pPr>
              <w:jc w:val="center"/>
              <w:rPr>
                <w:del w:id="3094" w:author="Author" w:date="2026-09-29T17:34:00Z" w16du:dateUtc="2026-09-29T22:34:00Z"/>
                <w:rFonts w:ascii="Times New Roman" w:hAnsi="Times New Roman" w:cs="Times New Roman"/>
                <w:sz w:val="24"/>
                <w:szCs w:val="24"/>
              </w:rPr>
            </w:pPr>
            <w:del w:id="3095" w:author="Author" w:date="2026-09-29T17:34:00Z" w16du:dateUtc="2026-09-29T22:34:00Z">
              <w:r w:rsidRPr="00362197" w:rsidDel="0090146E">
                <w:rPr>
                  <w:rFonts w:ascii="Times New Roman" w:hAnsi="Times New Roman" w:cs="Times New Roman"/>
                  <w:sz w:val="24"/>
                  <w:szCs w:val="24"/>
                </w:rPr>
                <w:delText>2</w:delText>
              </w:r>
            </w:del>
          </w:p>
        </w:tc>
        <w:tc>
          <w:tcPr>
            <w:tcW w:w="625" w:type="pct"/>
          </w:tcPr>
          <w:p w14:paraId="0C6C9BE1" w14:textId="02A705A7" w:rsidR="00362197" w:rsidRPr="00362197" w:rsidDel="0090146E" w:rsidRDefault="00362197" w:rsidP="00A9029B">
            <w:pPr>
              <w:jc w:val="center"/>
              <w:rPr>
                <w:del w:id="3096" w:author="Author" w:date="2026-09-29T17:34:00Z" w16du:dateUtc="2026-09-29T22:34:00Z"/>
                <w:rFonts w:ascii="Times New Roman" w:hAnsi="Times New Roman" w:cs="Times New Roman"/>
                <w:sz w:val="24"/>
                <w:szCs w:val="24"/>
              </w:rPr>
            </w:pPr>
            <w:del w:id="3097" w:author="Author" w:date="2026-09-29T17:34:00Z" w16du:dateUtc="2026-09-29T22:34:00Z">
              <w:r w:rsidRPr="00362197" w:rsidDel="0090146E">
                <w:rPr>
                  <w:rFonts w:ascii="Times New Roman" w:hAnsi="Times New Roman" w:cs="Times New Roman"/>
                  <w:sz w:val="24"/>
                  <w:szCs w:val="24"/>
                </w:rPr>
                <w:delText>0.02</w:delText>
              </w:r>
            </w:del>
          </w:p>
        </w:tc>
        <w:tc>
          <w:tcPr>
            <w:tcW w:w="625" w:type="pct"/>
          </w:tcPr>
          <w:p w14:paraId="3DA4C77A" w14:textId="5C909721" w:rsidR="00362197" w:rsidRPr="00362197" w:rsidDel="0090146E" w:rsidRDefault="00362197" w:rsidP="00A9029B">
            <w:pPr>
              <w:jc w:val="center"/>
              <w:rPr>
                <w:del w:id="3098" w:author="Author" w:date="2026-09-29T17:34:00Z" w16du:dateUtc="2026-09-29T22:34:00Z"/>
                <w:rFonts w:ascii="Times New Roman" w:hAnsi="Times New Roman" w:cs="Times New Roman"/>
                <w:sz w:val="24"/>
                <w:szCs w:val="24"/>
              </w:rPr>
            </w:pPr>
          </w:p>
        </w:tc>
        <w:tc>
          <w:tcPr>
            <w:tcW w:w="625" w:type="pct"/>
          </w:tcPr>
          <w:p w14:paraId="75856AC2" w14:textId="3202C76D" w:rsidR="00362197" w:rsidRPr="00362197" w:rsidDel="0090146E" w:rsidRDefault="00362197" w:rsidP="00A9029B">
            <w:pPr>
              <w:jc w:val="center"/>
              <w:rPr>
                <w:del w:id="3099" w:author="Author" w:date="2026-09-29T17:34:00Z" w16du:dateUtc="2026-09-29T22:34:00Z"/>
                <w:rFonts w:ascii="Times New Roman" w:hAnsi="Times New Roman" w:cs="Times New Roman"/>
                <w:sz w:val="24"/>
                <w:szCs w:val="24"/>
              </w:rPr>
            </w:pPr>
          </w:p>
        </w:tc>
        <w:tc>
          <w:tcPr>
            <w:tcW w:w="625" w:type="pct"/>
          </w:tcPr>
          <w:p w14:paraId="1A5D93B5" w14:textId="2FA9636F" w:rsidR="00362197" w:rsidRPr="00362197" w:rsidDel="0090146E" w:rsidRDefault="00362197" w:rsidP="00A9029B">
            <w:pPr>
              <w:jc w:val="center"/>
              <w:rPr>
                <w:del w:id="3100" w:author="Author" w:date="2026-09-29T17:34:00Z" w16du:dateUtc="2026-09-29T22:34:00Z"/>
                <w:rFonts w:ascii="Times New Roman" w:hAnsi="Times New Roman" w:cs="Times New Roman"/>
                <w:sz w:val="24"/>
                <w:szCs w:val="24"/>
              </w:rPr>
            </w:pPr>
          </w:p>
        </w:tc>
        <w:tc>
          <w:tcPr>
            <w:tcW w:w="625" w:type="pct"/>
          </w:tcPr>
          <w:p w14:paraId="12F84AB8" w14:textId="10587411" w:rsidR="00362197" w:rsidRPr="00362197" w:rsidDel="0090146E" w:rsidRDefault="00362197" w:rsidP="00A9029B">
            <w:pPr>
              <w:jc w:val="center"/>
              <w:rPr>
                <w:del w:id="3101" w:author="Author" w:date="2026-09-29T17:34:00Z" w16du:dateUtc="2026-09-29T22:34:00Z"/>
                <w:rFonts w:ascii="Times New Roman" w:hAnsi="Times New Roman" w:cs="Times New Roman"/>
                <w:sz w:val="24"/>
                <w:szCs w:val="24"/>
              </w:rPr>
            </w:pPr>
          </w:p>
        </w:tc>
      </w:tr>
      <w:tr w:rsidR="00362197" w:rsidRPr="00362197" w:rsidDel="0090146E" w14:paraId="372DFB97" w14:textId="3BB3485D" w:rsidTr="00362197">
        <w:trPr>
          <w:del w:id="3102" w:author="Author" w:date="2026-09-29T17:34:00Z"/>
        </w:trPr>
        <w:tc>
          <w:tcPr>
            <w:tcW w:w="625" w:type="pct"/>
          </w:tcPr>
          <w:p w14:paraId="5B3FD425" w14:textId="4D120DDA" w:rsidR="00362197" w:rsidRPr="00362197" w:rsidDel="0090146E" w:rsidRDefault="00362197" w:rsidP="006B23D6">
            <w:pPr>
              <w:jc w:val="both"/>
              <w:rPr>
                <w:del w:id="3103" w:author="Author" w:date="2026-09-29T17:34:00Z" w16du:dateUtc="2026-09-29T22:34:00Z"/>
                <w:rFonts w:ascii="Times New Roman" w:hAnsi="Times New Roman" w:cs="Times New Roman"/>
                <w:sz w:val="24"/>
                <w:szCs w:val="24"/>
              </w:rPr>
            </w:pPr>
            <w:del w:id="3104" w:author="Author" w:date="2026-09-29T17:34:00Z" w16du:dateUtc="2026-09-29T22:34:00Z">
              <w:r w:rsidRPr="00362197" w:rsidDel="0090146E">
                <w:rPr>
                  <w:rFonts w:ascii="Times New Roman" w:hAnsi="Times New Roman" w:cs="Times New Roman"/>
                  <w:sz w:val="24"/>
                  <w:szCs w:val="24"/>
                </w:rPr>
                <w:delText>Standard petal color</w:delText>
              </w:r>
            </w:del>
          </w:p>
        </w:tc>
        <w:tc>
          <w:tcPr>
            <w:tcW w:w="625" w:type="pct"/>
          </w:tcPr>
          <w:p w14:paraId="3ABA635D" w14:textId="49288DC4" w:rsidR="00362197" w:rsidRPr="00362197" w:rsidDel="0090146E" w:rsidRDefault="00362197" w:rsidP="006B23D6">
            <w:pPr>
              <w:jc w:val="both"/>
              <w:rPr>
                <w:del w:id="3105" w:author="Author" w:date="2026-09-29T17:34:00Z" w16du:dateUtc="2026-09-29T22:34:00Z"/>
                <w:rFonts w:ascii="Times New Roman" w:hAnsi="Times New Roman" w:cs="Times New Roman"/>
                <w:sz w:val="24"/>
                <w:szCs w:val="24"/>
              </w:rPr>
            </w:pPr>
            <w:del w:id="3106" w:author="Author" w:date="2026-09-29T17:34:00Z" w16du:dateUtc="2026-09-29T22:34:00Z">
              <w:r w:rsidRPr="00362197" w:rsidDel="0090146E">
                <w:rPr>
                  <w:rFonts w:ascii="Times New Roman" w:hAnsi="Times New Roman" w:cs="Times New Roman"/>
                  <w:sz w:val="24"/>
                  <w:szCs w:val="24"/>
                </w:rPr>
                <w:delText>White</w:delText>
              </w:r>
            </w:del>
          </w:p>
        </w:tc>
        <w:tc>
          <w:tcPr>
            <w:tcW w:w="625" w:type="pct"/>
          </w:tcPr>
          <w:p w14:paraId="1B82AB0C" w14:textId="5077B0ED" w:rsidR="00362197" w:rsidRPr="00362197" w:rsidDel="0090146E" w:rsidRDefault="00362197" w:rsidP="00A9029B">
            <w:pPr>
              <w:jc w:val="center"/>
              <w:rPr>
                <w:del w:id="3107" w:author="Author" w:date="2026-09-29T17:34:00Z" w16du:dateUtc="2026-09-29T22:34:00Z"/>
                <w:rFonts w:ascii="Times New Roman" w:hAnsi="Times New Roman" w:cs="Times New Roman"/>
                <w:sz w:val="24"/>
                <w:szCs w:val="24"/>
              </w:rPr>
            </w:pPr>
            <w:del w:id="3108" w:author="Author" w:date="2026-09-29T17:34:00Z" w16du:dateUtc="2026-09-29T22:34:00Z">
              <w:r w:rsidRPr="00362197" w:rsidDel="0090146E">
                <w:rPr>
                  <w:rFonts w:ascii="Times New Roman" w:hAnsi="Times New Roman" w:cs="Times New Roman"/>
                  <w:sz w:val="24"/>
                  <w:szCs w:val="24"/>
                </w:rPr>
                <w:delText>10</w:delText>
              </w:r>
            </w:del>
          </w:p>
        </w:tc>
        <w:tc>
          <w:tcPr>
            <w:tcW w:w="625" w:type="pct"/>
          </w:tcPr>
          <w:p w14:paraId="7EE8B10A" w14:textId="084B15E4" w:rsidR="00362197" w:rsidRPr="00362197" w:rsidDel="0090146E" w:rsidRDefault="00362197" w:rsidP="00A9029B">
            <w:pPr>
              <w:jc w:val="center"/>
              <w:rPr>
                <w:del w:id="3109" w:author="Author" w:date="2026-09-29T17:34:00Z" w16du:dateUtc="2026-09-29T22:34:00Z"/>
                <w:rFonts w:ascii="Times New Roman" w:hAnsi="Times New Roman" w:cs="Times New Roman"/>
                <w:sz w:val="24"/>
                <w:szCs w:val="24"/>
              </w:rPr>
            </w:pPr>
            <w:del w:id="3110" w:author="Author" w:date="2026-09-29T17:34:00Z" w16du:dateUtc="2026-09-29T22:34:00Z">
              <w:r w:rsidRPr="00362197" w:rsidDel="0090146E">
                <w:rPr>
                  <w:rFonts w:ascii="Times New Roman" w:hAnsi="Times New Roman" w:cs="Times New Roman"/>
                  <w:sz w:val="24"/>
                  <w:szCs w:val="24"/>
                </w:rPr>
                <w:delText>0.12</w:delText>
              </w:r>
            </w:del>
          </w:p>
        </w:tc>
        <w:tc>
          <w:tcPr>
            <w:tcW w:w="625" w:type="pct"/>
          </w:tcPr>
          <w:p w14:paraId="3FDCC9FD" w14:textId="0F33C63B" w:rsidR="00362197" w:rsidRPr="00362197" w:rsidDel="0090146E" w:rsidRDefault="00362197" w:rsidP="00A9029B">
            <w:pPr>
              <w:jc w:val="center"/>
              <w:rPr>
                <w:del w:id="3111" w:author="Author" w:date="2026-09-29T17:34:00Z" w16du:dateUtc="2026-09-29T22:34:00Z"/>
                <w:rFonts w:ascii="Times New Roman" w:hAnsi="Times New Roman" w:cs="Times New Roman"/>
                <w:sz w:val="24"/>
                <w:szCs w:val="24"/>
              </w:rPr>
            </w:pPr>
            <w:del w:id="3112" w:author="Author" w:date="2026-09-29T17:34:00Z" w16du:dateUtc="2026-09-29T22:34:00Z">
              <w:r w:rsidRPr="00362197" w:rsidDel="0090146E">
                <w:rPr>
                  <w:rFonts w:ascii="Times New Roman" w:hAnsi="Times New Roman" w:cs="Times New Roman"/>
                  <w:sz w:val="24"/>
                  <w:szCs w:val="24"/>
                </w:rPr>
                <w:delText>8.00</w:delText>
              </w:r>
            </w:del>
          </w:p>
        </w:tc>
        <w:tc>
          <w:tcPr>
            <w:tcW w:w="625" w:type="pct"/>
          </w:tcPr>
          <w:p w14:paraId="143DC468" w14:textId="09C03863" w:rsidR="00362197" w:rsidRPr="00362197" w:rsidDel="0090146E" w:rsidRDefault="00362197" w:rsidP="00A9029B">
            <w:pPr>
              <w:jc w:val="center"/>
              <w:rPr>
                <w:del w:id="3113" w:author="Author" w:date="2026-09-29T17:34:00Z" w16du:dateUtc="2026-09-29T22:34:00Z"/>
                <w:rFonts w:ascii="Times New Roman" w:hAnsi="Times New Roman" w:cs="Times New Roman"/>
                <w:sz w:val="24"/>
                <w:szCs w:val="24"/>
              </w:rPr>
            </w:pPr>
            <w:del w:id="3114" w:author="Author" w:date="2026-09-29T17:34:00Z" w16du:dateUtc="2026-09-29T22:34:00Z">
              <w:r w:rsidRPr="00362197" w:rsidDel="0090146E">
                <w:rPr>
                  <w:rFonts w:ascii="Times New Roman" w:hAnsi="Times New Roman" w:cs="Times New Roman"/>
                  <w:sz w:val="24"/>
                  <w:szCs w:val="24"/>
                </w:rPr>
                <w:delText>2.85</w:delText>
              </w:r>
            </w:del>
          </w:p>
        </w:tc>
        <w:tc>
          <w:tcPr>
            <w:tcW w:w="625" w:type="pct"/>
          </w:tcPr>
          <w:p w14:paraId="20A486ED" w14:textId="627C4BF2" w:rsidR="00362197" w:rsidRPr="00362197" w:rsidDel="0090146E" w:rsidRDefault="00362197" w:rsidP="00A9029B">
            <w:pPr>
              <w:jc w:val="center"/>
              <w:rPr>
                <w:del w:id="3115" w:author="Author" w:date="2026-09-29T17:34:00Z" w16du:dateUtc="2026-09-29T22:34:00Z"/>
                <w:rFonts w:ascii="Times New Roman" w:hAnsi="Times New Roman" w:cs="Times New Roman"/>
                <w:sz w:val="24"/>
                <w:szCs w:val="24"/>
              </w:rPr>
            </w:pPr>
            <w:del w:id="3116" w:author="Author" w:date="2026-09-29T17:34:00Z" w16du:dateUtc="2026-09-29T22:34:00Z">
              <w:r w:rsidRPr="00362197" w:rsidDel="0090146E">
                <w:rPr>
                  <w:rFonts w:ascii="Times New Roman" w:hAnsi="Times New Roman" w:cs="Times New Roman"/>
                  <w:sz w:val="24"/>
                  <w:szCs w:val="24"/>
                </w:rPr>
                <w:delText>0.65</w:delText>
              </w:r>
            </w:del>
          </w:p>
        </w:tc>
        <w:tc>
          <w:tcPr>
            <w:tcW w:w="625" w:type="pct"/>
          </w:tcPr>
          <w:p w14:paraId="62D8EDF7" w14:textId="56E57480" w:rsidR="00362197" w:rsidRPr="00362197" w:rsidDel="0090146E" w:rsidRDefault="00362197" w:rsidP="00A9029B">
            <w:pPr>
              <w:jc w:val="center"/>
              <w:rPr>
                <w:del w:id="3117" w:author="Author" w:date="2026-09-29T17:34:00Z" w16du:dateUtc="2026-09-29T22:34:00Z"/>
                <w:rFonts w:ascii="Times New Roman" w:hAnsi="Times New Roman" w:cs="Times New Roman"/>
                <w:sz w:val="24"/>
                <w:szCs w:val="24"/>
              </w:rPr>
            </w:pPr>
            <w:del w:id="3118" w:author="Author" w:date="2026-09-29T17:34:00Z" w16du:dateUtc="2026-09-29T22:34:00Z">
              <w:r w:rsidRPr="00362197" w:rsidDel="0090146E">
                <w:rPr>
                  <w:rFonts w:ascii="Times New Roman" w:hAnsi="Times New Roman" w:cs="Times New Roman"/>
                  <w:sz w:val="24"/>
                  <w:szCs w:val="24"/>
                </w:rPr>
                <w:delText>1.38</w:delText>
              </w:r>
            </w:del>
          </w:p>
        </w:tc>
      </w:tr>
      <w:tr w:rsidR="00362197" w:rsidRPr="00362197" w:rsidDel="0090146E" w14:paraId="5442EDD1" w14:textId="47975C75" w:rsidTr="00362197">
        <w:trPr>
          <w:del w:id="3119" w:author="Author" w:date="2026-09-29T17:34:00Z"/>
        </w:trPr>
        <w:tc>
          <w:tcPr>
            <w:tcW w:w="625" w:type="pct"/>
          </w:tcPr>
          <w:p w14:paraId="7A19A80B" w14:textId="67EBE6E8" w:rsidR="00362197" w:rsidRPr="00362197" w:rsidDel="0090146E" w:rsidRDefault="00362197" w:rsidP="006B23D6">
            <w:pPr>
              <w:jc w:val="both"/>
              <w:rPr>
                <w:del w:id="3120" w:author="Author" w:date="2026-09-29T17:34:00Z" w16du:dateUtc="2026-09-29T22:34:00Z"/>
                <w:rFonts w:ascii="Times New Roman" w:hAnsi="Times New Roman" w:cs="Times New Roman"/>
                <w:sz w:val="24"/>
                <w:szCs w:val="24"/>
              </w:rPr>
            </w:pPr>
          </w:p>
        </w:tc>
        <w:tc>
          <w:tcPr>
            <w:tcW w:w="625" w:type="pct"/>
          </w:tcPr>
          <w:p w14:paraId="4550A62E" w14:textId="6C833D22" w:rsidR="00362197" w:rsidRPr="00362197" w:rsidDel="0090146E" w:rsidRDefault="00362197" w:rsidP="006B23D6">
            <w:pPr>
              <w:jc w:val="both"/>
              <w:rPr>
                <w:del w:id="3121" w:author="Author" w:date="2026-09-29T17:34:00Z" w16du:dateUtc="2026-09-29T22:34:00Z"/>
                <w:rFonts w:ascii="Times New Roman" w:hAnsi="Times New Roman" w:cs="Times New Roman"/>
                <w:sz w:val="24"/>
                <w:szCs w:val="24"/>
              </w:rPr>
            </w:pPr>
            <w:del w:id="3122" w:author="Author" w:date="2026-09-29T17:34:00Z" w16du:dateUtc="2026-09-29T22:34:00Z">
              <w:r w:rsidRPr="00362197" w:rsidDel="0090146E">
                <w:rPr>
                  <w:rFonts w:ascii="Times New Roman" w:hAnsi="Times New Roman" w:cs="Times New Roman"/>
                  <w:sz w:val="24"/>
                  <w:szCs w:val="24"/>
                </w:rPr>
                <w:delText>White with lilac margin</w:delText>
              </w:r>
            </w:del>
          </w:p>
        </w:tc>
        <w:tc>
          <w:tcPr>
            <w:tcW w:w="625" w:type="pct"/>
          </w:tcPr>
          <w:p w14:paraId="42041A0A" w14:textId="3653A4A2" w:rsidR="00362197" w:rsidRPr="00362197" w:rsidDel="0090146E" w:rsidRDefault="00362197" w:rsidP="00A9029B">
            <w:pPr>
              <w:jc w:val="center"/>
              <w:rPr>
                <w:del w:id="3123" w:author="Author" w:date="2026-09-29T17:34:00Z" w16du:dateUtc="2026-09-29T22:34:00Z"/>
                <w:rFonts w:ascii="Times New Roman" w:hAnsi="Times New Roman" w:cs="Times New Roman"/>
                <w:sz w:val="24"/>
                <w:szCs w:val="24"/>
              </w:rPr>
            </w:pPr>
            <w:del w:id="3124" w:author="Author" w:date="2026-09-29T17:34:00Z" w16du:dateUtc="2026-09-29T22:34:00Z">
              <w:r w:rsidRPr="00362197" w:rsidDel="0090146E">
                <w:rPr>
                  <w:rFonts w:ascii="Times New Roman" w:hAnsi="Times New Roman" w:cs="Times New Roman"/>
                  <w:sz w:val="24"/>
                  <w:szCs w:val="24"/>
                </w:rPr>
                <w:delText>4</w:delText>
              </w:r>
            </w:del>
          </w:p>
        </w:tc>
        <w:tc>
          <w:tcPr>
            <w:tcW w:w="625" w:type="pct"/>
          </w:tcPr>
          <w:p w14:paraId="3267B79E" w14:textId="3BFECBAD" w:rsidR="00362197" w:rsidRPr="00362197" w:rsidDel="0090146E" w:rsidRDefault="00362197" w:rsidP="00A9029B">
            <w:pPr>
              <w:jc w:val="center"/>
              <w:rPr>
                <w:del w:id="3125" w:author="Author" w:date="2026-09-29T17:34:00Z" w16du:dateUtc="2026-09-29T22:34:00Z"/>
                <w:rFonts w:ascii="Times New Roman" w:hAnsi="Times New Roman" w:cs="Times New Roman"/>
                <w:sz w:val="24"/>
                <w:szCs w:val="24"/>
              </w:rPr>
            </w:pPr>
            <w:del w:id="3126" w:author="Author" w:date="2026-09-29T17:34:00Z" w16du:dateUtc="2026-09-29T22:34:00Z">
              <w:r w:rsidRPr="00362197" w:rsidDel="0090146E">
                <w:rPr>
                  <w:rFonts w:ascii="Times New Roman" w:hAnsi="Times New Roman" w:cs="Times New Roman"/>
                  <w:sz w:val="24"/>
                  <w:szCs w:val="24"/>
                </w:rPr>
                <w:delText>0.05</w:delText>
              </w:r>
            </w:del>
          </w:p>
        </w:tc>
        <w:tc>
          <w:tcPr>
            <w:tcW w:w="625" w:type="pct"/>
          </w:tcPr>
          <w:p w14:paraId="4FFBF4E6" w14:textId="38D89007" w:rsidR="00362197" w:rsidRPr="00362197" w:rsidDel="0090146E" w:rsidRDefault="00362197" w:rsidP="00A9029B">
            <w:pPr>
              <w:jc w:val="center"/>
              <w:rPr>
                <w:del w:id="3127" w:author="Author" w:date="2026-09-29T17:34:00Z" w16du:dateUtc="2026-09-29T22:34:00Z"/>
                <w:rFonts w:ascii="Times New Roman" w:hAnsi="Times New Roman" w:cs="Times New Roman"/>
                <w:sz w:val="24"/>
                <w:szCs w:val="24"/>
              </w:rPr>
            </w:pPr>
          </w:p>
        </w:tc>
        <w:tc>
          <w:tcPr>
            <w:tcW w:w="625" w:type="pct"/>
          </w:tcPr>
          <w:p w14:paraId="0FEF06DB" w14:textId="671A30C3" w:rsidR="00362197" w:rsidRPr="00362197" w:rsidDel="0090146E" w:rsidRDefault="00362197" w:rsidP="00A9029B">
            <w:pPr>
              <w:jc w:val="center"/>
              <w:rPr>
                <w:del w:id="3128" w:author="Author" w:date="2026-09-29T17:34:00Z" w16du:dateUtc="2026-09-29T22:34:00Z"/>
                <w:rFonts w:ascii="Times New Roman" w:hAnsi="Times New Roman" w:cs="Times New Roman"/>
                <w:sz w:val="24"/>
                <w:szCs w:val="24"/>
              </w:rPr>
            </w:pPr>
          </w:p>
        </w:tc>
        <w:tc>
          <w:tcPr>
            <w:tcW w:w="625" w:type="pct"/>
          </w:tcPr>
          <w:p w14:paraId="5FE6B73B" w14:textId="72CD88F8" w:rsidR="00362197" w:rsidRPr="00362197" w:rsidDel="0090146E" w:rsidRDefault="00362197" w:rsidP="00A9029B">
            <w:pPr>
              <w:jc w:val="center"/>
              <w:rPr>
                <w:del w:id="3129" w:author="Author" w:date="2026-09-29T17:34:00Z" w16du:dateUtc="2026-09-29T22:34:00Z"/>
                <w:rFonts w:ascii="Times New Roman" w:hAnsi="Times New Roman" w:cs="Times New Roman"/>
                <w:sz w:val="24"/>
                <w:szCs w:val="24"/>
              </w:rPr>
            </w:pPr>
          </w:p>
        </w:tc>
        <w:tc>
          <w:tcPr>
            <w:tcW w:w="625" w:type="pct"/>
          </w:tcPr>
          <w:p w14:paraId="31102AB3" w14:textId="520C9405" w:rsidR="00362197" w:rsidRPr="00362197" w:rsidDel="0090146E" w:rsidRDefault="00362197" w:rsidP="00A9029B">
            <w:pPr>
              <w:jc w:val="center"/>
              <w:rPr>
                <w:del w:id="3130" w:author="Author" w:date="2026-09-29T17:34:00Z" w16du:dateUtc="2026-09-29T22:34:00Z"/>
                <w:rFonts w:ascii="Times New Roman" w:hAnsi="Times New Roman" w:cs="Times New Roman"/>
                <w:sz w:val="24"/>
                <w:szCs w:val="24"/>
              </w:rPr>
            </w:pPr>
          </w:p>
        </w:tc>
      </w:tr>
      <w:tr w:rsidR="00362197" w:rsidRPr="00362197" w:rsidDel="0090146E" w14:paraId="03721E3C" w14:textId="33C41DA9" w:rsidTr="00362197">
        <w:trPr>
          <w:del w:id="3131" w:author="Author" w:date="2026-09-29T17:34:00Z"/>
        </w:trPr>
        <w:tc>
          <w:tcPr>
            <w:tcW w:w="625" w:type="pct"/>
          </w:tcPr>
          <w:p w14:paraId="26AA4E22" w14:textId="14C2C9C6" w:rsidR="00362197" w:rsidRPr="00362197" w:rsidDel="0090146E" w:rsidRDefault="00362197" w:rsidP="006B23D6">
            <w:pPr>
              <w:jc w:val="both"/>
              <w:rPr>
                <w:del w:id="3132" w:author="Author" w:date="2026-09-29T17:34:00Z" w16du:dateUtc="2026-09-29T22:34:00Z"/>
                <w:rFonts w:ascii="Times New Roman" w:hAnsi="Times New Roman" w:cs="Times New Roman"/>
                <w:sz w:val="24"/>
                <w:szCs w:val="24"/>
              </w:rPr>
            </w:pPr>
          </w:p>
        </w:tc>
        <w:tc>
          <w:tcPr>
            <w:tcW w:w="625" w:type="pct"/>
          </w:tcPr>
          <w:p w14:paraId="6E8434B5" w14:textId="5A004CA3" w:rsidR="00362197" w:rsidRPr="00362197" w:rsidDel="0090146E" w:rsidRDefault="00362197" w:rsidP="006B23D6">
            <w:pPr>
              <w:jc w:val="both"/>
              <w:rPr>
                <w:del w:id="3133" w:author="Author" w:date="2026-09-29T17:34:00Z" w16du:dateUtc="2026-09-29T22:34:00Z"/>
                <w:rFonts w:ascii="Times New Roman" w:hAnsi="Times New Roman" w:cs="Times New Roman"/>
                <w:sz w:val="24"/>
                <w:szCs w:val="24"/>
              </w:rPr>
            </w:pPr>
            <w:del w:id="3134" w:author="Author" w:date="2026-09-29T17:34:00Z" w16du:dateUtc="2026-09-29T22:34:00Z">
              <w:r w:rsidRPr="00362197" w:rsidDel="0090146E">
                <w:rPr>
                  <w:rFonts w:ascii="Times New Roman" w:hAnsi="Times New Roman" w:cs="Times New Roman"/>
                  <w:sz w:val="24"/>
                  <w:szCs w:val="24"/>
                </w:rPr>
                <w:delText>Lilac</w:delText>
              </w:r>
            </w:del>
          </w:p>
        </w:tc>
        <w:tc>
          <w:tcPr>
            <w:tcW w:w="625" w:type="pct"/>
          </w:tcPr>
          <w:p w14:paraId="60E6F318" w14:textId="1710DB09" w:rsidR="00362197" w:rsidRPr="00362197" w:rsidDel="0090146E" w:rsidRDefault="00362197" w:rsidP="00A9029B">
            <w:pPr>
              <w:jc w:val="center"/>
              <w:rPr>
                <w:del w:id="3135" w:author="Author" w:date="2026-09-29T17:34:00Z" w16du:dateUtc="2026-09-29T22:34:00Z"/>
                <w:rFonts w:ascii="Times New Roman" w:hAnsi="Times New Roman" w:cs="Times New Roman"/>
                <w:sz w:val="24"/>
                <w:szCs w:val="24"/>
              </w:rPr>
            </w:pPr>
            <w:del w:id="3136" w:author="Author" w:date="2026-09-29T17:34:00Z" w16du:dateUtc="2026-09-29T22:34:00Z">
              <w:r w:rsidRPr="00362197" w:rsidDel="0090146E">
                <w:rPr>
                  <w:rFonts w:ascii="Times New Roman" w:hAnsi="Times New Roman" w:cs="Times New Roman"/>
                  <w:sz w:val="24"/>
                  <w:szCs w:val="24"/>
                </w:rPr>
                <w:delText>17</w:delText>
              </w:r>
            </w:del>
          </w:p>
        </w:tc>
        <w:tc>
          <w:tcPr>
            <w:tcW w:w="625" w:type="pct"/>
          </w:tcPr>
          <w:p w14:paraId="1708DCED" w14:textId="7A46E56A" w:rsidR="00362197" w:rsidRPr="00362197" w:rsidDel="0090146E" w:rsidRDefault="00362197" w:rsidP="00A9029B">
            <w:pPr>
              <w:jc w:val="center"/>
              <w:rPr>
                <w:del w:id="3137" w:author="Author" w:date="2026-09-29T17:34:00Z" w16du:dateUtc="2026-09-29T22:34:00Z"/>
                <w:rFonts w:ascii="Times New Roman" w:hAnsi="Times New Roman" w:cs="Times New Roman"/>
                <w:sz w:val="24"/>
                <w:szCs w:val="24"/>
              </w:rPr>
            </w:pPr>
            <w:del w:id="3138" w:author="Author" w:date="2026-09-29T17:34:00Z" w16du:dateUtc="2026-09-29T22:34:00Z">
              <w:r w:rsidRPr="00362197" w:rsidDel="0090146E">
                <w:rPr>
                  <w:rFonts w:ascii="Times New Roman" w:hAnsi="Times New Roman" w:cs="Times New Roman"/>
                  <w:sz w:val="24"/>
                  <w:szCs w:val="24"/>
                </w:rPr>
                <w:delText>0.21</w:delText>
              </w:r>
            </w:del>
          </w:p>
        </w:tc>
        <w:tc>
          <w:tcPr>
            <w:tcW w:w="625" w:type="pct"/>
          </w:tcPr>
          <w:p w14:paraId="4A103794" w14:textId="0CDC0E52" w:rsidR="00362197" w:rsidRPr="00362197" w:rsidDel="0090146E" w:rsidRDefault="00362197" w:rsidP="00A9029B">
            <w:pPr>
              <w:jc w:val="center"/>
              <w:rPr>
                <w:del w:id="3139" w:author="Author" w:date="2026-09-29T17:34:00Z" w16du:dateUtc="2026-09-29T22:34:00Z"/>
                <w:rFonts w:ascii="Times New Roman" w:hAnsi="Times New Roman" w:cs="Times New Roman"/>
                <w:sz w:val="24"/>
                <w:szCs w:val="24"/>
              </w:rPr>
            </w:pPr>
          </w:p>
        </w:tc>
        <w:tc>
          <w:tcPr>
            <w:tcW w:w="625" w:type="pct"/>
          </w:tcPr>
          <w:p w14:paraId="6B310D8B" w14:textId="711E082C" w:rsidR="00362197" w:rsidRPr="00362197" w:rsidDel="0090146E" w:rsidRDefault="00362197" w:rsidP="00A9029B">
            <w:pPr>
              <w:jc w:val="center"/>
              <w:rPr>
                <w:del w:id="3140" w:author="Author" w:date="2026-09-29T17:34:00Z" w16du:dateUtc="2026-09-29T22:34:00Z"/>
                <w:rFonts w:ascii="Times New Roman" w:hAnsi="Times New Roman" w:cs="Times New Roman"/>
                <w:sz w:val="24"/>
                <w:szCs w:val="24"/>
              </w:rPr>
            </w:pPr>
          </w:p>
        </w:tc>
        <w:tc>
          <w:tcPr>
            <w:tcW w:w="625" w:type="pct"/>
          </w:tcPr>
          <w:p w14:paraId="53E17319" w14:textId="282C7C84" w:rsidR="00362197" w:rsidRPr="00362197" w:rsidDel="0090146E" w:rsidRDefault="00362197" w:rsidP="00A9029B">
            <w:pPr>
              <w:jc w:val="center"/>
              <w:rPr>
                <w:del w:id="3141" w:author="Author" w:date="2026-09-29T17:34:00Z" w16du:dateUtc="2026-09-29T22:34:00Z"/>
                <w:rFonts w:ascii="Times New Roman" w:hAnsi="Times New Roman" w:cs="Times New Roman"/>
                <w:sz w:val="24"/>
                <w:szCs w:val="24"/>
              </w:rPr>
            </w:pPr>
          </w:p>
        </w:tc>
        <w:tc>
          <w:tcPr>
            <w:tcW w:w="625" w:type="pct"/>
          </w:tcPr>
          <w:p w14:paraId="0B096B9D" w14:textId="4DB1A998" w:rsidR="00362197" w:rsidRPr="00362197" w:rsidDel="0090146E" w:rsidRDefault="00362197" w:rsidP="00A9029B">
            <w:pPr>
              <w:jc w:val="center"/>
              <w:rPr>
                <w:del w:id="3142" w:author="Author" w:date="2026-09-29T17:34:00Z" w16du:dateUtc="2026-09-29T22:34:00Z"/>
                <w:rFonts w:ascii="Times New Roman" w:hAnsi="Times New Roman" w:cs="Times New Roman"/>
                <w:sz w:val="24"/>
                <w:szCs w:val="24"/>
              </w:rPr>
            </w:pPr>
          </w:p>
        </w:tc>
      </w:tr>
      <w:tr w:rsidR="00362197" w:rsidRPr="00362197" w:rsidDel="0090146E" w14:paraId="00476409" w14:textId="41E500A8" w:rsidTr="00362197">
        <w:trPr>
          <w:del w:id="3143" w:author="Author" w:date="2026-09-29T17:34:00Z"/>
        </w:trPr>
        <w:tc>
          <w:tcPr>
            <w:tcW w:w="625" w:type="pct"/>
          </w:tcPr>
          <w:p w14:paraId="4BFEA01D" w14:textId="05B2B663" w:rsidR="00362197" w:rsidRPr="00362197" w:rsidDel="0090146E" w:rsidRDefault="00362197" w:rsidP="006B23D6">
            <w:pPr>
              <w:jc w:val="both"/>
              <w:rPr>
                <w:del w:id="3144" w:author="Author" w:date="2026-09-29T17:34:00Z" w16du:dateUtc="2026-09-29T22:34:00Z"/>
                <w:rFonts w:ascii="Times New Roman" w:hAnsi="Times New Roman" w:cs="Times New Roman"/>
                <w:sz w:val="24"/>
                <w:szCs w:val="24"/>
              </w:rPr>
            </w:pPr>
          </w:p>
        </w:tc>
        <w:tc>
          <w:tcPr>
            <w:tcW w:w="625" w:type="pct"/>
          </w:tcPr>
          <w:p w14:paraId="02515AD8" w14:textId="3F00C1C4" w:rsidR="00362197" w:rsidRPr="00362197" w:rsidDel="0090146E" w:rsidRDefault="00362197" w:rsidP="006B23D6">
            <w:pPr>
              <w:jc w:val="both"/>
              <w:rPr>
                <w:del w:id="3145" w:author="Author" w:date="2026-09-29T17:34:00Z" w16du:dateUtc="2026-09-29T22:34:00Z"/>
                <w:rFonts w:ascii="Times New Roman" w:hAnsi="Times New Roman" w:cs="Times New Roman"/>
                <w:sz w:val="24"/>
                <w:szCs w:val="24"/>
                <w:lang w:val="es-PE"/>
              </w:rPr>
            </w:pPr>
            <w:del w:id="3146" w:author="Author" w:date="2026-09-29T17:34:00Z" w16du:dateUtc="2026-09-29T22:34:00Z">
              <w:r w:rsidRPr="00362197" w:rsidDel="0090146E">
                <w:rPr>
                  <w:rFonts w:ascii="Times New Roman" w:hAnsi="Times New Roman" w:cs="Times New Roman"/>
                  <w:sz w:val="24"/>
                  <w:szCs w:val="24"/>
                  <w:lang w:val="es-PE"/>
                </w:rPr>
                <w:delText>Lila oscuro con manchas violA!cias</w:delText>
              </w:r>
            </w:del>
          </w:p>
        </w:tc>
        <w:tc>
          <w:tcPr>
            <w:tcW w:w="625" w:type="pct"/>
          </w:tcPr>
          <w:p w14:paraId="0616CFF0" w14:textId="414EE86C" w:rsidR="00362197" w:rsidRPr="00362197" w:rsidDel="0090146E" w:rsidRDefault="00362197" w:rsidP="00A9029B">
            <w:pPr>
              <w:jc w:val="center"/>
              <w:rPr>
                <w:del w:id="3147" w:author="Author" w:date="2026-09-29T17:34:00Z" w16du:dateUtc="2026-09-29T22:34:00Z"/>
                <w:rFonts w:ascii="Times New Roman" w:hAnsi="Times New Roman" w:cs="Times New Roman"/>
                <w:sz w:val="24"/>
                <w:szCs w:val="24"/>
              </w:rPr>
            </w:pPr>
            <w:del w:id="3148"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3433D7E6" w14:textId="61AD146A" w:rsidR="00362197" w:rsidRPr="00362197" w:rsidDel="0090146E" w:rsidRDefault="00362197" w:rsidP="00A9029B">
            <w:pPr>
              <w:jc w:val="center"/>
              <w:rPr>
                <w:del w:id="3149" w:author="Author" w:date="2026-09-29T17:34:00Z" w16du:dateUtc="2026-09-29T22:34:00Z"/>
                <w:rFonts w:ascii="Times New Roman" w:hAnsi="Times New Roman" w:cs="Times New Roman"/>
                <w:sz w:val="24"/>
                <w:szCs w:val="24"/>
              </w:rPr>
            </w:pPr>
            <w:del w:id="3150"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43EE5562" w14:textId="47F4FE2C" w:rsidR="00362197" w:rsidRPr="00362197" w:rsidDel="0090146E" w:rsidRDefault="00362197" w:rsidP="00A9029B">
            <w:pPr>
              <w:jc w:val="center"/>
              <w:rPr>
                <w:del w:id="3151" w:author="Author" w:date="2026-09-29T17:34:00Z" w16du:dateUtc="2026-09-29T22:34:00Z"/>
                <w:rFonts w:ascii="Times New Roman" w:hAnsi="Times New Roman" w:cs="Times New Roman"/>
                <w:sz w:val="24"/>
                <w:szCs w:val="24"/>
              </w:rPr>
            </w:pPr>
          </w:p>
        </w:tc>
        <w:tc>
          <w:tcPr>
            <w:tcW w:w="625" w:type="pct"/>
          </w:tcPr>
          <w:p w14:paraId="294E5C18" w14:textId="1CC7CBC2" w:rsidR="00362197" w:rsidRPr="00362197" w:rsidDel="0090146E" w:rsidRDefault="00362197" w:rsidP="00A9029B">
            <w:pPr>
              <w:jc w:val="center"/>
              <w:rPr>
                <w:del w:id="3152" w:author="Author" w:date="2026-09-29T17:34:00Z" w16du:dateUtc="2026-09-29T22:34:00Z"/>
                <w:rFonts w:ascii="Times New Roman" w:hAnsi="Times New Roman" w:cs="Times New Roman"/>
                <w:sz w:val="24"/>
                <w:szCs w:val="24"/>
              </w:rPr>
            </w:pPr>
          </w:p>
        </w:tc>
        <w:tc>
          <w:tcPr>
            <w:tcW w:w="625" w:type="pct"/>
          </w:tcPr>
          <w:p w14:paraId="3E2FCB74" w14:textId="37E088ED" w:rsidR="00362197" w:rsidRPr="00362197" w:rsidDel="0090146E" w:rsidRDefault="00362197" w:rsidP="00A9029B">
            <w:pPr>
              <w:jc w:val="center"/>
              <w:rPr>
                <w:del w:id="3153" w:author="Author" w:date="2026-09-29T17:34:00Z" w16du:dateUtc="2026-09-29T22:34:00Z"/>
                <w:rFonts w:ascii="Times New Roman" w:hAnsi="Times New Roman" w:cs="Times New Roman"/>
                <w:sz w:val="24"/>
                <w:szCs w:val="24"/>
              </w:rPr>
            </w:pPr>
          </w:p>
        </w:tc>
        <w:tc>
          <w:tcPr>
            <w:tcW w:w="625" w:type="pct"/>
          </w:tcPr>
          <w:p w14:paraId="4A9CE699" w14:textId="3BF1AF75" w:rsidR="00362197" w:rsidRPr="00362197" w:rsidDel="0090146E" w:rsidRDefault="00362197" w:rsidP="00A9029B">
            <w:pPr>
              <w:jc w:val="center"/>
              <w:rPr>
                <w:del w:id="3154" w:author="Author" w:date="2026-09-29T17:34:00Z" w16du:dateUtc="2026-09-29T22:34:00Z"/>
                <w:rFonts w:ascii="Times New Roman" w:hAnsi="Times New Roman" w:cs="Times New Roman"/>
                <w:sz w:val="24"/>
                <w:szCs w:val="24"/>
              </w:rPr>
            </w:pPr>
          </w:p>
        </w:tc>
      </w:tr>
      <w:tr w:rsidR="00362197" w:rsidRPr="00362197" w:rsidDel="0090146E" w14:paraId="144C08C6" w14:textId="020F157C" w:rsidTr="00362197">
        <w:trPr>
          <w:del w:id="3155" w:author="Author" w:date="2026-09-29T17:34:00Z"/>
        </w:trPr>
        <w:tc>
          <w:tcPr>
            <w:tcW w:w="625" w:type="pct"/>
          </w:tcPr>
          <w:p w14:paraId="4DD568B0" w14:textId="09570F1E" w:rsidR="00362197" w:rsidRPr="00362197" w:rsidDel="0090146E" w:rsidRDefault="00362197" w:rsidP="006B23D6">
            <w:pPr>
              <w:jc w:val="both"/>
              <w:rPr>
                <w:del w:id="3156" w:author="Author" w:date="2026-09-29T17:34:00Z" w16du:dateUtc="2026-09-29T22:34:00Z"/>
                <w:rFonts w:ascii="Times New Roman" w:hAnsi="Times New Roman" w:cs="Times New Roman"/>
                <w:sz w:val="24"/>
                <w:szCs w:val="24"/>
              </w:rPr>
            </w:pPr>
          </w:p>
        </w:tc>
        <w:tc>
          <w:tcPr>
            <w:tcW w:w="625" w:type="pct"/>
          </w:tcPr>
          <w:p w14:paraId="0F1E035B" w14:textId="48DE14F0" w:rsidR="00362197" w:rsidRPr="00362197" w:rsidDel="0090146E" w:rsidRDefault="00362197" w:rsidP="006B23D6">
            <w:pPr>
              <w:jc w:val="both"/>
              <w:rPr>
                <w:del w:id="3157" w:author="Author" w:date="2026-09-29T17:34:00Z" w16du:dateUtc="2026-09-29T22:34:00Z"/>
                <w:rFonts w:ascii="Times New Roman" w:hAnsi="Times New Roman" w:cs="Times New Roman"/>
                <w:sz w:val="24"/>
                <w:szCs w:val="24"/>
              </w:rPr>
            </w:pPr>
            <w:del w:id="3158" w:author="Author" w:date="2026-09-29T17:34:00Z" w16du:dateUtc="2026-09-29T22:34:00Z">
              <w:r w:rsidRPr="00362197" w:rsidDel="0090146E">
                <w:rPr>
                  <w:rFonts w:ascii="Times New Roman" w:hAnsi="Times New Roman" w:cs="Times New Roman"/>
                  <w:sz w:val="24"/>
                  <w:szCs w:val="24"/>
                </w:rPr>
                <w:delText>Purple</w:delText>
              </w:r>
            </w:del>
          </w:p>
        </w:tc>
        <w:tc>
          <w:tcPr>
            <w:tcW w:w="625" w:type="pct"/>
          </w:tcPr>
          <w:p w14:paraId="0D736CA3" w14:textId="50A40E37" w:rsidR="00362197" w:rsidRPr="00362197" w:rsidDel="0090146E" w:rsidRDefault="00362197" w:rsidP="00A9029B">
            <w:pPr>
              <w:jc w:val="center"/>
              <w:rPr>
                <w:del w:id="3159" w:author="Author" w:date="2026-09-29T17:34:00Z" w16du:dateUtc="2026-09-29T22:34:00Z"/>
                <w:rFonts w:ascii="Times New Roman" w:hAnsi="Times New Roman" w:cs="Times New Roman"/>
                <w:sz w:val="24"/>
                <w:szCs w:val="24"/>
              </w:rPr>
            </w:pPr>
            <w:del w:id="3160" w:author="Author" w:date="2026-09-29T17:34:00Z" w16du:dateUtc="2026-09-29T22:34:00Z">
              <w:r w:rsidRPr="00362197" w:rsidDel="0090146E">
                <w:rPr>
                  <w:rFonts w:ascii="Times New Roman" w:hAnsi="Times New Roman" w:cs="Times New Roman"/>
                  <w:sz w:val="24"/>
                  <w:szCs w:val="24"/>
                </w:rPr>
                <w:delText>44</w:delText>
              </w:r>
            </w:del>
          </w:p>
        </w:tc>
        <w:tc>
          <w:tcPr>
            <w:tcW w:w="625" w:type="pct"/>
          </w:tcPr>
          <w:p w14:paraId="201B73FF" w14:textId="76F9C537" w:rsidR="00362197" w:rsidRPr="00362197" w:rsidDel="0090146E" w:rsidRDefault="00362197" w:rsidP="00A9029B">
            <w:pPr>
              <w:jc w:val="center"/>
              <w:rPr>
                <w:del w:id="3161" w:author="Author" w:date="2026-09-29T17:34:00Z" w16du:dateUtc="2026-09-29T22:34:00Z"/>
                <w:rFonts w:ascii="Times New Roman" w:hAnsi="Times New Roman" w:cs="Times New Roman"/>
                <w:sz w:val="24"/>
                <w:szCs w:val="24"/>
              </w:rPr>
            </w:pPr>
            <w:del w:id="3162" w:author="Author" w:date="2026-09-29T17:34:00Z" w16du:dateUtc="2026-09-29T22:34:00Z">
              <w:r w:rsidRPr="00362197" w:rsidDel="0090146E">
                <w:rPr>
                  <w:rFonts w:ascii="Times New Roman" w:hAnsi="Times New Roman" w:cs="Times New Roman"/>
                  <w:sz w:val="24"/>
                  <w:szCs w:val="24"/>
                </w:rPr>
                <w:delText>0.54</w:delText>
              </w:r>
            </w:del>
          </w:p>
        </w:tc>
        <w:tc>
          <w:tcPr>
            <w:tcW w:w="625" w:type="pct"/>
          </w:tcPr>
          <w:p w14:paraId="583DBBC0" w14:textId="670FB39B" w:rsidR="00362197" w:rsidRPr="00362197" w:rsidDel="0090146E" w:rsidRDefault="00362197" w:rsidP="00A9029B">
            <w:pPr>
              <w:jc w:val="center"/>
              <w:rPr>
                <w:del w:id="3163" w:author="Author" w:date="2026-09-29T17:34:00Z" w16du:dateUtc="2026-09-29T22:34:00Z"/>
                <w:rFonts w:ascii="Times New Roman" w:hAnsi="Times New Roman" w:cs="Times New Roman"/>
                <w:sz w:val="24"/>
                <w:szCs w:val="24"/>
              </w:rPr>
            </w:pPr>
          </w:p>
        </w:tc>
        <w:tc>
          <w:tcPr>
            <w:tcW w:w="625" w:type="pct"/>
          </w:tcPr>
          <w:p w14:paraId="5358A4D8" w14:textId="606A3F69" w:rsidR="00362197" w:rsidRPr="00362197" w:rsidDel="0090146E" w:rsidRDefault="00362197" w:rsidP="00A9029B">
            <w:pPr>
              <w:jc w:val="center"/>
              <w:rPr>
                <w:del w:id="3164" w:author="Author" w:date="2026-09-29T17:34:00Z" w16du:dateUtc="2026-09-29T22:34:00Z"/>
                <w:rFonts w:ascii="Times New Roman" w:hAnsi="Times New Roman" w:cs="Times New Roman"/>
                <w:sz w:val="24"/>
                <w:szCs w:val="24"/>
              </w:rPr>
            </w:pPr>
          </w:p>
        </w:tc>
        <w:tc>
          <w:tcPr>
            <w:tcW w:w="625" w:type="pct"/>
          </w:tcPr>
          <w:p w14:paraId="0AB8C21F" w14:textId="670F93E1" w:rsidR="00362197" w:rsidRPr="00362197" w:rsidDel="0090146E" w:rsidRDefault="00362197" w:rsidP="00A9029B">
            <w:pPr>
              <w:jc w:val="center"/>
              <w:rPr>
                <w:del w:id="3165" w:author="Author" w:date="2026-09-29T17:34:00Z" w16du:dateUtc="2026-09-29T22:34:00Z"/>
                <w:rFonts w:ascii="Times New Roman" w:hAnsi="Times New Roman" w:cs="Times New Roman"/>
                <w:sz w:val="24"/>
                <w:szCs w:val="24"/>
              </w:rPr>
            </w:pPr>
          </w:p>
        </w:tc>
        <w:tc>
          <w:tcPr>
            <w:tcW w:w="625" w:type="pct"/>
          </w:tcPr>
          <w:p w14:paraId="6CFBD5F5" w14:textId="5BA91ECA" w:rsidR="00362197" w:rsidRPr="00362197" w:rsidDel="0090146E" w:rsidRDefault="00362197" w:rsidP="00A9029B">
            <w:pPr>
              <w:jc w:val="center"/>
              <w:rPr>
                <w:del w:id="3166" w:author="Author" w:date="2026-09-29T17:34:00Z" w16du:dateUtc="2026-09-29T22:34:00Z"/>
                <w:rFonts w:ascii="Times New Roman" w:hAnsi="Times New Roman" w:cs="Times New Roman"/>
                <w:sz w:val="24"/>
                <w:szCs w:val="24"/>
              </w:rPr>
            </w:pPr>
          </w:p>
        </w:tc>
      </w:tr>
      <w:tr w:rsidR="00362197" w:rsidRPr="00362197" w:rsidDel="0090146E" w14:paraId="022AFA6C" w14:textId="64E4CF37" w:rsidTr="00362197">
        <w:trPr>
          <w:del w:id="3167" w:author="Author" w:date="2026-09-29T17:34:00Z"/>
        </w:trPr>
        <w:tc>
          <w:tcPr>
            <w:tcW w:w="625" w:type="pct"/>
          </w:tcPr>
          <w:p w14:paraId="43F955A4" w14:textId="17B7F151" w:rsidR="00362197" w:rsidRPr="00362197" w:rsidDel="0090146E" w:rsidRDefault="00362197" w:rsidP="006B23D6">
            <w:pPr>
              <w:jc w:val="both"/>
              <w:rPr>
                <w:del w:id="3168" w:author="Author" w:date="2026-09-29T17:34:00Z" w16du:dateUtc="2026-09-29T22:34:00Z"/>
                <w:rFonts w:ascii="Times New Roman" w:hAnsi="Times New Roman" w:cs="Times New Roman"/>
                <w:sz w:val="24"/>
                <w:szCs w:val="24"/>
              </w:rPr>
            </w:pPr>
          </w:p>
        </w:tc>
        <w:tc>
          <w:tcPr>
            <w:tcW w:w="625" w:type="pct"/>
          </w:tcPr>
          <w:p w14:paraId="4F5759E1" w14:textId="6237F0B7" w:rsidR="00362197" w:rsidRPr="00362197" w:rsidDel="0090146E" w:rsidRDefault="00362197" w:rsidP="006B23D6">
            <w:pPr>
              <w:jc w:val="both"/>
              <w:rPr>
                <w:del w:id="3169" w:author="Author" w:date="2026-09-29T17:34:00Z" w16du:dateUtc="2026-09-29T22:34:00Z"/>
                <w:rFonts w:ascii="Times New Roman" w:hAnsi="Times New Roman" w:cs="Times New Roman"/>
                <w:sz w:val="24"/>
                <w:szCs w:val="24"/>
              </w:rPr>
            </w:pPr>
            <w:del w:id="3170" w:author="Author" w:date="2026-09-29T17:34:00Z" w16du:dateUtc="2026-09-29T22:34:00Z">
              <w:r w:rsidRPr="00362197" w:rsidDel="0090146E">
                <w:rPr>
                  <w:rFonts w:ascii="Times New Roman" w:hAnsi="Times New Roman" w:cs="Times New Roman"/>
                  <w:sz w:val="24"/>
                  <w:szCs w:val="24"/>
                </w:rPr>
                <w:delText>Carmine red</w:delText>
              </w:r>
            </w:del>
          </w:p>
        </w:tc>
        <w:tc>
          <w:tcPr>
            <w:tcW w:w="625" w:type="pct"/>
          </w:tcPr>
          <w:p w14:paraId="651FFCC1" w14:textId="6FF759E7" w:rsidR="00362197" w:rsidRPr="00362197" w:rsidDel="0090146E" w:rsidRDefault="00362197" w:rsidP="00A9029B">
            <w:pPr>
              <w:jc w:val="center"/>
              <w:rPr>
                <w:del w:id="3171" w:author="Author" w:date="2026-09-29T17:34:00Z" w16du:dateUtc="2026-09-29T22:34:00Z"/>
                <w:rFonts w:ascii="Times New Roman" w:hAnsi="Times New Roman" w:cs="Times New Roman"/>
                <w:sz w:val="24"/>
                <w:szCs w:val="24"/>
              </w:rPr>
            </w:pPr>
            <w:del w:id="3172" w:author="Author" w:date="2026-09-29T17:34:00Z" w16du:dateUtc="2026-09-29T22:34:00Z">
              <w:r w:rsidRPr="00362197" w:rsidDel="0090146E">
                <w:rPr>
                  <w:rFonts w:ascii="Times New Roman" w:hAnsi="Times New Roman" w:cs="Times New Roman"/>
                  <w:sz w:val="24"/>
                  <w:szCs w:val="24"/>
                </w:rPr>
                <w:delText>2</w:delText>
              </w:r>
            </w:del>
          </w:p>
        </w:tc>
        <w:tc>
          <w:tcPr>
            <w:tcW w:w="625" w:type="pct"/>
          </w:tcPr>
          <w:p w14:paraId="17306729" w14:textId="78740CC0" w:rsidR="00362197" w:rsidRPr="00362197" w:rsidDel="0090146E" w:rsidRDefault="00362197" w:rsidP="00A9029B">
            <w:pPr>
              <w:jc w:val="center"/>
              <w:rPr>
                <w:del w:id="3173" w:author="Author" w:date="2026-09-29T17:34:00Z" w16du:dateUtc="2026-09-29T22:34:00Z"/>
                <w:rFonts w:ascii="Times New Roman" w:hAnsi="Times New Roman" w:cs="Times New Roman"/>
                <w:sz w:val="24"/>
                <w:szCs w:val="24"/>
              </w:rPr>
            </w:pPr>
            <w:del w:id="3174" w:author="Author" w:date="2026-09-29T17:34:00Z" w16du:dateUtc="2026-09-29T22:34:00Z">
              <w:r w:rsidRPr="00362197" w:rsidDel="0090146E">
                <w:rPr>
                  <w:rFonts w:ascii="Times New Roman" w:hAnsi="Times New Roman" w:cs="Times New Roman"/>
                  <w:sz w:val="24"/>
                  <w:szCs w:val="24"/>
                </w:rPr>
                <w:delText>0.02</w:delText>
              </w:r>
            </w:del>
          </w:p>
        </w:tc>
        <w:tc>
          <w:tcPr>
            <w:tcW w:w="625" w:type="pct"/>
          </w:tcPr>
          <w:p w14:paraId="36F24AB7" w14:textId="171A0BA0" w:rsidR="00362197" w:rsidRPr="00362197" w:rsidDel="0090146E" w:rsidRDefault="00362197" w:rsidP="00A9029B">
            <w:pPr>
              <w:jc w:val="center"/>
              <w:rPr>
                <w:del w:id="3175" w:author="Author" w:date="2026-09-29T17:34:00Z" w16du:dateUtc="2026-09-29T22:34:00Z"/>
                <w:rFonts w:ascii="Times New Roman" w:hAnsi="Times New Roman" w:cs="Times New Roman"/>
                <w:sz w:val="24"/>
                <w:szCs w:val="24"/>
              </w:rPr>
            </w:pPr>
          </w:p>
        </w:tc>
        <w:tc>
          <w:tcPr>
            <w:tcW w:w="625" w:type="pct"/>
          </w:tcPr>
          <w:p w14:paraId="08291883" w14:textId="5D3CC5ED" w:rsidR="00362197" w:rsidRPr="00362197" w:rsidDel="0090146E" w:rsidRDefault="00362197" w:rsidP="00A9029B">
            <w:pPr>
              <w:jc w:val="center"/>
              <w:rPr>
                <w:del w:id="3176" w:author="Author" w:date="2026-09-29T17:34:00Z" w16du:dateUtc="2026-09-29T22:34:00Z"/>
                <w:rFonts w:ascii="Times New Roman" w:hAnsi="Times New Roman" w:cs="Times New Roman"/>
                <w:sz w:val="24"/>
                <w:szCs w:val="24"/>
              </w:rPr>
            </w:pPr>
          </w:p>
        </w:tc>
        <w:tc>
          <w:tcPr>
            <w:tcW w:w="625" w:type="pct"/>
          </w:tcPr>
          <w:p w14:paraId="2B9E1EC0" w14:textId="7F81F5E7" w:rsidR="00362197" w:rsidRPr="00362197" w:rsidDel="0090146E" w:rsidRDefault="00362197" w:rsidP="00A9029B">
            <w:pPr>
              <w:jc w:val="center"/>
              <w:rPr>
                <w:del w:id="3177" w:author="Author" w:date="2026-09-29T17:34:00Z" w16du:dateUtc="2026-09-29T22:34:00Z"/>
                <w:rFonts w:ascii="Times New Roman" w:hAnsi="Times New Roman" w:cs="Times New Roman"/>
                <w:sz w:val="24"/>
                <w:szCs w:val="24"/>
              </w:rPr>
            </w:pPr>
          </w:p>
        </w:tc>
        <w:tc>
          <w:tcPr>
            <w:tcW w:w="625" w:type="pct"/>
          </w:tcPr>
          <w:p w14:paraId="6C0E7853" w14:textId="37C392D5" w:rsidR="00362197" w:rsidRPr="00362197" w:rsidDel="0090146E" w:rsidRDefault="00362197" w:rsidP="00A9029B">
            <w:pPr>
              <w:jc w:val="center"/>
              <w:rPr>
                <w:del w:id="3178" w:author="Author" w:date="2026-09-29T17:34:00Z" w16du:dateUtc="2026-09-29T22:34:00Z"/>
                <w:rFonts w:ascii="Times New Roman" w:hAnsi="Times New Roman" w:cs="Times New Roman"/>
                <w:sz w:val="24"/>
                <w:szCs w:val="24"/>
              </w:rPr>
            </w:pPr>
          </w:p>
        </w:tc>
      </w:tr>
      <w:tr w:rsidR="00362197" w:rsidRPr="00362197" w:rsidDel="0090146E" w14:paraId="40139FF1" w14:textId="32AB897C" w:rsidTr="00362197">
        <w:trPr>
          <w:del w:id="3179" w:author="Author" w:date="2026-09-29T17:34:00Z"/>
        </w:trPr>
        <w:tc>
          <w:tcPr>
            <w:tcW w:w="625" w:type="pct"/>
          </w:tcPr>
          <w:p w14:paraId="45D5B4DC" w14:textId="38EE6904" w:rsidR="00362197" w:rsidRPr="00362197" w:rsidDel="0090146E" w:rsidRDefault="00362197" w:rsidP="006B23D6">
            <w:pPr>
              <w:jc w:val="both"/>
              <w:rPr>
                <w:del w:id="3180" w:author="Author" w:date="2026-09-29T17:34:00Z" w16du:dateUtc="2026-09-29T22:34:00Z"/>
                <w:rFonts w:ascii="Times New Roman" w:hAnsi="Times New Roman" w:cs="Times New Roman"/>
                <w:sz w:val="24"/>
                <w:szCs w:val="24"/>
              </w:rPr>
            </w:pPr>
          </w:p>
        </w:tc>
        <w:tc>
          <w:tcPr>
            <w:tcW w:w="625" w:type="pct"/>
          </w:tcPr>
          <w:p w14:paraId="32883B89" w14:textId="7BB107B1" w:rsidR="00362197" w:rsidRPr="00362197" w:rsidDel="0090146E" w:rsidRDefault="00362197" w:rsidP="006B23D6">
            <w:pPr>
              <w:jc w:val="both"/>
              <w:rPr>
                <w:del w:id="3181" w:author="Author" w:date="2026-09-29T17:34:00Z" w16du:dateUtc="2026-09-29T22:34:00Z"/>
                <w:rFonts w:ascii="Times New Roman" w:hAnsi="Times New Roman" w:cs="Times New Roman"/>
                <w:sz w:val="24"/>
                <w:szCs w:val="24"/>
              </w:rPr>
            </w:pPr>
            <w:del w:id="3182" w:author="Author" w:date="2026-09-29T17:34:00Z" w16du:dateUtc="2026-09-29T22:34:00Z">
              <w:r w:rsidRPr="00362197" w:rsidDel="0090146E">
                <w:rPr>
                  <w:rFonts w:ascii="Times New Roman" w:hAnsi="Times New Roman" w:cs="Times New Roman"/>
                  <w:sz w:val="24"/>
                  <w:szCs w:val="24"/>
                </w:rPr>
                <w:delText>Green</w:delText>
              </w:r>
            </w:del>
          </w:p>
        </w:tc>
        <w:tc>
          <w:tcPr>
            <w:tcW w:w="625" w:type="pct"/>
          </w:tcPr>
          <w:p w14:paraId="2F60B88F" w14:textId="5D6CEBEC" w:rsidR="00362197" w:rsidRPr="00362197" w:rsidDel="0090146E" w:rsidRDefault="00362197" w:rsidP="00A9029B">
            <w:pPr>
              <w:jc w:val="center"/>
              <w:rPr>
                <w:del w:id="3183" w:author="Author" w:date="2026-09-29T17:34:00Z" w16du:dateUtc="2026-09-29T22:34:00Z"/>
                <w:rFonts w:ascii="Times New Roman" w:hAnsi="Times New Roman" w:cs="Times New Roman"/>
                <w:sz w:val="24"/>
                <w:szCs w:val="24"/>
              </w:rPr>
            </w:pPr>
            <w:del w:id="3184" w:author="Author" w:date="2026-09-29T17:34:00Z" w16du:dateUtc="2026-09-29T22:34:00Z">
              <w:r w:rsidRPr="00362197" w:rsidDel="0090146E">
                <w:rPr>
                  <w:rFonts w:ascii="Times New Roman" w:hAnsi="Times New Roman" w:cs="Times New Roman"/>
                  <w:sz w:val="24"/>
                  <w:szCs w:val="24"/>
                </w:rPr>
                <w:delText>3</w:delText>
              </w:r>
            </w:del>
          </w:p>
        </w:tc>
        <w:tc>
          <w:tcPr>
            <w:tcW w:w="625" w:type="pct"/>
          </w:tcPr>
          <w:p w14:paraId="2C950BDC" w14:textId="3EEDDEE4" w:rsidR="00362197" w:rsidRPr="00362197" w:rsidDel="0090146E" w:rsidRDefault="00362197" w:rsidP="00A9029B">
            <w:pPr>
              <w:jc w:val="center"/>
              <w:rPr>
                <w:del w:id="3185" w:author="Author" w:date="2026-09-29T17:34:00Z" w16du:dateUtc="2026-09-29T22:34:00Z"/>
                <w:rFonts w:ascii="Times New Roman" w:hAnsi="Times New Roman" w:cs="Times New Roman"/>
                <w:sz w:val="24"/>
                <w:szCs w:val="24"/>
              </w:rPr>
            </w:pPr>
            <w:del w:id="3186" w:author="Author" w:date="2026-09-29T17:34:00Z" w16du:dateUtc="2026-09-29T22:34:00Z">
              <w:r w:rsidRPr="00362197" w:rsidDel="0090146E">
                <w:rPr>
                  <w:rFonts w:ascii="Times New Roman" w:hAnsi="Times New Roman" w:cs="Times New Roman"/>
                  <w:sz w:val="24"/>
                  <w:szCs w:val="24"/>
                </w:rPr>
                <w:delText>0.04</w:delText>
              </w:r>
            </w:del>
          </w:p>
        </w:tc>
        <w:tc>
          <w:tcPr>
            <w:tcW w:w="625" w:type="pct"/>
          </w:tcPr>
          <w:p w14:paraId="6CF4BC74" w14:textId="468CA6D9" w:rsidR="00362197" w:rsidRPr="00362197" w:rsidDel="0090146E" w:rsidRDefault="00362197" w:rsidP="00A9029B">
            <w:pPr>
              <w:jc w:val="center"/>
              <w:rPr>
                <w:del w:id="3187" w:author="Author" w:date="2026-09-29T17:34:00Z" w16du:dateUtc="2026-09-29T22:34:00Z"/>
                <w:rFonts w:ascii="Times New Roman" w:hAnsi="Times New Roman" w:cs="Times New Roman"/>
                <w:sz w:val="24"/>
                <w:szCs w:val="24"/>
              </w:rPr>
            </w:pPr>
          </w:p>
        </w:tc>
        <w:tc>
          <w:tcPr>
            <w:tcW w:w="625" w:type="pct"/>
          </w:tcPr>
          <w:p w14:paraId="03EE9D90" w14:textId="1CE99A64" w:rsidR="00362197" w:rsidRPr="00362197" w:rsidDel="0090146E" w:rsidRDefault="00362197" w:rsidP="00A9029B">
            <w:pPr>
              <w:jc w:val="center"/>
              <w:rPr>
                <w:del w:id="3188" w:author="Author" w:date="2026-09-29T17:34:00Z" w16du:dateUtc="2026-09-29T22:34:00Z"/>
                <w:rFonts w:ascii="Times New Roman" w:hAnsi="Times New Roman" w:cs="Times New Roman"/>
                <w:sz w:val="24"/>
                <w:szCs w:val="24"/>
              </w:rPr>
            </w:pPr>
          </w:p>
        </w:tc>
        <w:tc>
          <w:tcPr>
            <w:tcW w:w="625" w:type="pct"/>
          </w:tcPr>
          <w:p w14:paraId="741F54AF" w14:textId="48D4B3B6" w:rsidR="00362197" w:rsidRPr="00362197" w:rsidDel="0090146E" w:rsidRDefault="00362197" w:rsidP="00A9029B">
            <w:pPr>
              <w:jc w:val="center"/>
              <w:rPr>
                <w:del w:id="3189" w:author="Author" w:date="2026-09-29T17:34:00Z" w16du:dateUtc="2026-09-29T22:34:00Z"/>
                <w:rFonts w:ascii="Times New Roman" w:hAnsi="Times New Roman" w:cs="Times New Roman"/>
                <w:sz w:val="24"/>
                <w:szCs w:val="24"/>
              </w:rPr>
            </w:pPr>
          </w:p>
        </w:tc>
        <w:tc>
          <w:tcPr>
            <w:tcW w:w="625" w:type="pct"/>
          </w:tcPr>
          <w:p w14:paraId="7100A054" w14:textId="22FF2E9A" w:rsidR="00362197" w:rsidRPr="00362197" w:rsidDel="0090146E" w:rsidRDefault="00362197" w:rsidP="00A9029B">
            <w:pPr>
              <w:jc w:val="center"/>
              <w:rPr>
                <w:del w:id="3190" w:author="Author" w:date="2026-09-29T17:34:00Z" w16du:dateUtc="2026-09-29T22:34:00Z"/>
                <w:rFonts w:ascii="Times New Roman" w:hAnsi="Times New Roman" w:cs="Times New Roman"/>
                <w:sz w:val="24"/>
                <w:szCs w:val="24"/>
              </w:rPr>
            </w:pPr>
          </w:p>
        </w:tc>
      </w:tr>
      <w:tr w:rsidR="00362197" w:rsidRPr="00362197" w:rsidDel="0090146E" w14:paraId="0ECA3200" w14:textId="0722AA31" w:rsidTr="00362197">
        <w:trPr>
          <w:del w:id="3191" w:author="Author" w:date="2026-09-29T17:34:00Z"/>
        </w:trPr>
        <w:tc>
          <w:tcPr>
            <w:tcW w:w="625" w:type="pct"/>
          </w:tcPr>
          <w:p w14:paraId="4BEBA9E8" w14:textId="79C63515" w:rsidR="00362197" w:rsidRPr="00362197" w:rsidDel="0090146E" w:rsidRDefault="00362197" w:rsidP="006B23D6">
            <w:pPr>
              <w:jc w:val="both"/>
              <w:rPr>
                <w:del w:id="3192" w:author="Author" w:date="2026-09-29T17:34:00Z" w16du:dateUtc="2026-09-29T22:34:00Z"/>
                <w:rFonts w:ascii="Times New Roman" w:hAnsi="Times New Roman" w:cs="Times New Roman"/>
                <w:sz w:val="24"/>
                <w:szCs w:val="24"/>
              </w:rPr>
            </w:pPr>
          </w:p>
        </w:tc>
        <w:tc>
          <w:tcPr>
            <w:tcW w:w="625" w:type="pct"/>
          </w:tcPr>
          <w:p w14:paraId="2AE1FC74" w14:textId="50857F81" w:rsidR="00362197" w:rsidRPr="00362197" w:rsidDel="0090146E" w:rsidRDefault="00362197" w:rsidP="006B23D6">
            <w:pPr>
              <w:jc w:val="both"/>
              <w:rPr>
                <w:del w:id="3193" w:author="Author" w:date="2026-09-29T17:34:00Z" w16du:dateUtc="2026-09-29T22:34:00Z"/>
                <w:rFonts w:ascii="Times New Roman" w:hAnsi="Times New Roman" w:cs="Times New Roman"/>
                <w:sz w:val="24"/>
                <w:szCs w:val="24"/>
              </w:rPr>
            </w:pPr>
            <w:del w:id="3194" w:author="Author" w:date="2026-09-29T17:34:00Z" w16du:dateUtc="2026-09-29T22:34:00Z">
              <w:r w:rsidRPr="00362197" w:rsidDel="0090146E">
                <w:rPr>
                  <w:rFonts w:ascii="Times New Roman" w:hAnsi="Times New Roman" w:cs="Times New Roman"/>
                  <w:sz w:val="24"/>
                  <w:szCs w:val="24"/>
                </w:rPr>
                <w:delText>White with lilac veins</w:delText>
              </w:r>
            </w:del>
          </w:p>
        </w:tc>
        <w:tc>
          <w:tcPr>
            <w:tcW w:w="625" w:type="pct"/>
          </w:tcPr>
          <w:p w14:paraId="3A9EB972" w14:textId="467F49B5" w:rsidR="00362197" w:rsidRPr="00362197" w:rsidDel="0090146E" w:rsidRDefault="00362197" w:rsidP="00A9029B">
            <w:pPr>
              <w:jc w:val="center"/>
              <w:rPr>
                <w:del w:id="3195" w:author="Author" w:date="2026-09-29T17:34:00Z" w16du:dateUtc="2026-09-29T22:34:00Z"/>
                <w:rFonts w:ascii="Times New Roman" w:hAnsi="Times New Roman" w:cs="Times New Roman"/>
                <w:sz w:val="24"/>
                <w:szCs w:val="24"/>
              </w:rPr>
            </w:pPr>
            <w:del w:id="3196"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763D12F1" w14:textId="31D33AA0" w:rsidR="00362197" w:rsidRPr="00362197" w:rsidDel="0090146E" w:rsidRDefault="00362197" w:rsidP="00A9029B">
            <w:pPr>
              <w:jc w:val="center"/>
              <w:rPr>
                <w:del w:id="3197" w:author="Author" w:date="2026-09-29T17:34:00Z" w16du:dateUtc="2026-09-29T22:34:00Z"/>
                <w:rFonts w:ascii="Times New Roman" w:hAnsi="Times New Roman" w:cs="Times New Roman"/>
                <w:sz w:val="24"/>
                <w:szCs w:val="24"/>
              </w:rPr>
            </w:pPr>
            <w:del w:id="3198"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200CA129" w14:textId="0F7CD09D" w:rsidR="00362197" w:rsidRPr="00362197" w:rsidDel="0090146E" w:rsidRDefault="00362197" w:rsidP="00A9029B">
            <w:pPr>
              <w:jc w:val="center"/>
              <w:rPr>
                <w:del w:id="3199" w:author="Author" w:date="2026-09-29T17:34:00Z" w16du:dateUtc="2026-09-29T22:34:00Z"/>
                <w:rFonts w:ascii="Times New Roman" w:hAnsi="Times New Roman" w:cs="Times New Roman"/>
                <w:sz w:val="24"/>
                <w:szCs w:val="24"/>
              </w:rPr>
            </w:pPr>
          </w:p>
        </w:tc>
        <w:tc>
          <w:tcPr>
            <w:tcW w:w="625" w:type="pct"/>
          </w:tcPr>
          <w:p w14:paraId="1F8F743E" w14:textId="425BCB43" w:rsidR="00362197" w:rsidRPr="00362197" w:rsidDel="0090146E" w:rsidRDefault="00362197" w:rsidP="00A9029B">
            <w:pPr>
              <w:jc w:val="center"/>
              <w:rPr>
                <w:del w:id="3200" w:author="Author" w:date="2026-09-29T17:34:00Z" w16du:dateUtc="2026-09-29T22:34:00Z"/>
                <w:rFonts w:ascii="Times New Roman" w:hAnsi="Times New Roman" w:cs="Times New Roman"/>
                <w:sz w:val="24"/>
                <w:szCs w:val="24"/>
              </w:rPr>
            </w:pPr>
          </w:p>
        </w:tc>
        <w:tc>
          <w:tcPr>
            <w:tcW w:w="625" w:type="pct"/>
          </w:tcPr>
          <w:p w14:paraId="5D6B39E6" w14:textId="569193F8" w:rsidR="00362197" w:rsidRPr="00362197" w:rsidDel="0090146E" w:rsidRDefault="00362197" w:rsidP="00A9029B">
            <w:pPr>
              <w:jc w:val="center"/>
              <w:rPr>
                <w:del w:id="3201" w:author="Author" w:date="2026-09-29T17:34:00Z" w16du:dateUtc="2026-09-29T22:34:00Z"/>
                <w:rFonts w:ascii="Times New Roman" w:hAnsi="Times New Roman" w:cs="Times New Roman"/>
                <w:sz w:val="24"/>
                <w:szCs w:val="24"/>
              </w:rPr>
            </w:pPr>
          </w:p>
        </w:tc>
        <w:tc>
          <w:tcPr>
            <w:tcW w:w="625" w:type="pct"/>
          </w:tcPr>
          <w:p w14:paraId="7599226A" w14:textId="29E667A3" w:rsidR="00362197" w:rsidRPr="00362197" w:rsidDel="0090146E" w:rsidRDefault="00362197" w:rsidP="00A9029B">
            <w:pPr>
              <w:jc w:val="center"/>
              <w:rPr>
                <w:del w:id="3202" w:author="Author" w:date="2026-09-29T17:34:00Z" w16du:dateUtc="2026-09-29T22:34:00Z"/>
                <w:rFonts w:ascii="Times New Roman" w:hAnsi="Times New Roman" w:cs="Times New Roman"/>
                <w:sz w:val="24"/>
                <w:szCs w:val="24"/>
              </w:rPr>
            </w:pPr>
          </w:p>
        </w:tc>
      </w:tr>
      <w:tr w:rsidR="00362197" w:rsidRPr="00362197" w:rsidDel="0090146E" w14:paraId="74C7020A" w14:textId="36EDB0D9" w:rsidTr="00362197">
        <w:trPr>
          <w:del w:id="3203" w:author="Author" w:date="2026-09-29T17:34:00Z"/>
        </w:trPr>
        <w:tc>
          <w:tcPr>
            <w:tcW w:w="625" w:type="pct"/>
          </w:tcPr>
          <w:p w14:paraId="7DECD647" w14:textId="71174158" w:rsidR="00362197" w:rsidRPr="00362197" w:rsidDel="0090146E" w:rsidRDefault="00362197" w:rsidP="006B23D6">
            <w:pPr>
              <w:jc w:val="both"/>
              <w:rPr>
                <w:del w:id="3204" w:author="Author" w:date="2026-09-29T17:34:00Z" w16du:dateUtc="2026-09-29T22:34:00Z"/>
                <w:rFonts w:ascii="Times New Roman" w:hAnsi="Times New Roman" w:cs="Times New Roman"/>
                <w:sz w:val="24"/>
                <w:szCs w:val="24"/>
              </w:rPr>
            </w:pPr>
            <w:del w:id="3205" w:author="Author" w:date="2026-09-29T17:34:00Z" w16du:dateUtc="2026-09-29T22:34:00Z">
              <w:r w:rsidRPr="00362197" w:rsidDel="0090146E">
                <w:rPr>
                  <w:rFonts w:ascii="Times New Roman" w:hAnsi="Times New Roman" w:cs="Times New Roman"/>
                  <w:sz w:val="24"/>
                  <w:szCs w:val="24"/>
                </w:rPr>
                <w:delText>Seed coat pattern</w:delText>
              </w:r>
            </w:del>
          </w:p>
        </w:tc>
        <w:tc>
          <w:tcPr>
            <w:tcW w:w="625" w:type="pct"/>
          </w:tcPr>
          <w:p w14:paraId="01E56F69" w14:textId="4A12F875" w:rsidR="00362197" w:rsidRPr="00362197" w:rsidDel="0090146E" w:rsidRDefault="00362197" w:rsidP="006B23D6">
            <w:pPr>
              <w:jc w:val="both"/>
              <w:rPr>
                <w:del w:id="3206" w:author="Author" w:date="2026-09-29T17:34:00Z" w16du:dateUtc="2026-09-29T22:34:00Z"/>
                <w:rFonts w:ascii="Times New Roman" w:hAnsi="Times New Roman" w:cs="Times New Roman"/>
                <w:sz w:val="24"/>
                <w:szCs w:val="24"/>
              </w:rPr>
            </w:pPr>
            <w:del w:id="3207" w:author="Author" w:date="2026-09-29T17:34:00Z" w16du:dateUtc="2026-09-29T22:34:00Z">
              <w:r w:rsidRPr="00362197" w:rsidDel="0090146E">
                <w:rPr>
                  <w:rFonts w:ascii="Times New Roman" w:hAnsi="Times New Roman" w:cs="Times New Roman"/>
                  <w:sz w:val="24"/>
                  <w:szCs w:val="24"/>
                </w:rPr>
                <w:delText>Absent</w:delText>
              </w:r>
            </w:del>
          </w:p>
        </w:tc>
        <w:tc>
          <w:tcPr>
            <w:tcW w:w="625" w:type="pct"/>
          </w:tcPr>
          <w:p w14:paraId="59EFCE4F" w14:textId="2AEB6549" w:rsidR="00362197" w:rsidRPr="00362197" w:rsidDel="0090146E" w:rsidRDefault="00362197" w:rsidP="00A9029B">
            <w:pPr>
              <w:jc w:val="center"/>
              <w:rPr>
                <w:del w:id="3208" w:author="Author" w:date="2026-09-29T17:34:00Z" w16du:dateUtc="2026-09-29T22:34:00Z"/>
                <w:rFonts w:ascii="Times New Roman" w:hAnsi="Times New Roman" w:cs="Times New Roman"/>
                <w:sz w:val="24"/>
                <w:szCs w:val="24"/>
              </w:rPr>
            </w:pPr>
            <w:del w:id="3209" w:author="Author" w:date="2026-09-29T17:34:00Z" w16du:dateUtc="2026-09-29T22:34:00Z">
              <w:r w:rsidRPr="00362197" w:rsidDel="0090146E">
                <w:rPr>
                  <w:rFonts w:ascii="Times New Roman" w:hAnsi="Times New Roman" w:cs="Times New Roman"/>
                  <w:sz w:val="24"/>
                  <w:szCs w:val="24"/>
                </w:rPr>
                <w:delText>24</w:delText>
              </w:r>
            </w:del>
          </w:p>
        </w:tc>
        <w:tc>
          <w:tcPr>
            <w:tcW w:w="625" w:type="pct"/>
          </w:tcPr>
          <w:p w14:paraId="5FCA8B42" w14:textId="527D25D3" w:rsidR="00362197" w:rsidRPr="00362197" w:rsidDel="0090146E" w:rsidRDefault="00362197" w:rsidP="00A9029B">
            <w:pPr>
              <w:jc w:val="center"/>
              <w:rPr>
                <w:del w:id="3210" w:author="Author" w:date="2026-09-29T17:34:00Z" w16du:dateUtc="2026-09-29T22:34:00Z"/>
                <w:rFonts w:ascii="Times New Roman" w:hAnsi="Times New Roman" w:cs="Times New Roman"/>
                <w:sz w:val="24"/>
                <w:szCs w:val="24"/>
              </w:rPr>
            </w:pPr>
            <w:del w:id="3211" w:author="Author" w:date="2026-09-29T17:34:00Z" w16du:dateUtc="2026-09-29T22:34:00Z">
              <w:r w:rsidRPr="00362197" w:rsidDel="0090146E">
                <w:rPr>
                  <w:rFonts w:ascii="Times New Roman" w:hAnsi="Times New Roman" w:cs="Times New Roman"/>
                  <w:sz w:val="24"/>
                  <w:szCs w:val="24"/>
                </w:rPr>
                <w:delText>0.29</w:delText>
              </w:r>
            </w:del>
          </w:p>
        </w:tc>
        <w:tc>
          <w:tcPr>
            <w:tcW w:w="625" w:type="pct"/>
          </w:tcPr>
          <w:p w14:paraId="784D5CA8" w14:textId="5A36DB16" w:rsidR="00362197" w:rsidRPr="00362197" w:rsidDel="0090146E" w:rsidRDefault="00362197" w:rsidP="00A9029B">
            <w:pPr>
              <w:jc w:val="center"/>
              <w:rPr>
                <w:del w:id="3212" w:author="Author" w:date="2026-09-29T17:34:00Z" w16du:dateUtc="2026-09-29T22:34:00Z"/>
                <w:rFonts w:ascii="Times New Roman" w:hAnsi="Times New Roman" w:cs="Times New Roman"/>
                <w:sz w:val="24"/>
                <w:szCs w:val="24"/>
              </w:rPr>
            </w:pPr>
            <w:del w:id="3213" w:author="Author" w:date="2026-09-29T17:34:00Z" w16du:dateUtc="2026-09-29T22:34:00Z">
              <w:r w:rsidRPr="00362197" w:rsidDel="0090146E">
                <w:rPr>
                  <w:rFonts w:ascii="Times New Roman" w:hAnsi="Times New Roman" w:cs="Times New Roman"/>
                  <w:sz w:val="24"/>
                  <w:szCs w:val="24"/>
                </w:rPr>
                <w:delText>7.00</w:delText>
              </w:r>
            </w:del>
          </w:p>
        </w:tc>
        <w:tc>
          <w:tcPr>
            <w:tcW w:w="625" w:type="pct"/>
          </w:tcPr>
          <w:p w14:paraId="4AE898A2" w14:textId="12C15918" w:rsidR="00362197" w:rsidRPr="00362197" w:rsidDel="0090146E" w:rsidRDefault="00362197" w:rsidP="00A9029B">
            <w:pPr>
              <w:jc w:val="center"/>
              <w:rPr>
                <w:del w:id="3214" w:author="Author" w:date="2026-09-29T17:34:00Z" w16du:dateUtc="2026-09-29T22:34:00Z"/>
                <w:rFonts w:ascii="Times New Roman" w:hAnsi="Times New Roman" w:cs="Times New Roman"/>
                <w:sz w:val="24"/>
                <w:szCs w:val="24"/>
              </w:rPr>
            </w:pPr>
            <w:del w:id="3215" w:author="Author" w:date="2026-09-29T17:34:00Z" w16du:dateUtc="2026-09-29T22:34:00Z">
              <w:r w:rsidRPr="00362197" w:rsidDel="0090146E">
                <w:rPr>
                  <w:rFonts w:ascii="Times New Roman" w:hAnsi="Times New Roman" w:cs="Times New Roman"/>
                  <w:sz w:val="24"/>
                  <w:szCs w:val="24"/>
                </w:rPr>
                <w:delText>3.68</w:delText>
              </w:r>
            </w:del>
          </w:p>
        </w:tc>
        <w:tc>
          <w:tcPr>
            <w:tcW w:w="625" w:type="pct"/>
          </w:tcPr>
          <w:p w14:paraId="58346594" w14:textId="399DFA6A" w:rsidR="00362197" w:rsidRPr="00362197" w:rsidDel="0090146E" w:rsidRDefault="00362197" w:rsidP="00A9029B">
            <w:pPr>
              <w:jc w:val="center"/>
              <w:rPr>
                <w:del w:id="3216" w:author="Author" w:date="2026-09-29T17:34:00Z" w16du:dateUtc="2026-09-29T22:34:00Z"/>
                <w:rFonts w:ascii="Times New Roman" w:hAnsi="Times New Roman" w:cs="Times New Roman"/>
                <w:sz w:val="24"/>
                <w:szCs w:val="24"/>
              </w:rPr>
            </w:pPr>
            <w:del w:id="3217" w:author="Author" w:date="2026-09-29T17:34:00Z" w16du:dateUtc="2026-09-29T22:34:00Z">
              <w:r w:rsidRPr="00362197" w:rsidDel="0090146E">
                <w:rPr>
                  <w:rFonts w:ascii="Times New Roman" w:hAnsi="Times New Roman" w:cs="Times New Roman"/>
                  <w:sz w:val="24"/>
                  <w:szCs w:val="24"/>
                </w:rPr>
                <w:delText>0.73</w:delText>
              </w:r>
            </w:del>
          </w:p>
        </w:tc>
        <w:tc>
          <w:tcPr>
            <w:tcW w:w="625" w:type="pct"/>
          </w:tcPr>
          <w:p w14:paraId="6D29B9BA" w14:textId="1E978C4A" w:rsidR="00362197" w:rsidRPr="00362197" w:rsidDel="0090146E" w:rsidRDefault="00362197" w:rsidP="00A9029B">
            <w:pPr>
              <w:jc w:val="center"/>
              <w:rPr>
                <w:del w:id="3218" w:author="Author" w:date="2026-09-29T17:34:00Z" w16du:dateUtc="2026-09-29T22:34:00Z"/>
                <w:rFonts w:ascii="Times New Roman" w:hAnsi="Times New Roman" w:cs="Times New Roman"/>
                <w:sz w:val="24"/>
                <w:szCs w:val="24"/>
              </w:rPr>
            </w:pPr>
            <w:del w:id="3219" w:author="Author" w:date="2026-09-29T17:34:00Z" w16du:dateUtc="2026-09-29T22:34:00Z">
              <w:r w:rsidRPr="00362197" w:rsidDel="0090146E">
                <w:rPr>
                  <w:rFonts w:ascii="Times New Roman" w:hAnsi="Times New Roman" w:cs="Times New Roman"/>
                  <w:sz w:val="24"/>
                  <w:szCs w:val="24"/>
                </w:rPr>
                <w:delText>1.49</w:delText>
              </w:r>
            </w:del>
          </w:p>
        </w:tc>
      </w:tr>
      <w:tr w:rsidR="00362197" w:rsidRPr="00362197" w:rsidDel="0090146E" w14:paraId="5571ED4C" w14:textId="1D1A386E" w:rsidTr="00362197">
        <w:trPr>
          <w:del w:id="3220" w:author="Author" w:date="2026-09-29T17:34:00Z"/>
        </w:trPr>
        <w:tc>
          <w:tcPr>
            <w:tcW w:w="625" w:type="pct"/>
          </w:tcPr>
          <w:p w14:paraId="11A62203" w14:textId="57A656FD" w:rsidR="00362197" w:rsidRPr="00362197" w:rsidDel="0090146E" w:rsidRDefault="00362197" w:rsidP="006B23D6">
            <w:pPr>
              <w:jc w:val="both"/>
              <w:rPr>
                <w:del w:id="3221" w:author="Author" w:date="2026-09-29T17:34:00Z" w16du:dateUtc="2026-09-29T22:34:00Z"/>
                <w:rFonts w:ascii="Times New Roman" w:hAnsi="Times New Roman" w:cs="Times New Roman"/>
                <w:sz w:val="24"/>
                <w:szCs w:val="24"/>
              </w:rPr>
            </w:pPr>
          </w:p>
        </w:tc>
        <w:tc>
          <w:tcPr>
            <w:tcW w:w="625" w:type="pct"/>
          </w:tcPr>
          <w:p w14:paraId="2D73819E" w14:textId="4E5937C9" w:rsidR="00362197" w:rsidRPr="00362197" w:rsidDel="0090146E" w:rsidRDefault="00362197" w:rsidP="006B23D6">
            <w:pPr>
              <w:jc w:val="both"/>
              <w:rPr>
                <w:del w:id="3222" w:author="Author" w:date="2026-09-29T17:34:00Z" w16du:dateUtc="2026-09-29T22:34:00Z"/>
                <w:rFonts w:ascii="Times New Roman" w:hAnsi="Times New Roman" w:cs="Times New Roman"/>
                <w:sz w:val="24"/>
                <w:szCs w:val="24"/>
              </w:rPr>
            </w:pPr>
            <w:del w:id="3223" w:author="Author" w:date="2026-09-29T17:34:00Z" w16du:dateUtc="2026-09-29T22:34:00Z">
              <w:r w:rsidRPr="00362197" w:rsidDel="0090146E">
                <w:rPr>
                  <w:rFonts w:ascii="Times New Roman" w:hAnsi="Times New Roman" w:cs="Times New Roman"/>
                  <w:sz w:val="24"/>
                  <w:szCs w:val="24"/>
                </w:rPr>
                <w:delText>Bicoloured mottled</w:delText>
              </w:r>
            </w:del>
          </w:p>
        </w:tc>
        <w:tc>
          <w:tcPr>
            <w:tcW w:w="625" w:type="pct"/>
          </w:tcPr>
          <w:p w14:paraId="43404A8A" w14:textId="43FF1F14" w:rsidR="00362197" w:rsidRPr="00362197" w:rsidDel="0090146E" w:rsidRDefault="00362197" w:rsidP="00A9029B">
            <w:pPr>
              <w:jc w:val="center"/>
              <w:rPr>
                <w:del w:id="3224" w:author="Author" w:date="2026-09-29T17:34:00Z" w16du:dateUtc="2026-09-29T22:34:00Z"/>
                <w:rFonts w:ascii="Times New Roman" w:hAnsi="Times New Roman" w:cs="Times New Roman"/>
                <w:sz w:val="24"/>
                <w:szCs w:val="24"/>
              </w:rPr>
            </w:pPr>
            <w:del w:id="3225" w:author="Author" w:date="2026-09-29T17:34:00Z" w16du:dateUtc="2026-09-29T22:34:00Z">
              <w:r w:rsidRPr="00362197" w:rsidDel="0090146E">
                <w:rPr>
                  <w:rFonts w:ascii="Times New Roman" w:hAnsi="Times New Roman" w:cs="Times New Roman"/>
                  <w:sz w:val="24"/>
                  <w:szCs w:val="24"/>
                </w:rPr>
                <w:delText>3</w:delText>
              </w:r>
            </w:del>
          </w:p>
        </w:tc>
        <w:tc>
          <w:tcPr>
            <w:tcW w:w="625" w:type="pct"/>
          </w:tcPr>
          <w:p w14:paraId="14785632" w14:textId="2857C830" w:rsidR="00362197" w:rsidRPr="00362197" w:rsidDel="0090146E" w:rsidRDefault="00362197" w:rsidP="00A9029B">
            <w:pPr>
              <w:jc w:val="center"/>
              <w:rPr>
                <w:del w:id="3226" w:author="Author" w:date="2026-09-29T17:34:00Z" w16du:dateUtc="2026-09-29T22:34:00Z"/>
                <w:rFonts w:ascii="Times New Roman" w:hAnsi="Times New Roman" w:cs="Times New Roman"/>
                <w:sz w:val="24"/>
                <w:szCs w:val="24"/>
              </w:rPr>
            </w:pPr>
            <w:del w:id="3227" w:author="Author" w:date="2026-09-29T17:34:00Z" w16du:dateUtc="2026-09-29T22:34:00Z">
              <w:r w:rsidRPr="00362197" w:rsidDel="0090146E">
                <w:rPr>
                  <w:rFonts w:ascii="Times New Roman" w:hAnsi="Times New Roman" w:cs="Times New Roman"/>
                  <w:sz w:val="24"/>
                  <w:szCs w:val="24"/>
                </w:rPr>
                <w:delText>0.04</w:delText>
              </w:r>
            </w:del>
          </w:p>
        </w:tc>
        <w:tc>
          <w:tcPr>
            <w:tcW w:w="625" w:type="pct"/>
          </w:tcPr>
          <w:p w14:paraId="678F6945" w14:textId="4AA7AFFB" w:rsidR="00362197" w:rsidRPr="00362197" w:rsidDel="0090146E" w:rsidRDefault="00362197" w:rsidP="00A9029B">
            <w:pPr>
              <w:jc w:val="center"/>
              <w:rPr>
                <w:del w:id="3228" w:author="Author" w:date="2026-09-29T17:34:00Z" w16du:dateUtc="2026-09-29T22:34:00Z"/>
                <w:rFonts w:ascii="Times New Roman" w:hAnsi="Times New Roman" w:cs="Times New Roman"/>
                <w:sz w:val="24"/>
                <w:szCs w:val="24"/>
              </w:rPr>
            </w:pPr>
          </w:p>
        </w:tc>
        <w:tc>
          <w:tcPr>
            <w:tcW w:w="625" w:type="pct"/>
          </w:tcPr>
          <w:p w14:paraId="03C6633F" w14:textId="1E170228" w:rsidR="00362197" w:rsidRPr="00362197" w:rsidDel="0090146E" w:rsidRDefault="00362197" w:rsidP="00A9029B">
            <w:pPr>
              <w:jc w:val="center"/>
              <w:rPr>
                <w:del w:id="3229" w:author="Author" w:date="2026-09-29T17:34:00Z" w16du:dateUtc="2026-09-29T22:34:00Z"/>
                <w:rFonts w:ascii="Times New Roman" w:hAnsi="Times New Roman" w:cs="Times New Roman"/>
                <w:sz w:val="24"/>
                <w:szCs w:val="24"/>
              </w:rPr>
            </w:pPr>
          </w:p>
        </w:tc>
        <w:tc>
          <w:tcPr>
            <w:tcW w:w="625" w:type="pct"/>
          </w:tcPr>
          <w:p w14:paraId="6CDA1FEE" w14:textId="73BA876E" w:rsidR="00362197" w:rsidRPr="00362197" w:rsidDel="0090146E" w:rsidRDefault="00362197" w:rsidP="00A9029B">
            <w:pPr>
              <w:jc w:val="center"/>
              <w:rPr>
                <w:del w:id="3230" w:author="Author" w:date="2026-09-29T17:34:00Z" w16du:dateUtc="2026-09-29T22:34:00Z"/>
                <w:rFonts w:ascii="Times New Roman" w:hAnsi="Times New Roman" w:cs="Times New Roman"/>
                <w:sz w:val="24"/>
                <w:szCs w:val="24"/>
              </w:rPr>
            </w:pPr>
          </w:p>
        </w:tc>
        <w:tc>
          <w:tcPr>
            <w:tcW w:w="625" w:type="pct"/>
          </w:tcPr>
          <w:p w14:paraId="0707E892" w14:textId="55EA6B10" w:rsidR="00362197" w:rsidRPr="00362197" w:rsidDel="0090146E" w:rsidRDefault="00362197" w:rsidP="00A9029B">
            <w:pPr>
              <w:jc w:val="center"/>
              <w:rPr>
                <w:del w:id="3231" w:author="Author" w:date="2026-09-29T17:34:00Z" w16du:dateUtc="2026-09-29T22:34:00Z"/>
                <w:rFonts w:ascii="Times New Roman" w:hAnsi="Times New Roman" w:cs="Times New Roman"/>
                <w:sz w:val="24"/>
                <w:szCs w:val="24"/>
              </w:rPr>
            </w:pPr>
          </w:p>
        </w:tc>
      </w:tr>
      <w:tr w:rsidR="00362197" w:rsidRPr="00362197" w:rsidDel="0090146E" w14:paraId="22A44B9F" w14:textId="1D53E3EC" w:rsidTr="00362197">
        <w:trPr>
          <w:del w:id="3232" w:author="Author" w:date="2026-09-29T17:34:00Z"/>
        </w:trPr>
        <w:tc>
          <w:tcPr>
            <w:tcW w:w="625" w:type="pct"/>
          </w:tcPr>
          <w:p w14:paraId="0EA968A9" w14:textId="11F391DB" w:rsidR="00362197" w:rsidRPr="00362197" w:rsidDel="0090146E" w:rsidRDefault="00362197" w:rsidP="006B23D6">
            <w:pPr>
              <w:jc w:val="both"/>
              <w:rPr>
                <w:del w:id="3233" w:author="Author" w:date="2026-09-29T17:34:00Z" w16du:dateUtc="2026-09-29T22:34:00Z"/>
                <w:rFonts w:ascii="Times New Roman" w:hAnsi="Times New Roman" w:cs="Times New Roman"/>
                <w:sz w:val="24"/>
                <w:szCs w:val="24"/>
              </w:rPr>
            </w:pPr>
          </w:p>
        </w:tc>
        <w:tc>
          <w:tcPr>
            <w:tcW w:w="625" w:type="pct"/>
          </w:tcPr>
          <w:p w14:paraId="1420CC07" w14:textId="55D3129D" w:rsidR="00362197" w:rsidRPr="00362197" w:rsidDel="0090146E" w:rsidRDefault="00362197" w:rsidP="006B23D6">
            <w:pPr>
              <w:jc w:val="both"/>
              <w:rPr>
                <w:del w:id="3234" w:author="Author" w:date="2026-09-29T17:34:00Z" w16du:dateUtc="2026-09-29T22:34:00Z"/>
                <w:rFonts w:ascii="Times New Roman" w:hAnsi="Times New Roman" w:cs="Times New Roman"/>
                <w:sz w:val="24"/>
                <w:szCs w:val="24"/>
              </w:rPr>
            </w:pPr>
            <w:del w:id="3235" w:author="Author" w:date="2026-09-29T17:34:00Z" w16du:dateUtc="2026-09-29T22:34:00Z">
              <w:r w:rsidRPr="00362197" w:rsidDel="0090146E">
                <w:rPr>
                  <w:rFonts w:ascii="Times New Roman" w:hAnsi="Times New Roman" w:cs="Times New Roman"/>
                  <w:sz w:val="24"/>
                  <w:szCs w:val="24"/>
                </w:rPr>
                <w:delText>Mottled</w:delText>
              </w:r>
            </w:del>
          </w:p>
        </w:tc>
        <w:tc>
          <w:tcPr>
            <w:tcW w:w="625" w:type="pct"/>
          </w:tcPr>
          <w:p w14:paraId="493FD799" w14:textId="02F8E16E" w:rsidR="00362197" w:rsidRPr="00362197" w:rsidDel="0090146E" w:rsidRDefault="00362197" w:rsidP="00A9029B">
            <w:pPr>
              <w:jc w:val="center"/>
              <w:rPr>
                <w:del w:id="3236" w:author="Author" w:date="2026-09-29T17:34:00Z" w16du:dateUtc="2026-09-29T22:34:00Z"/>
                <w:rFonts w:ascii="Times New Roman" w:hAnsi="Times New Roman" w:cs="Times New Roman"/>
                <w:sz w:val="24"/>
                <w:szCs w:val="24"/>
              </w:rPr>
            </w:pPr>
            <w:del w:id="3237" w:author="Author" w:date="2026-09-29T17:34:00Z" w16du:dateUtc="2026-09-29T22:34:00Z">
              <w:r w:rsidRPr="00362197" w:rsidDel="0090146E">
                <w:rPr>
                  <w:rFonts w:ascii="Times New Roman" w:hAnsi="Times New Roman" w:cs="Times New Roman"/>
                  <w:sz w:val="24"/>
                  <w:szCs w:val="24"/>
                </w:rPr>
                <w:delText>16</w:delText>
              </w:r>
            </w:del>
          </w:p>
        </w:tc>
        <w:tc>
          <w:tcPr>
            <w:tcW w:w="625" w:type="pct"/>
          </w:tcPr>
          <w:p w14:paraId="313EE51F" w14:textId="3C1A97A8" w:rsidR="00362197" w:rsidRPr="00362197" w:rsidDel="0090146E" w:rsidRDefault="00362197" w:rsidP="00A9029B">
            <w:pPr>
              <w:jc w:val="center"/>
              <w:rPr>
                <w:del w:id="3238" w:author="Author" w:date="2026-09-29T17:34:00Z" w16du:dateUtc="2026-09-29T22:34:00Z"/>
                <w:rFonts w:ascii="Times New Roman" w:hAnsi="Times New Roman" w:cs="Times New Roman"/>
                <w:sz w:val="24"/>
                <w:szCs w:val="24"/>
              </w:rPr>
            </w:pPr>
            <w:del w:id="3239" w:author="Author" w:date="2026-09-29T17:34:00Z" w16du:dateUtc="2026-09-29T22:34:00Z">
              <w:r w:rsidRPr="00362197" w:rsidDel="0090146E">
                <w:rPr>
                  <w:rFonts w:ascii="Times New Roman" w:hAnsi="Times New Roman" w:cs="Times New Roman"/>
                  <w:sz w:val="24"/>
                  <w:szCs w:val="24"/>
                </w:rPr>
                <w:delText>0.20</w:delText>
              </w:r>
            </w:del>
          </w:p>
        </w:tc>
        <w:tc>
          <w:tcPr>
            <w:tcW w:w="625" w:type="pct"/>
          </w:tcPr>
          <w:p w14:paraId="54E89640" w14:textId="6338D4E8" w:rsidR="00362197" w:rsidRPr="00362197" w:rsidDel="0090146E" w:rsidRDefault="00362197" w:rsidP="00A9029B">
            <w:pPr>
              <w:jc w:val="center"/>
              <w:rPr>
                <w:del w:id="3240" w:author="Author" w:date="2026-09-29T17:34:00Z" w16du:dateUtc="2026-09-29T22:34:00Z"/>
                <w:rFonts w:ascii="Times New Roman" w:hAnsi="Times New Roman" w:cs="Times New Roman"/>
                <w:sz w:val="24"/>
                <w:szCs w:val="24"/>
              </w:rPr>
            </w:pPr>
          </w:p>
        </w:tc>
        <w:tc>
          <w:tcPr>
            <w:tcW w:w="625" w:type="pct"/>
          </w:tcPr>
          <w:p w14:paraId="79D8F3BB" w14:textId="164CB00F" w:rsidR="00362197" w:rsidRPr="00362197" w:rsidDel="0090146E" w:rsidRDefault="00362197" w:rsidP="00A9029B">
            <w:pPr>
              <w:jc w:val="center"/>
              <w:rPr>
                <w:del w:id="3241" w:author="Author" w:date="2026-09-29T17:34:00Z" w16du:dateUtc="2026-09-29T22:34:00Z"/>
                <w:rFonts w:ascii="Times New Roman" w:hAnsi="Times New Roman" w:cs="Times New Roman"/>
                <w:sz w:val="24"/>
                <w:szCs w:val="24"/>
              </w:rPr>
            </w:pPr>
          </w:p>
        </w:tc>
        <w:tc>
          <w:tcPr>
            <w:tcW w:w="625" w:type="pct"/>
          </w:tcPr>
          <w:p w14:paraId="130B4F03" w14:textId="170AF8E2" w:rsidR="00362197" w:rsidRPr="00362197" w:rsidDel="0090146E" w:rsidRDefault="00362197" w:rsidP="00A9029B">
            <w:pPr>
              <w:jc w:val="center"/>
              <w:rPr>
                <w:del w:id="3242" w:author="Author" w:date="2026-09-29T17:34:00Z" w16du:dateUtc="2026-09-29T22:34:00Z"/>
                <w:rFonts w:ascii="Times New Roman" w:hAnsi="Times New Roman" w:cs="Times New Roman"/>
                <w:sz w:val="24"/>
                <w:szCs w:val="24"/>
              </w:rPr>
            </w:pPr>
          </w:p>
        </w:tc>
        <w:tc>
          <w:tcPr>
            <w:tcW w:w="625" w:type="pct"/>
          </w:tcPr>
          <w:p w14:paraId="33E2E628" w14:textId="1AFAA9E1" w:rsidR="00362197" w:rsidRPr="00362197" w:rsidDel="0090146E" w:rsidRDefault="00362197" w:rsidP="00A9029B">
            <w:pPr>
              <w:jc w:val="center"/>
              <w:rPr>
                <w:del w:id="3243" w:author="Author" w:date="2026-09-29T17:34:00Z" w16du:dateUtc="2026-09-29T22:34:00Z"/>
                <w:rFonts w:ascii="Times New Roman" w:hAnsi="Times New Roman" w:cs="Times New Roman"/>
                <w:sz w:val="24"/>
                <w:szCs w:val="24"/>
              </w:rPr>
            </w:pPr>
          </w:p>
        </w:tc>
      </w:tr>
      <w:tr w:rsidR="00362197" w:rsidRPr="00362197" w:rsidDel="0090146E" w14:paraId="07FD9358" w14:textId="5A9B9680" w:rsidTr="00362197">
        <w:trPr>
          <w:del w:id="3244" w:author="Author" w:date="2026-09-29T17:34:00Z"/>
        </w:trPr>
        <w:tc>
          <w:tcPr>
            <w:tcW w:w="625" w:type="pct"/>
          </w:tcPr>
          <w:p w14:paraId="13F5EA5B" w14:textId="365B9DA4" w:rsidR="00362197" w:rsidRPr="00362197" w:rsidDel="0090146E" w:rsidRDefault="00362197" w:rsidP="006B23D6">
            <w:pPr>
              <w:jc w:val="both"/>
              <w:rPr>
                <w:del w:id="3245" w:author="Author" w:date="2026-09-29T17:34:00Z" w16du:dateUtc="2026-09-29T22:34:00Z"/>
                <w:rFonts w:ascii="Times New Roman" w:hAnsi="Times New Roman" w:cs="Times New Roman"/>
                <w:sz w:val="24"/>
                <w:szCs w:val="24"/>
              </w:rPr>
            </w:pPr>
          </w:p>
        </w:tc>
        <w:tc>
          <w:tcPr>
            <w:tcW w:w="625" w:type="pct"/>
          </w:tcPr>
          <w:p w14:paraId="5C2C657F" w14:textId="7836AA00" w:rsidR="00362197" w:rsidRPr="00362197" w:rsidDel="0090146E" w:rsidRDefault="00362197" w:rsidP="006B23D6">
            <w:pPr>
              <w:jc w:val="both"/>
              <w:rPr>
                <w:del w:id="3246" w:author="Author" w:date="2026-09-29T17:34:00Z" w16du:dateUtc="2026-09-29T22:34:00Z"/>
                <w:rFonts w:ascii="Times New Roman" w:hAnsi="Times New Roman" w:cs="Times New Roman"/>
                <w:sz w:val="24"/>
                <w:szCs w:val="24"/>
              </w:rPr>
            </w:pPr>
            <w:del w:id="3247" w:author="Author" w:date="2026-09-29T17:34:00Z" w16du:dateUtc="2026-09-29T22:34:00Z">
              <w:r w:rsidRPr="00362197" w:rsidDel="0090146E">
                <w:rPr>
                  <w:rFonts w:ascii="Times New Roman" w:hAnsi="Times New Roman" w:cs="Times New Roman"/>
                  <w:sz w:val="24"/>
                  <w:szCs w:val="24"/>
                </w:rPr>
                <w:delText>Constant mottling</w:delText>
              </w:r>
            </w:del>
          </w:p>
        </w:tc>
        <w:tc>
          <w:tcPr>
            <w:tcW w:w="625" w:type="pct"/>
          </w:tcPr>
          <w:p w14:paraId="2E3E9B12" w14:textId="6E4FB842" w:rsidR="00362197" w:rsidRPr="00362197" w:rsidDel="0090146E" w:rsidRDefault="00362197" w:rsidP="00A9029B">
            <w:pPr>
              <w:jc w:val="center"/>
              <w:rPr>
                <w:del w:id="3248" w:author="Author" w:date="2026-09-29T17:34:00Z" w16du:dateUtc="2026-09-29T22:34:00Z"/>
                <w:rFonts w:ascii="Times New Roman" w:hAnsi="Times New Roman" w:cs="Times New Roman"/>
                <w:sz w:val="24"/>
                <w:szCs w:val="24"/>
              </w:rPr>
            </w:pPr>
            <w:del w:id="3249" w:author="Author" w:date="2026-09-29T17:34:00Z" w16du:dateUtc="2026-09-29T22:34:00Z">
              <w:r w:rsidRPr="00362197" w:rsidDel="0090146E">
                <w:rPr>
                  <w:rFonts w:ascii="Times New Roman" w:hAnsi="Times New Roman" w:cs="Times New Roman"/>
                  <w:sz w:val="24"/>
                  <w:szCs w:val="24"/>
                </w:rPr>
                <w:delText>3</w:delText>
              </w:r>
            </w:del>
          </w:p>
        </w:tc>
        <w:tc>
          <w:tcPr>
            <w:tcW w:w="625" w:type="pct"/>
          </w:tcPr>
          <w:p w14:paraId="32CFC487" w14:textId="183E9BF1" w:rsidR="00362197" w:rsidRPr="00362197" w:rsidDel="0090146E" w:rsidRDefault="00362197" w:rsidP="00A9029B">
            <w:pPr>
              <w:jc w:val="center"/>
              <w:rPr>
                <w:del w:id="3250" w:author="Author" w:date="2026-09-29T17:34:00Z" w16du:dateUtc="2026-09-29T22:34:00Z"/>
                <w:rFonts w:ascii="Times New Roman" w:hAnsi="Times New Roman" w:cs="Times New Roman"/>
                <w:sz w:val="24"/>
                <w:szCs w:val="24"/>
              </w:rPr>
            </w:pPr>
            <w:del w:id="3251" w:author="Author" w:date="2026-09-29T17:34:00Z" w16du:dateUtc="2026-09-29T22:34:00Z">
              <w:r w:rsidRPr="00362197" w:rsidDel="0090146E">
                <w:rPr>
                  <w:rFonts w:ascii="Times New Roman" w:hAnsi="Times New Roman" w:cs="Times New Roman"/>
                  <w:sz w:val="24"/>
                  <w:szCs w:val="24"/>
                </w:rPr>
                <w:delText>0.04</w:delText>
              </w:r>
            </w:del>
          </w:p>
        </w:tc>
        <w:tc>
          <w:tcPr>
            <w:tcW w:w="625" w:type="pct"/>
          </w:tcPr>
          <w:p w14:paraId="67B3315A" w14:textId="34F11B28" w:rsidR="00362197" w:rsidRPr="00362197" w:rsidDel="0090146E" w:rsidRDefault="00362197" w:rsidP="00A9029B">
            <w:pPr>
              <w:jc w:val="center"/>
              <w:rPr>
                <w:del w:id="3252" w:author="Author" w:date="2026-09-29T17:34:00Z" w16du:dateUtc="2026-09-29T22:34:00Z"/>
                <w:rFonts w:ascii="Times New Roman" w:hAnsi="Times New Roman" w:cs="Times New Roman"/>
                <w:sz w:val="24"/>
                <w:szCs w:val="24"/>
              </w:rPr>
            </w:pPr>
          </w:p>
        </w:tc>
        <w:tc>
          <w:tcPr>
            <w:tcW w:w="625" w:type="pct"/>
          </w:tcPr>
          <w:p w14:paraId="60794061" w14:textId="20ABA6A0" w:rsidR="00362197" w:rsidRPr="00362197" w:rsidDel="0090146E" w:rsidRDefault="00362197" w:rsidP="00A9029B">
            <w:pPr>
              <w:jc w:val="center"/>
              <w:rPr>
                <w:del w:id="3253" w:author="Author" w:date="2026-09-29T17:34:00Z" w16du:dateUtc="2026-09-29T22:34:00Z"/>
                <w:rFonts w:ascii="Times New Roman" w:hAnsi="Times New Roman" w:cs="Times New Roman"/>
                <w:sz w:val="24"/>
                <w:szCs w:val="24"/>
              </w:rPr>
            </w:pPr>
          </w:p>
        </w:tc>
        <w:tc>
          <w:tcPr>
            <w:tcW w:w="625" w:type="pct"/>
          </w:tcPr>
          <w:p w14:paraId="26A7BEA7" w14:textId="7423FA79" w:rsidR="00362197" w:rsidRPr="00362197" w:rsidDel="0090146E" w:rsidRDefault="00362197" w:rsidP="00A9029B">
            <w:pPr>
              <w:jc w:val="center"/>
              <w:rPr>
                <w:del w:id="3254" w:author="Author" w:date="2026-09-29T17:34:00Z" w16du:dateUtc="2026-09-29T22:34:00Z"/>
                <w:rFonts w:ascii="Times New Roman" w:hAnsi="Times New Roman" w:cs="Times New Roman"/>
                <w:sz w:val="24"/>
                <w:szCs w:val="24"/>
              </w:rPr>
            </w:pPr>
          </w:p>
        </w:tc>
        <w:tc>
          <w:tcPr>
            <w:tcW w:w="625" w:type="pct"/>
          </w:tcPr>
          <w:p w14:paraId="0C49D859" w14:textId="234CF68F" w:rsidR="00362197" w:rsidRPr="00362197" w:rsidDel="0090146E" w:rsidRDefault="00362197" w:rsidP="00A9029B">
            <w:pPr>
              <w:jc w:val="center"/>
              <w:rPr>
                <w:del w:id="3255" w:author="Author" w:date="2026-09-29T17:34:00Z" w16du:dateUtc="2026-09-29T22:34:00Z"/>
                <w:rFonts w:ascii="Times New Roman" w:hAnsi="Times New Roman" w:cs="Times New Roman"/>
                <w:sz w:val="24"/>
                <w:szCs w:val="24"/>
              </w:rPr>
            </w:pPr>
          </w:p>
        </w:tc>
      </w:tr>
      <w:tr w:rsidR="00362197" w:rsidRPr="00362197" w:rsidDel="0090146E" w14:paraId="77D40BE1" w14:textId="18A1904F" w:rsidTr="00362197">
        <w:trPr>
          <w:del w:id="3256" w:author="Author" w:date="2026-09-29T17:34:00Z"/>
        </w:trPr>
        <w:tc>
          <w:tcPr>
            <w:tcW w:w="625" w:type="pct"/>
          </w:tcPr>
          <w:p w14:paraId="260A559C" w14:textId="1DE9A271" w:rsidR="00362197" w:rsidRPr="00362197" w:rsidDel="0090146E" w:rsidRDefault="00362197" w:rsidP="006B23D6">
            <w:pPr>
              <w:jc w:val="both"/>
              <w:rPr>
                <w:del w:id="3257" w:author="Author" w:date="2026-09-29T17:34:00Z" w16du:dateUtc="2026-09-29T22:34:00Z"/>
                <w:rFonts w:ascii="Times New Roman" w:hAnsi="Times New Roman" w:cs="Times New Roman"/>
                <w:sz w:val="24"/>
                <w:szCs w:val="24"/>
              </w:rPr>
            </w:pPr>
          </w:p>
        </w:tc>
        <w:tc>
          <w:tcPr>
            <w:tcW w:w="625" w:type="pct"/>
          </w:tcPr>
          <w:p w14:paraId="758315D0" w14:textId="316B5F2F" w:rsidR="00362197" w:rsidRPr="00362197" w:rsidDel="0090146E" w:rsidRDefault="00362197" w:rsidP="006B23D6">
            <w:pPr>
              <w:jc w:val="both"/>
              <w:rPr>
                <w:del w:id="3258" w:author="Author" w:date="2026-09-29T17:34:00Z" w16du:dateUtc="2026-09-29T22:34:00Z"/>
                <w:rFonts w:ascii="Times New Roman" w:hAnsi="Times New Roman" w:cs="Times New Roman"/>
                <w:sz w:val="24"/>
                <w:szCs w:val="24"/>
              </w:rPr>
            </w:pPr>
            <w:del w:id="3259" w:author="Author" w:date="2026-09-29T17:34:00Z" w16du:dateUtc="2026-09-29T22:34:00Z">
              <w:r w:rsidRPr="00362197" w:rsidDel="0090146E">
                <w:rPr>
                  <w:rFonts w:ascii="Times New Roman" w:hAnsi="Times New Roman" w:cs="Times New Roman"/>
                  <w:sz w:val="24"/>
                  <w:szCs w:val="24"/>
                </w:rPr>
                <w:delText>Rhomboid mottling</w:delText>
              </w:r>
            </w:del>
          </w:p>
        </w:tc>
        <w:tc>
          <w:tcPr>
            <w:tcW w:w="625" w:type="pct"/>
          </w:tcPr>
          <w:p w14:paraId="40E8CC17" w14:textId="55037819" w:rsidR="00362197" w:rsidRPr="00362197" w:rsidDel="0090146E" w:rsidRDefault="00362197" w:rsidP="00A9029B">
            <w:pPr>
              <w:jc w:val="center"/>
              <w:rPr>
                <w:del w:id="3260" w:author="Author" w:date="2026-09-29T17:34:00Z" w16du:dateUtc="2026-09-29T22:34:00Z"/>
                <w:rFonts w:ascii="Times New Roman" w:hAnsi="Times New Roman" w:cs="Times New Roman"/>
                <w:sz w:val="24"/>
                <w:szCs w:val="24"/>
              </w:rPr>
            </w:pPr>
            <w:del w:id="3261"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3DEA6E30" w14:textId="3F661068" w:rsidR="00362197" w:rsidRPr="00362197" w:rsidDel="0090146E" w:rsidRDefault="00362197" w:rsidP="00A9029B">
            <w:pPr>
              <w:jc w:val="center"/>
              <w:rPr>
                <w:del w:id="3262" w:author="Author" w:date="2026-09-29T17:34:00Z" w16du:dateUtc="2026-09-29T22:34:00Z"/>
                <w:rFonts w:ascii="Times New Roman" w:hAnsi="Times New Roman" w:cs="Times New Roman"/>
                <w:sz w:val="24"/>
                <w:szCs w:val="24"/>
              </w:rPr>
            </w:pPr>
            <w:del w:id="3263"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65920D7D" w14:textId="49902D7D" w:rsidR="00362197" w:rsidRPr="00362197" w:rsidDel="0090146E" w:rsidRDefault="00362197" w:rsidP="00A9029B">
            <w:pPr>
              <w:jc w:val="center"/>
              <w:rPr>
                <w:del w:id="3264" w:author="Author" w:date="2026-09-29T17:34:00Z" w16du:dateUtc="2026-09-29T22:34:00Z"/>
                <w:rFonts w:ascii="Times New Roman" w:hAnsi="Times New Roman" w:cs="Times New Roman"/>
                <w:sz w:val="24"/>
                <w:szCs w:val="24"/>
              </w:rPr>
            </w:pPr>
          </w:p>
        </w:tc>
        <w:tc>
          <w:tcPr>
            <w:tcW w:w="625" w:type="pct"/>
          </w:tcPr>
          <w:p w14:paraId="2F1C5D63" w14:textId="3B2DF332" w:rsidR="00362197" w:rsidRPr="00362197" w:rsidDel="0090146E" w:rsidRDefault="00362197" w:rsidP="00A9029B">
            <w:pPr>
              <w:jc w:val="center"/>
              <w:rPr>
                <w:del w:id="3265" w:author="Author" w:date="2026-09-29T17:34:00Z" w16du:dateUtc="2026-09-29T22:34:00Z"/>
                <w:rFonts w:ascii="Times New Roman" w:hAnsi="Times New Roman" w:cs="Times New Roman"/>
                <w:sz w:val="24"/>
                <w:szCs w:val="24"/>
              </w:rPr>
            </w:pPr>
          </w:p>
        </w:tc>
        <w:tc>
          <w:tcPr>
            <w:tcW w:w="625" w:type="pct"/>
          </w:tcPr>
          <w:p w14:paraId="6E3764CC" w14:textId="6CD79662" w:rsidR="00362197" w:rsidRPr="00362197" w:rsidDel="0090146E" w:rsidRDefault="00362197" w:rsidP="00A9029B">
            <w:pPr>
              <w:jc w:val="center"/>
              <w:rPr>
                <w:del w:id="3266" w:author="Author" w:date="2026-09-29T17:34:00Z" w16du:dateUtc="2026-09-29T22:34:00Z"/>
                <w:rFonts w:ascii="Times New Roman" w:hAnsi="Times New Roman" w:cs="Times New Roman"/>
                <w:sz w:val="24"/>
                <w:szCs w:val="24"/>
              </w:rPr>
            </w:pPr>
          </w:p>
        </w:tc>
        <w:tc>
          <w:tcPr>
            <w:tcW w:w="625" w:type="pct"/>
          </w:tcPr>
          <w:p w14:paraId="5E22CB09" w14:textId="25B129E9" w:rsidR="00362197" w:rsidRPr="00362197" w:rsidDel="0090146E" w:rsidRDefault="00362197" w:rsidP="00A9029B">
            <w:pPr>
              <w:jc w:val="center"/>
              <w:rPr>
                <w:del w:id="3267" w:author="Author" w:date="2026-09-29T17:34:00Z" w16du:dateUtc="2026-09-29T22:34:00Z"/>
                <w:rFonts w:ascii="Times New Roman" w:hAnsi="Times New Roman" w:cs="Times New Roman"/>
                <w:sz w:val="24"/>
                <w:szCs w:val="24"/>
              </w:rPr>
            </w:pPr>
          </w:p>
        </w:tc>
      </w:tr>
      <w:tr w:rsidR="00362197" w:rsidRPr="00362197" w:rsidDel="0090146E" w14:paraId="7450B39F" w14:textId="545290A3" w:rsidTr="00362197">
        <w:trPr>
          <w:del w:id="3268" w:author="Author" w:date="2026-09-29T17:34:00Z"/>
        </w:trPr>
        <w:tc>
          <w:tcPr>
            <w:tcW w:w="625" w:type="pct"/>
          </w:tcPr>
          <w:p w14:paraId="1CD8C15C" w14:textId="0929F72D" w:rsidR="00362197" w:rsidRPr="00362197" w:rsidDel="0090146E" w:rsidRDefault="00362197" w:rsidP="006B23D6">
            <w:pPr>
              <w:jc w:val="both"/>
              <w:rPr>
                <w:del w:id="3269" w:author="Author" w:date="2026-09-29T17:34:00Z" w16du:dateUtc="2026-09-29T22:34:00Z"/>
                <w:rFonts w:ascii="Times New Roman" w:hAnsi="Times New Roman" w:cs="Times New Roman"/>
                <w:sz w:val="24"/>
                <w:szCs w:val="24"/>
              </w:rPr>
            </w:pPr>
          </w:p>
        </w:tc>
        <w:tc>
          <w:tcPr>
            <w:tcW w:w="625" w:type="pct"/>
          </w:tcPr>
          <w:p w14:paraId="427E9B65" w14:textId="4AC926E4" w:rsidR="00362197" w:rsidRPr="00362197" w:rsidDel="0090146E" w:rsidRDefault="00362197" w:rsidP="006B23D6">
            <w:pPr>
              <w:jc w:val="both"/>
              <w:rPr>
                <w:del w:id="3270" w:author="Author" w:date="2026-09-29T17:34:00Z" w16du:dateUtc="2026-09-29T22:34:00Z"/>
                <w:rFonts w:ascii="Times New Roman" w:hAnsi="Times New Roman" w:cs="Times New Roman"/>
                <w:sz w:val="24"/>
                <w:szCs w:val="24"/>
              </w:rPr>
            </w:pPr>
            <w:del w:id="3271" w:author="Author" w:date="2026-09-29T17:34:00Z" w16du:dateUtc="2026-09-29T22:34:00Z">
              <w:r w:rsidRPr="00362197" w:rsidDel="0090146E">
                <w:rPr>
                  <w:rFonts w:ascii="Times New Roman" w:hAnsi="Times New Roman" w:cs="Times New Roman"/>
                  <w:sz w:val="24"/>
                  <w:szCs w:val="24"/>
                </w:rPr>
                <w:delText>Striped</w:delText>
              </w:r>
            </w:del>
          </w:p>
        </w:tc>
        <w:tc>
          <w:tcPr>
            <w:tcW w:w="625" w:type="pct"/>
          </w:tcPr>
          <w:p w14:paraId="0E1C5BA5" w14:textId="0B8D1C3E" w:rsidR="00362197" w:rsidRPr="00362197" w:rsidDel="0090146E" w:rsidRDefault="00362197" w:rsidP="00A9029B">
            <w:pPr>
              <w:jc w:val="center"/>
              <w:rPr>
                <w:del w:id="3272" w:author="Author" w:date="2026-09-29T17:34:00Z" w16du:dateUtc="2026-09-29T22:34:00Z"/>
                <w:rFonts w:ascii="Times New Roman" w:hAnsi="Times New Roman" w:cs="Times New Roman"/>
                <w:sz w:val="24"/>
                <w:szCs w:val="24"/>
              </w:rPr>
            </w:pPr>
            <w:del w:id="3273" w:author="Author" w:date="2026-09-29T17:34:00Z" w16du:dateUtc="2026-09-29T22:34:00Z">
              <w:r w:rsidRPr="00362197" w:rsidDel="0090146E">
                <w:rPr>
                  <w:rFonts w:ascii="Times New Roman" w:hAnsi="Times New Roman" w:cs="Times New Roman"/>
                  <w:sz w:val="24"/>
                  <w:szCs w:val="24"/>
                </w:rPr>
                <w:delText>31</w:delText>
              </w:r>
            </w:del>
          </w:p>
        </w:tc>
        <w:tc>
          <w:tcPr>
            <w:tcW w:w="625" w:type="pct"/>
          </w:tcPr>
          <w:p w14:paraId="70F47645" w14:textId="57ED626A" w:rsidR="00362197" w:rsidRPr="00362197" w:rsidDel="0090146E" w:rsidRDefault="00362197" w:rsidP="00A9029B">
            <w:pPr>
              <w:jc w:val="center"/>
              <w:rPr>
                <w:del w:id="3274" w:author="Author" w:date="2026-09-29T17:34:00Z" w16du:dateUtc="2026-09-29T22:34:00Z"/>
                <w:rFonts w:ascii="Times New Roman" w:hAnsi="Times New Roman" w:cs="Times New Roman"/>
                <w:sz w:val="24"/>
                <w:szCs w:val="24"/>
              </w:rPr>
            </w:pPr>
            <w:del w:id="3275" w:author="Author" w:date="2026-09-29T17:34:00Z" w16du:dateUtc="2026-09-29T22:34:00Z">
              <w:r w:rsidRPr="00362197" w:rsidDel="0090146E">
                <w:rPr>
                  <w:rFonts w:ascii="Times New Roman" w:hAnsi="Times New Roman" w:cs="Times New Roman"/>
                  <w:sz w:val="24"/>
                  <w:szCs w:val="24"/>
                </w:rPr>
                <w:delText>0.38</w:delText>
              </w:r>
            </w:del>
          </w:p>
        </w:tc>
        <w:tc>
          <w:tcPr>
            <w:tcW w:w="625" w:type="pct"/>
          </w:tcPr>
          <w:p w14:paraId="6D6A3125" w14:textId="48E55F57" w:rsidR="00362197" w:rsidRPr="00362197" w:rsidDel="0090146E" w:rsidRDefault="00362197" w:rsidP="00A9029B">
            <w:pPr>
              <w:jc w:val="center"/>
              <w:rPr>
                <w:del w:id="3276" w:author="Author" w:date="2026-09-29T17:34:00Z" w16du:dateUtc="2026-09-29T22:34:00Z"/>
                <w:rFonts w:ascii="Times New Roman" w:hAnsi="Times New Roman" w:cs="Times New Roman"/>
                <w:sz w:val="24"/>
                <w:szCs w:val="24"/>
              </w:rPr>
            </w:pPr>
          </w:p>
        </w:tc>
        <w:tc>
          <w:tcPr>
            <w:tcW w:w="625" w:type="pct"/>
          </w:tcPr>
          <w:p w14:paraId="1DEC50DB" w14:textId="2287567D" w:rsidR="00362197" w:rsidRPr="00362197" w:rsidDel="0090146E" w:rsidRDefault="00362197" w:rsidP="00A9029B">
            <w:pPr>
              <w:jc w:val="center"/>
              <w:rPr>
                <w:del w:id="3277" w:author="Author" w:date="2026-09-29T17:34:00Z" w16du:dateUtc="2026-09-29T22:34:00Z"/>
                <w:rFonts w:ascii="Times New Roman" w:hAnsi="Times New Roman" w:cs="Times New Roman"/>
                <w:sz w:val="24"/>
                <w:szCs w:val="24"/>
              </w:rPr>
            </w:pPr>
          </w:p>
        </w:tc>
        <w:tc>
          <w:tcPr>
            <w:tcW w:w="625" w:type="pct"/>
          </w:tcPr>
          <w:p w14:paraId="0DE69124" w14:textId="3D0DB0A2" w:rsidR="00362197" w:rsidRPr="00362197" w:rsidDel="0090146E" w:rsidRDefault="00362197" w:rsidP="00A9029B">
            <w:pPr>
              <w:jc w:val="center"/>
              <w:rPr>
                <w:del w:id="3278" w:author="Author" w:date="2026-09-29T17:34:00Z" w16du:dateUtc="2026-09-29T22:34:00Z"/>
                <w:rFonts w:ascii="Times New Roman" w:hAnsi="Times New Roman" w:cs="Times New Roman"/>
                <w:sz w:val="24"/>
                <w:szCs w:val="24"/>
              </w:rPr>
            </w:pPr>
          </w:p>
        </w:tc>
        <w:tc>
          <w:tcPr>
            <w:tcW w:w="625" w:type="pct"/>
          </w:tcPr>
          <w:p w14:paraId="615AD2AA" w14:textId="513E0BAB" w:rsidR="00362197" w:rsidRPr="00362197" w:rsidDel="0090146E" w:rsidRDefault="00362197" w:rsidP="00A9029B">
            <w:pPr>
              <w:jc w:val="center"/>
              <w:rPr>
                <w:del w:id="3279" w:author="Author" w:date="2026-09-29T17:34:00Z" w16du:dateUtc="2026-09-29T22:34:00Z"/>
                <w:rFonts w:ascii="Times New Roman" w:hAnsi="Times New Roman" w:cs="Times New Roman"/>
                <w:sz w:val="24"/>
                <w:szCs w:val="24"/>
              </w:rPr>
            </w:pPr>
          </w:p>
        </w:tc>
      </w:tr>
      <w:tr w:rsidR="00362197" w:rsidRPr="00362197" w:rsidDel="0090146E" w14:paraId="18BB1BBA" w14:textId="4C908F0D" w:rsidTr="00362197">
        <w:trPr>
          <w:del w:id="3280" w:author="Author" w:date="2026-09-29T17:34:00Z"/>
        </w:trPr>
        <w:tc>
          <w:tcPr>
            <w:tcW w:w="625" w:type="pct"/>
          </w:tcPr>
          <w:p w14:paraId="5707E23B" w14:textId="7E839E2B" w:rsidR="00362197" w:rsidRPr="00362197" w:rsidDel="0090146E" w:rsidRDefault="00362197" w:rsidP="006B23D6">
            <w:pPr>
              <w:jc w:val="both"/>
              <w:rPr>
                <w:del w:id="3281" w:author="Author" w:date="2026-09-29T17:34:00Z" w16du:dateUtc="2026-09-29T22:34:00Z"/>
                <w:rFonts w:ascii="Times New Roman" w:hAnsi="Times New Roman" w:cs="Times New Roman"/>
                <w:sz w:val="24"/>
                <w:szCs w:val="24"/>
              </w:rPr>
            </w:pPr>
          </w:p>
        </w:tc>
        <w:tc>
          <w:tcPr>
            <w:tcW w:w="625" w:type="pct"/>
          </w:tcPr>
          <w:p w14:paraId="647EDADB" w14:textId="373EC88E" w:rsidR="00362197" w:rsidRPr="00362197" w:rsidDel="0090146E" w:rsidRDefault="00362197" w:rsidP="006B23D6">
            <w:pPr>
              <w:jc w:val="both"/>
              <w:rPr>
                <w:del w:id="3282" w:author="Author" w:date="2026-09-29T17:34:00Z" w16du:dateUtc="2026-09-29T22:34:00Z"/>
                <w:rFonts w:ascii="Times New Roman" w:hAnsi="Times New Roman" w:cs="Times New Roman"/>
                <w:sz w:val="24"/>
                <w:szCs w:val="24"/>
              </w:rPr>
            </w:pPr>
            <w:del w:id="3283" w:author="Author" w:date="2026-09-29T17:34:00Z" w16du:dateUtc="2026-09-29T22:34:00Z">
              <w:r w:rsidRPr="00362197" w:rsidDel="0090146E">
                <w:rPr>
                  <w:rFonts w:ascii="Times New Roman" w:hAnsi="Times New Roman" w:cs="Times New Roman"/>
                  <w:sz w:val="24"/>
                  <w:szCs w:val="24"/>
                </w:rPr>
                <w:delText>Broad stripes</w:delText>
              </w:r>
            </w:del>
          </w:p>
        </w:tc>
        <w:tc>
          <w:tcPr>
            <w:tcW w:w="625" w:type="pct"/>
          </w:tcPr>
          <w:p w14:paraId="719EF333" w14:textId="783F9912" w:rsidR="00362197" w:rsidRPr="00362197" w:rsidDel="0090146E" w:rsidRDefault="00362197" w:rsidP="00A9029B">
            <w:pPr>
              <w:jc w:val="center"/>
              <w:rPr>
                <w:del w:id="3284" w:author="Author" w:date="2026-09-29T17:34:00Z" w16du:dateUtc="2026-09-29T22:34:00Z"/>
                <w:rFonts w:ascii="Times New Roman" w:hAnsi="Times New Roman" w:cs="Times New Roman"/>
                <w:sz w:val="24"/>
                <w:szCs w:val="24"/>
              </w:rPr>
            </w:pPr>
            <w:del w:id="3285" w:author="Author" w:date="2026-09-29T17:34:00Z" w16du:dateUtc="2026-09-29T22:34:00Z">
              <w:r w:rsidRPr="00362197" w:rsidDel="0090146E">
                <w:rPr>
                  <w:rFonts w:ascii="Times New Roman" w:hAnsi="Times New Roman" w:cs="Times New Roman"/>
                  <w:sz w:val="24"/>
                  <w:szCs w:val="24"/>
                </w:rPr>
                <w:delText>4</w:delText>
              </w:r>
            </w:del>
          </w:p>
        </w:tc>
        <w:tc>
          <w:tcPr>
            <w:tcW w:w="625" w:type="pct"/>
          </w:tcPr>
          <w:p w14:paraId="79E4DE17" w14:textId="47052E9A" w:rsidR="00362197" w:rsidRPr="00362197" w:rsidDel="0090146E" w:rsidRDefault="00362197" w:rsidP="00A9029B">
            <w:pPr>
              <w:jc w:val="center"/>
              <w:rPr>
                <w:del w:id="3286" w:author="Author" w:date="2026-09-29T17:34:00Z" w16du:dateUtc="2026-09-29T22:34:00Z"/>
                <w:rFonts w:ascii="Times New Roman" w:hAnsi="Times New Roman" w:cs="Times New Roman"/>
                <w:sz w:val="24"/>
                <w:szCs w:val="24"/>
              </w:rPr>
            </w:pPr>
            <w:del w:id="3287" w:author="Author" w:date="2026-09-29T17:34:00Z" w16du:dateUtc="2026-09-29T22:34:00Z">
              <w:r w:rsidRPr="00362197" w:rsidDel="0090146E">
                <w:rPr>
                  <w:rFonts w:ascii="Times New Roman" w:hAnsi="Times New Roman" w:cs="Times New Roman"/>
                  <w:sz w:val="24"/>
                  <w:szCs w:val="24"/>
                </w:rPr>
                <w:delText>0.05</w:delText>
              </w:r>
            </w:del>
          </w:p>
        </w:tc>
        <w:tc>
          <w:tcPr>
            <w:tcW w:w="625" w:type="pct"/>
          </w:tcPr>
          <w:p w14:paraId="5C290E37" w14:textId="2CD99BEB" w:rsidR="00362197" w:rsidRPr="00362197" w:rsidDel="0090146E" w:rsidRDefault="00362197" w:rsidP="00A9029B">
            <w:pPr>
              <w:jc w:val="center"/>
              <w:rPr>
                <w:del w:id="3288" w:author="Author" w:date="2026-09-29T17:34:00Z" w16du:dateUtc="2026-09-29T22:34:00Z"/>
                <w:rFonts w:ascii="Times New Roman" w:hAnsi="Times New Roman" w:cs="Times New Roman"/>
                <w:sz w:val="24"/>
                <w:szCs w:val="24"/>
              </w:rPr>
            </w:pPr>
          </w:p>
        </w:tc>
        <w:tc>
          <w:tcPr>
            <w:tcW w:w="625" w:type="pct"/>
          </w:tcPr>
          <w:p w14:paraId="2E13498B" w14:textId="333F5546" w:rsidR="00362197" w:rsidRPr="00362197" w:rsidDel="0090146E" w:rsidRDefault="00362197" w:rsidP="00A9029B">
            <w:pPr>
              <w:jc w:val="center"/>
              <w:rPr>
                <w:del w:id="3289" w:author="Author" w:date="2026-09-29T17:34:00Z" w16du:dateUtc="2026-09-29T22:34:00Z"/>
                <w:rFonts w:ascii="Times New Roman" w:hAnsi="Times New Roman" w:cs="Times New Roman"/>
                <w:sz w:val="24"/>
                <w:szCs w:val="24"/>
              </w:rPr>
            </w:pPr>
          </w:p>
        </w:tc>
        <w:tc>
          <w:tcPr>
            <w:tcW w:w="625" w:type="pct"/>
          </w:tcPr>
          <w:p w14:paraId="34F9331D" w14:textId="1FB71C2C" w:rsidR="00362197" w:rsidRPr="00362197" w:rsidDel="0090146E" w:rsidRDefault="00362197" w:rsidP="00A9029B">
            <w:pPr>
              <w:jc w:val="center"/>
              <w:rPr>
                <w:del w:id="3290" w:author="Author" w:date="2026-09-29T17:34:00Z" w16du:dateUtc="2026-09-29T22:34:00Z"/>
                <w:rFonts w:ascii="Times New Roman" w:hAnsi="Times New Roman" w:cs="Times New Roman"/>
                <w:sz w:val="24"/>
                <w:szCs w:val="24"/>
              </w:rPr>
            </w:pPr>
          </w:p>
        </w:tc>
        <w:tc>
          <w:tcPr>
            <w:tcW w:w="625" w:type="pct"/>
          </w:tcPr>
          <w:p w14:paraId="572A9C4D" w14:textId="4EC0913C" w:rsidR="00362197" w:rsidRPr="00362197" w:rsidDel="0090146E" w:rsidRDefault="00362197" w:rsidP="00A9029B">
            <w:pPr>
              <w:jc w:val="center"/>
              <w:rPr>
                <w:del w:id="3291" w:author="Author" w:date="2026-09-29T17:34:00Z" w16du:dateUtc="2026-09-29T22:34:00Z"/>
                <w:rFonts w:ascii="Times New Roman" w:hAnsi="Times New Roman" w:cs="Times New Roman"/>
                <w:sz w:val="24"/>
                <w:szCs w:val="24"/>
              </w:rPr>
            </w:pPr>
          </w:p>
        </w:tc>
      </w:tr>
      <w:tr w:rsidR="00362197" w:rsidRPr="00362197" w:rsidDel="0090146E" w14:paraId="724F6CC5" w14:textId="4F0A6D6A" w:rsidTr="00362197">
        <w:trPr>
          <w:del w:id="3292" w:author="Author" w:date="2026-09-29T17:34:00Z"/>
        </w:trPr>
        <w:tc>
          <w:tcPr>
            <w:tcW w:w="625" w:type="pct"/>
          </w:tcPr>
          <w:p w14:paraId="5D237BAC" w14:textId="2A1186A8" w:rsidR="00362197" w:rsidRPr="00362197" w:rsidDel="0090146E" w:rsidRDefault="00362197" w:rsidP="006B23D6">
            <w:pPr>
              <w:jc w:val="both"/>
              <w:rPr>
                <w:del w:id="3293" w:author="Author" w:date="2026-09-29T17:34:00Z" w16du:dateUtc="2026-09-29T22:34:00Z"/>
                <w:rFonts w:ascii="Times New Roman" w:hAnsi="Times New Roman" w:cs="Times New Roman"/>
                <w:sz w:val="24"/>
                <w:szCs w:val="24"/>
              </w:rPr>
            </w:pPr>
            <w:del w:id="3294" w:author="Author" w:date="2026-09-29T17:34:00Z" w16du:dateUtc="2026-09-29T22:34:00Z">
              <w:r w:rsidRPr="00362197" w:rsidDel="0090146E">
                <w:rPr>
                  <w:rFonts w:ascii="Times New Roman" w:hAnsi="Times New Roman" w:cs="Times New Roman"/>
                  <w:sz w:val="24"/>
                  <w:szCs w:val="24"/>
                </w:rPr>
                <w:delText>Darker seed coat color</w:delText>
              </w:r>
            </w:del>
          </w:p>
        </w:tc>
        <w:tc>
          <w:tcPr>
            <w:tcW w:w="625" w:type="pct"/>
          </w:tcPr>
          <w:p w14:paraId="354C4BCE" w14:textId="0EE31D11" w:rsidR="00362197" w:rsidRPr="00362197" w:rsidDel="0090146E" w:rsidRDefault="00362197" w:rsidP="006B23D6">
            <w:pPr>
              <w:jc w:val="both"/>
              <w:rPr>
                <w:del w:id="3295" w:author="Author" w:date="2026-09-29T17:34:00Z" w16du:dateUtc="2026-09-29T22:34:00Z"/>
                <w:rFonts w:ascii="Times New Roman" w:hAnsi="Times New Roman" w:cs="Times New Roman"/>
                <w:sz w:val="24"/>
                <w:szCs w:val="24"/>
              </w:rPr>
            </w:pPr>
            <w:del w:id="3296" w:author="Author" w:date="2026-09-29T17:34:00Z" w16du:dateUtc="2026-09-29T22:34:00Z">
              <w:r w:rsidRPr="00362197" w:rsidDel="0090146E">
                <w:rPr>
                  <w:rFonts w:ascii="Times New Roman" w:hAnsi="Times New Roman" w:cs="Times New Roman"/>
                  <w:sz w:val="24"/>
                  <w:szCs w:val="24"/>
                </w:rPr>
                <w:delText>Amarillo a verdoso</w:delText>
              </w:r>
            </w:del>
          </w:p>
        </w:tc>
        <w:tc>
          <w:tcPr>
            <w:tcW w:w="625" w:type="pct"/>
          </w:tcPr>
          <w:p w14:paraId="4B04DAE7" w14:textId="32AD8160" w:rsidR="00362197" w:rsidRPr="00362197" w:rsidDel="0090146E" w:rsidRDefault="00362197" w:rsidP="00A9029B">
            <w:pPr>
              <w:jc w:val="center"/>
              <w:rPr>
                <w:del w:id="3297" w:author="Author" w:date="2026-09-29T17:34:00Z" w16du:dateUtc="2026-09-29T22:34:00Z"/>
                <w:rFonts w:ascii="Times New Roman" w:hAnsi="Times New Roman" w:cs="Times New Roman"/>
                <w:sz w:val="24"/>
                <w:szCs w:val="24"/>
              </w:rPr>
            </w:pPr>
            <w:del w:id="3298"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144EAB2F" w14:textId="1F8C1D3E" w:rsidR="00362197" w:rsidRPr="00362197" w:rsidDel="0090146E" w:rsidRDefault="00362197" w:rsidP="00A9029B">
            <w:pPr>
              <w:jc w:val="center"/>
              <w:rPr>
                <w:del w:id="3299" w:author="Author" w:date="2026-09-29T17:34:00Z" w16du:dateUtc="2026-09-29T22:34:00Z"/>
                <w:rFonts w:ascii="Times New Roman" w:hAnsi="Times New Roman" w:cs="Times New Roman"/>
                <w:sz w:val="24"/>
                <w:szCs w:val="24"/>
              </w:rPr>
            </w:pPr>
            <w:del w:id="3300"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2909E6B1" w14:textId="1146445D" w:rsidR="00362197" w:rsidRPr="00362197" w:rsidDel="0090146E" w:rsidRDefault="00362197" w:rsidP="00A9029B">
            <w:pPr>
              <w:jc w:val="center"/>
              <w:rPr>
                <w:del w:id="3301" w:author="Author" w:date="2026-09-29T17:34:00Z" w16du:dateUtc="2026-09-29T22:34:00Z"/>
                <w:rFonts w:ascii="Times New Roman" w:hAnsi="Times New Roman" w:cs="Times New Roman"/>
                <w:sz w:val="24"/>
                <w:szCs w:val="24"/>
              </w:rPr>
            </w:pPr>
            <w:del w:id="3302" w:author="Author" w:date="2026-09-29T17:34:00Z" w16du:dateUtc="2026-09-29T22:34:00Z">
              <w:r w:rsidRPr="00362197" w:rsidDel="0090146E">
                <w:rPr>
                  <w:rFonts w:ascii="Times New Roman" w:hAnsi="Times New Roman" w:cs="Times New Roman"/>
                  <w:sz w:val="24"/>
                  <w:szCs w:val="24"/>
                </w:rPr>
                <w:delText>13.00</w:delText>
              </w:r>
            </w:del>
          </w:p>
        </w:tc>
        <w:tc>
          <w:tcPr>
            <w:tcW w:w="625" w:type="pct"/>
          </w:tcPr>
          <w:p w14:paraId="7BE3EC1D" w14:textId="1324C4B9" w:rsidR="00362197" w:rsidRPr="00362197" w:rsidDel="0090146E" w:rsidRDefault="00362197" w:rsidP="00A9029B">
            <w:pPr>
              <w:jc w:val="center"/>
              <w:rPr>
                <w:del w:id="3303" w:author="Author" w:date="2026-09-29T17:34:00Z" w16du:dateUtc="2026-09-29T22:34:00Z"/>
                <w:rFonts w:ascii="Times New Roman" w:hAnsi="Times New Roman" w:cs="Times New Roman"/>
                <w:sz w:val="24"/>
                <w:szCs w:val="24"/>
              </w:rPr>
            </w:pPr>
            <w:del w:id="3304" w:author="Author" w:date="2026-09-29T17:34:00Z" w16du:dateUtc="2026-09-29T22:34:00Z">
              <w:r w:rsidRPr="00362197" w:rsidDel="0090146E">
                <w:rPr>
                  <w:rFonts w:ascii="Times New Roman" w:hAnsi="Times New Roman" w:cs="Times New Roman"/>
                  <w:sz w:val="24"/>
                  <w:szCs w:val="24"/>
                </w:rPr>
                <w:delText>5.41</w:delText>
              </w:r>
            </w:del>
          </w:p>
        </w:tc>
        <w:tc>
          <w:tcPr>
            <w:tcW w:w="625" w:type="pct"/>
          </w:tcPr>
          <w:p w14:paraId="71E6103D" w14:textId="6398126A" w:rsidR="00362197" w:rsidRPr="00362197" w:rsidDel="0090146E" w:rsidRDefault="00362197" w:rsidP="00A9029B">
            <w:pPr>
              <w:jc w:val="center"/>
              <w:rPr>
                <w:del w:id="3305" w:author="Author" w:date="2026-09-29T17:34:00Z" w16du:dateUtc="2026-09-29T22:34:00Z"/>
                <w:rFonts w:ascii="Times New Roman" w:hAnsi="Times New Roman" w:cs="Times New Roman"/>
                <w:sz w:val="24"/>
                <w:szCs w:val="24"/>
              </w:rPr>
            </w:pPr>
            <w:del w:id="3306" w:author="Author" w:date="2026-09-29T17:34:00Z" w16du:dateUtc="2026-09-29T22:34:00Z">
              <w:r w:rsidRPr="00362197" w:rsidDel="0090146E">
                <w:rPr>
                  <w:rFonts w:ascii="Times New Roman" w:hAnsi="Times New Roman" w:cs="Times New Roman"/>
                  <w:sz w:val="24"/>
                  <w:szCs w:val="24"/>
                </w:rPr>
                <w:delText>0.81</w:delText>
              </w:r>
            </w:del>
          </w:p>
        </w:tc>
        <w:tc>
          <w:tcPr>
            <w:tcW w:w="625" w:type="pct"/>
          </w:tcPr>
          <w:p w14:paraId="2209F02B" w14:textId="20393DF4" w:rsidR="00362197" w:rsidRPr="00362197" w:rsidDel="0090146E" w:rsidRDefault="00362197" w:rsidP="00A9029B">
            <w:pPr>
              <w:jc w:val="center"/>
              <w:rPr>
                <w:del w:id="3307" w:author="Author" w:date="2026-09-29T17:34:00Z" w16du:dateUtc="2026-09-29T22:34:00Z"/>
                <w:rFonts w:ascii="Times New Roman" w:hAnsi="Times New Roman" w:cs="Times New Roman"/>
                <w:sz w:val="24"/>
                <w:szCs w:val="24"/>
              </w:rPr>
            </w:pPr>
            <w:del w:id="3308" w:author="Author" w:date="2026-09-29T17:34:00Z" w16du:dateUtc="2026-09-29T22:34:00Z">
              <w:r w:rsidRPr="00362197" w:rsidDel="0090146E">
                <w:rPr>
                  <w:rFonts w:ascii="Times New Roman" w:hAnsi="Times New Roman" w:cs="Times New Roman"/>
                  <w:sz w:val="24"/>
                  <w:szCs w:val="24"/>
                </w:rPr>
                <w:delText>1.98</w:delText>
              </w:r>
            </w:del>
          </w:p>
        </w:tc>
      </w:tr>
      <w:tr w:rsidR="00362197" w:rsidRPr="00362197" w:rsidDel="0090146E" w14:paraId="789082D0" w14:textId="5111EBBB" w:rsidTr="00362197">
        <w:trPr>
          <w:del w:id="3309" w:author="Author" w:date="2026-09-29T17:34:00Z"/>
        </w:trPr>
        <w:tc>
          <w:tcPr>
            <w:tcW w:w="625" w:type="pct"/>
          </w:tcPr>
          <w:p w14:paraId="6C0CC8E2" w14:textId="5E14690D" w:rsidR="00362197" w:rsidRPr="00362197" w:rsidDel="0090146E" w:rsidRDefault="00362197" w:rsidP="006B23D6">
            <w:pPr>
              <w:jc w:val="both"/>
              <w:rPr>
                <w:del w:id="3310" w:author="Author" w:date="2026-09-29T17:34:00Z" w16du:dateUtc="2026-09-29T22:34:00Z"/>
                <w:rFonts w:ascii="Times New Roman" w:hAnsi="Times New Roman" w:cs="Times New Roman"/>
                <w:sz w:val="24"/>
                <w:szCs w:val="24"/>
              </w:rPr>
            </w:pPr>
          </w:p>
        </w:tc>
        <w:tc>
          <w:tcPr>
            <w:tcW w:w="625" w:type="pct"/>
          </w:tcPr>
          <w:p w14:paraId="4183881A" w14:textId="6B8C0DFF" w:rsidR="00362197" w:rsidRPr="00362197" w:rsidDel="0090146E" w:rsidRDefault="00362197" w:rsidP="006B23D6">
            <w:pPr>
              <w:jc w:val="both"/>
              <w:rPr>
                <w:del w:id="3311" w:author="Author" w:date="2026-09-29T17:34:00Z" w16du:dateUtc="2026-09-29T22:34:00Z"/>
                <w:rFonts w:ascii="Times New Roman" w:hAnsi="Times New Roman" w:cs="Times New Roman"/>
                <w:sz w:val="24"/>
                <w:szCs w:val="24"/>
              </w:rPr>
            </w:pPr>
            <w:del w:id="3312" w:author="Author" w:date="2026-09-29T17:34:00Z" w16du:dateUtc="2026-09-29T22:34:00Z">
              <w:r w:rsidRPr="00362197" w:rsidDel="0090146E">
                <w:rPr>
                  <w:rFonts w:ascii="Times New Roman" w:hAnsi="Times New Roman" w:cs="Times New Roman"/>
                  <w:sz w:val="24"/>
                  <w:szCs w:val="24"/>
                </w:rPr>
                <w:delText>Amarrillo Asufrado</w:delText>
              </w:r>
            </w:del>
          </w:p>
        </w:tc>
        <w:tc>
          <w:tcPr>
            <w:tcW w:w="625" w:type="pct"/>
          </w:tcPr>
          <w:p w14:paraId="6E092CFA" w14:textId="1C220D7B" w:rsidR="00362197" w:rsidRPr="00362197" w:rsidDel="0090146E" w:rsidRDefault="00362197" w:rsidP="00A9029B">
            <w:pPr>
              <w:jc w:val="center"/>
              <w:rPr>
                <w:del w:id="3313" w:author="Author" w:date="2026-09-29T17:34:00Z" w16du:dateUtc="2026-09-29T22:34:00Z"/>
                <w:rFonts w:ascii="Times New Roman" w:hAnsi="Times New Roman" w:cs="Times New Roman"/>
                <w:sz w:val="24"/>
                <w:szCs w:val="24"/>
              </w:rPr>
            </w:pPr>
            <w:del w:id="3314"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710F635C" w14:textId="04FF6053" w:rsidR="00362197" w:rsidRPr="00362197" w:rsidDel="0090146E" w:rsidRDefault="00362197" w:rsidP="00A9029B">
            <w:pPr>
              <w:jc w:val="center"/>
              <w:rPr>
                <w:del w:id="3315" w:author="Author" w:date="2026-09-29T17:34:00Z" w16du:dateUtc="2026-09-29T22:34:00Z"/>
                <w:rFonts w:ascii="Times New Roman" w:hAnsi="Times New Roman" w:cs="Times New Roman"/>
                <w:sz w:val="24"/>
                <w:szCs w:val="24"/>
              </w:rPr>
            </w:pPr>
            <w:del w:id="3316"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7663BA07" w14:textId="541F0593" w:rsidR="00362197" w:rsidRPr="00362197" w:rsidDel="0090146E" w:rsidRDefault="00362197" w:rsidP="00A9029B">
            <w:pPr>
              <w:jc w:val="center"/>
              <w:rPr>
                <w:del w:id="3317" w:author="Author" w:date="2026-09-29T17:34:00Z" w16du:dateUtc="2026-09-29T22:34:00Z"/>
                <w:rFonts w:ascii="Times New Roman" w:hAnsi="Times New Roman" w:cs="Times New Roman"/>
                <w:sz w:val="24"/>
                <w:szCs w:val="24"/>
              </w:rPr>
            </w:pPr>
          </w:p>
        </w:tc>
        <w:tc>
          <w:tcPr>
            <w:tcW w:w="625" w:type="pct"/>
          </w:tcPr>
          <w:p w14:paraId="6AE49740" w14:textId="4525C5CC" w:rsidR="00362197" w:rsidRPr="00362197" w:rsidDel="0090146E" w:rsidRDefault="00362197" w:rsidP="00A9029B">
            <w:pPr>
              <w:jc w:val="center"/>
              <w:rPr>
                <w:del w:id="3318" w:author="Author" w:date="2026-09-29T17:34:00Z" w16du:dateUtc="2026-09-29T22:34:00Z"/>
                <w:rFonts w:ascii="Times New Roman" w:hAnsi="Times New Roman" w:cs="Times New Roman"/>
                <w:sz w:val="24"/>
                <w:szCs w:val="24"/>
              </w:rPr>
            </w:pPr>
          </w:p>
        </w:tc>
        <w:tc>
          <w:tcPr>
            <w:tcW w:w="625" w:type="pct"/>
          </w:tcPr>
          <w:p w14:paraId="5E8B6411" w14:textId="55220471" w:rsidR="00362197" w:rsidRPr="00362197" w:rsidDel="0090146E" w:rsidRDefault="00362197" w:rsidP="00A9029B">
            <w:pPr>
              <w:jc w:val="center"/>
              <w:rPr>
                <w:del w:id="3319" w:author="Author" w:date="2026-09-29T17:34:00Z" w16du:dateUtc="2026-09-29T22:34:00Z"/>
                <w:rFonts w:ascii="Times New Roman" w:hAnsi="Times New Roman" w:cs="Times New Roman"/>
                <w:sz w:val="24"/>
                <w:szCs w:val="24"/>
              </w:rPr>
            </w:pPr>
          </w:p>
        </w:tc>
        <w:tc>
          <w:tcPr>
            <w:tcW w:w="625" w:type="pct"/>
          </w:tcPr>
          <w:p w14:paraId="248AB6B8" w14:textId="15113B05" w:rsidR="00362197" w:rsidRPr="00362197" w:rsidDel="0090146E" w:rsidRDefault="00362197" w:rsidP="00A9029B">
            <w:pPr>
              <w:jc w:val="center"/>
              <w:rPr>
                <w:del w:id="3320" w:author="Author" w:date="2026-09-29T17:34:00Z" w16du:dateUtc="2026-09-29T22:34:00Z"/>
                <w:rFonts w:ascii="Times New Roman" w:hAnsi="Times New Roman" w:cs="Times New Roman"/>
                <w:sz w:val="24"/>
                <w:szCs w:val="24"/>
              </w:rPr>
            </w:pPr>
          </w:p>
        </w:tc>
      </w:tr>
      <w:tr w:rsidR="00362197" w:rsidRPr="00362197" w:rsidDel="0090146E" w14:paraId="232B9F70" w14:textId="5EE60E6D" w:rsidTr="00362197">
        <w:trPr>
          <w:del w:id="3321" w:author="Author" w:date="2026-09-29T17:34:00Z"/>
        </w:trPr>
        <w:tc>
          <w:tcPr>
            <w:tcW w:w="625" w:type="pct"/>
          </w:tcPr>
          <w:p w14:paraId="5AF75AD3" w14:textId="378D58A0" w:rsidR="00362197" w:rsidRPr="00362197" w:rsidDel="0090146E" w:rsidRDefault="00362197" w:rsidP="006B23D6">
            <w:pPr>
              <w:jc w:val="both"/>
              <w:rPr>
                <w:del w:id="3322" w:author="Author" w:date="2026-09-29T17:34:00Z" w16du:dateUtc="2026-09-29T22:34:00Z"/>
                <w:rFonts w:ascii="Times New Roman" w:hAnsi="Times New Roman" w:cs="Times New Roman"/>
                <w:sz w:val="24"/>
                <w:szCs w:val="24"/>
              </w:rPr>
            </w:pPr>
          </w:p>
        </w:tc>
        <w:tc>
          <w:tcPr>
            <w:tcW w:w="625" w:type="pct"/>
          </w:tcPr>
          <w:p w14:paraId="5E6434D4" w14:textId="0BB1B89E" w:rsidR="00362197" w:rsidRPr="00362197" w:rsidDel="0090146E" w:rsidRDefault="00362197" w:rsidP="006B23D6">
            <w:pPr>
              <w:jc w:val="both"/>
              <w:rPr>
                <w:del w:id="3323" w:author="Author" w:date="2026-09-29T17:34:00Z" w16du:dateUtc="2026-09-29T22:34:00Z"/>
                <w:rFonts w:ascii="Times New Roman" w:hAnsi="Times New Roman" w:cs="Times New Roman"/>
                <w:sz w:val="24"/>
                <w:szCs w:val="24"/>
              </w:rPr>
            </w:pPr>
            <w:del w:id="3324" w:author="Author" w:date="2026-09-29T17:34:00Z" w16du:dateUtc="2026-09-29T22:34:00Z">
              <w:r w:rsidRPr="00362197" w:rsidDel="0090146E">
                <w:rPr>
                  <w:rFonts w:ascii="Times New Roman" w:hAnsi="Times New Roman" w:cs="Times New Roman"/>
                  <w:sz w:val="24"/>
                  <w:szCs w:val="24"/>
                </w:rPr>
                <w:delText>Blanco puro</w:delText>
              </w:r>
            </w:del>
          </w:p>
        </w:tc>
        <w:tc>
          <w:tcPr>
            <w:tcW w:w="625" w:type="pct"/>
          </w:tcPr>
          <w:p w14:paraId="454BA399" w14:textId="096876A7" w:rsidR="00362197" w:rsidRPr="00362197" w:rsidDel="0090146E" w:rsidRDefault="00362197" w:rsidP="00A9029B">
            <w:pPr>
              <w:jc w:val="center"/>
              <w:rPr>
                <w:del w:id="3325" w:author="Author" w:date="2026-09-29T17:34:00Z" w16du:dateUtc="2026-09-29T22:34:00Z"/>
                <w:rFonts w:ascii="Times New Roman" w:hAnsi="Times New Roman" w:cs="Times New Roman"/>
                <w:sz w:val="24"/>
                <w:szCs w:val="24"/>
              </w:rPr>
            </w:pPr>
            <w:del w:id="3326" w:author="Author" w:date="2026-09-29T17:34:00Z" w16du:dateUtc="2026-09-29T22:34:00Z">
              <w:r w:rsidRPr="00362197" w:rsidDel="0090146E">
                <w:rPr>
                  <w:rFonts w:ascii="Times New Roman" w:hAnsi="Times New Roman" w:cs="Times New Roman"/>
                  <w:sz w:val="24"/>
                  <w:szCs w:val="24"/>
                </w:rPr>
                <w:delText>2</w:delText>
              </w:r>
            </w:del>
          </w:p>
        </w:tc>
        <w:tc>
          <w:tcPr>
            <w:tcW w:w="625" w:type="pct"/>
          </w:tcPr>
          <w:p w14:paraId="01D004B8" w14:textId="1F73FEDF" w:rsidR="00362197" w:rsidRPr="00362197" w:rsidDel="0090146E" w:rsidRDefault="00362197" w:rsidP="00A9029B">
            <w:pPr>
              <w:jc w:val="center"/>
              <w:rPr>
                <w:del w:id="3327" w:author="Author" w:date="2026-09-29T17:34:00Z" w16du:dateUtc="2026-09-29T22:34:00Z"/>
                <w:rFonts w:ascii="Times New Roman" w:hAnsi="Times New Roman" w:cs="Times New Roman"/>
                <w:sz w:val="24"/>
                <w:szCs w:val="24"/>
              </w:rPr>
            </w:pPr>
            <w:del w:id="3328" w:author="Author" w:date="2026-09-29T17:34:00Z" w16du:dateUtc="2026-09-29T22:34:00Z">
              <w:r w:rsidRPr="00362197" w:rsidDel="0090146E">
                <w:rPr>
                  <w:rFonts w:ascii="Times New Roman" w:hAnsi="Times New Roman" w:cs="Times New Roman"/>
                  <w:sz w:val="24"/>
                  <w:szCs w:val="24"/>
                </w:rPr>
                <w:delText>0.02</w:delText>
              </w:r>
            </w:del>
          </w:p>
        </w:tc>
        <w:tc>
          <w:tcPr>
            <w:tcW w:w="625" w:type="pct"/>
          </w:tcPr>
          <w:p w14:paraId="2451BC0B" w14:textId="4005781E" w:rsidR="00362197" w:rsidRPr="00362197" w:rsidDel="0090146E" w:rsidRDefault="00362197" w:rsidP="00A9029B">
            <w:pPr>
              <w:jc w:val="center"/>
              <w:rPr>
                <w:del w:id="3329" w:author="Author" w:date="2026-09-29T17:34:00Z" w16du:dateUtc="2026-09-29T22:34:00Z"/>
                <w:rFonts w:ascii="Times New Roman" w:hAnsi="Times New Roman" w:cs="Times New Roman"/>
                <w:sz w:val="24"/>
                <w:szCs w:val="24"/>
              </w:rPr>
            </w:pPr>
          </w:p>
        </w:tc>
        <w:tc>
          <w:tcPr>
            <w:tcW w:w="625" w:type="pct"/>
          </w:tcPr>
          <w:p w14:paraId="6EA7CA7C" w14:textId="2CDDFF33" w:rsidR="00362197" w:rsidRPr="00362197" w:rsidDel="0090146E" w:rsidRDefault="00362197" w:rsidP="00A9029B">
            <w:pPr>
              <w:jc w:val="center"/>
              <w:rPr>
                <w:del w:id="3330" w:author="Author" w:date="2026-09-29T17:34:00Z" w16du:dateUtc="2026-09-29T22:34:00Z"/>
                <w:rFonts w:ascii="Times New Roman" w:hAnsi="Times New Roman" w:cs="Times New Roman"/>
                <w:sz w:val="24"/>
                <w:szCs w:val="24"/>
              </w:rPr>
            </w:pPr>
          </w:p>
        </w:tc>
        <w:tc>
          <w:tcPr>
            <w:tcW w:w="625" w:type="pct"/>
          </w:tcPr>
          <w:p w14:paraId="360FFBBF" w14:textId="5B941B5F" w:rsidR="00362197" w:rsidRPr="00362197" w:rsidDel="0090146E" w:rsidRDefault="00362197" w:rsidP="00A9029B">
            <w:pPr>
              <w:jc w:val="center"/>
              <w:rPr>
                <w:del w:id="3331" w:author="Author" w:date="2026-09-29T17:34:00Z" w16du:dateUtc="2026-09-29T22:34:00Z"/>
                <w:rFonts w:ascii="Times New Roman" w:hAnsi="Times New Roman" w:cs="Times New Roman"/>
                <w:sz w:val="24"/>
                <w:szCs w:val="24"/>
              </w:rPr>
            </w:pPr>
          </w:p>
        </w:tc>
        <w:tc>
          <w:tcPr>
            <w:tcW w:w="625" w:type="pct"/>
          </w:tcPr>
          <w:p w14:paraId="1E399C3D" w14:textId="5BEAEF2A" w:rsidR="00362197" w:rsidRPr="00362197" w:rsidDel="0090146E" w:rsidRDefault="00362197" w:rsidP="00A9029B">
            <w:pPr>
              <w:jc w:val="center"/>
              <w:rPr>
                <w:del w:id="3332" w:author="Author" w:date="2026-09-29T17:34:00Z" w16du:dateUtc="2026-09-29T22:34:00Z"/>
                <w:rFonts w:ascii="Times New Roman" w:hAnsi="Times New Roman" w:cs="Times New Roman"/>
                <w:sz w:val="24"/>
                <w:szCs w:val="24"/>
              </w:rPr>
            </w:pPr>
          </w:p>
        </w:tc>
      </w:tr>
      <w:tr w:rsidR="00362197" w:rsidRPr="00362197" w:rsidDel="0090146E" w14:paraId="210362D1" w14:textId="1951C3E6" w:rsidTr="00362197">
        <w:trPr>
          <w:del w:id="3333" w:author="Author" w:date="2026-09-29T17:34:00Z"/>
        </w:trPr>
        <w:tc>
          <w:tcPr>
            <w:tcW w:w="625" w:type="pct"/>
          </w:tcPr>
          <w:p w14:paraId="5B9045E8" w14:textId="3AC44237" w:rsidR="00362197" w:rsidRPr="00362197" w:rsidDel="0090146E" w:rsidRDefault="00362197" w:rsidP="006B23D6">
            <w:pPr>
              <w:jc w:val="both"/>
              <w:rPr>
                <w:del w:id="3334" w:author="Author" w:date="2026-09-29T17:34:00Z" w16du:dateUtc="2026-09-29T22:34:00Z"/>
                <w:rFonts w:ascii="Times New Roman" w:hAnsi="Times New Roman" w:cs="Times New Roman"/>
                <w:sz w:val="24"/>
                <w:szCs w:val="24"/>
              </w:rPr>
            </w:pPr>
          </w:p>
        </w:tc>
        <w:tc>
          <w:tcPr>
            <w:tcW w:w="625" w:type="pct"/>
          </w:tcPr>
          <w:p w14:paraId="48D6B44A" w14:textId="59EEF883" w:rsidR="00362197" w:rsidRPr="00362197" w:rsidDel="0090146E" w:rsidRDefault="00362197" w:rsidP="006B23D6">
            <w:pPr>
              <w:jc w:val="both"/>
              <w:rPr>
                <w:del w:id="3335" w:author="Author" w:date="2026-09-29T17:34:00Z" w16du:dateUtc="2026-09-29T22:34:00Z"/>
                <w:rFonts w:ascii="Times New Roman" w:hAnsi="Times New Roman" w:cs="Times New Roman"/>
                <w:sz w:val="24"/>
                <w:szCs w:val="24"/>
              </w:rPr>
            </w:pPr>
            <w:del w:id="3336" w:author="Author" w:date="2026-09-29T17:34:00Z" w16du:dateUtc="2026-09-29T22:34:00Z">
              <w:r w:rsidRPr="00362197" w:rsidDel="0090146E">
                <w:rPr>
                  <w:rFonts w:ascii="Times New Roman" w:hAnsi="Times New Roman" w:cs="Times New Roman"/>
                  <w:sz w:val="24"/>
                  <w:szCs w:val="24"/>
                </w:rPr>
                <w:delText>Cafe</w:delText>
              </w:r>
            </w:del>
          </w:p>
        </w:tc>
        <w:tc>
          <w:tcPr>
            <w:tcW w:w="625" w:type="pct"/>
          </w:tcPr>
          <w:p w14:paraId="6FCF6102" w14:textId="5B7CE244" w:rsidR="00362197" w:rsidRPr="00362197" w:rsidDel="0090146E" w:rsidRDefault="00362197" w:rsidP="00A9029B">
            <w:pPr>
              <w:jc w:val="center"/>
              <w:rPr>
                <w:del w:id="3337" w:author="Author" w:date="2026-09-29T17:34:00Z" w16du:dateUtc="2026-09-29T22:34:00Z"/>
                <w:rFonts w:ascii="Times New Roman" w:hAnsi="Times New Roman" w:cs="Times New Roman"/>
                <w:sz w:val="24"/>
                <w:szCs w:val="24"/>
              </w:rPr>
            </w:pPr>
            <w:del w:id="3338"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01C979AC" w14:textId="081C898C" w:rsidR="00362197" w:rsidRPr="00362197" w:rsidDel="0090146E" w:rsidRDefault="00362197" w:rsidP="00A9029B">
            <w:pPr>
              <w:jc w:val="center"/>
              <w:rPr>
                <w:del w:id="3339" w:author="Author" w:date="2026-09-29T17:34:00Z" w16du:dateUtc="2026-09-29T22:34:00Z"/>
                <w:rFonts w:ascii="Times New Roman" w:hAnsi="Times New Roman" w:cs="Times New Roman"/>
                <w:sz w:val="24"/>
                <w:szCs w:val="24"/>
              </w:rPr>
            </w:pPr>
            <w:del w:id="3340"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294D7D59" w14:textId="49D563E6" w:rsidR="00362197" w:rsidRPr="00362197" w:rsidDel="0090146E" w:rsidRDefault="00362197" w:rsidP="00A9029B">
            <w:pPr>
              <w:jc w:val="center"/>
              <w:rPr>
                <w:del w:id="3341" w:author="Author" w:date="2026-09-29T17:34:00Z" w16du:dateUtc="2026-09-29T22:34:00Z"/>
                <w:rFonts w:ascii="Times New Roman" w:hAnsi="Times New Roman" w:cs="Times New Roman"/>
                <w:sz w:val="24"/>
                <w:szCs w:val="24"/>
              </w:rPr>
            </w:pPr>
          </w:p>
        </w:tc>
        <w:tc>
          <w:tcPr>
            <w:tcW w:w="625" w:type="pct"/>
          </w:tcPr>
          <w:p w14:paraId="1CCE8C37" w14:textId="1A66568F" w:rsidR="00362197" w:rsidRPr="00362197" w:rsidDel="0090146E" w:rsidRDefault="00362197" w:rsidP="00A9029B">
            <w:pPr>
              <w:jc w:val="center"/>
              <w:rPr>
                <w:del w:id="3342" w:author="Author" w:date="2026-09-29T17:34:00Z" w16du:dateUtc="2026-09-29T22:34:00Z"/>
                <w:rFonts w:ascii="Times New Roman" w:hAnsi="Times New Roman" w:cs="Times New Roman"/>
                <w:sz w:val="24"/>
                <w:szCs w:val="24"/>
              </w:rPr>
            </w:pPr>
          </w:p>
        </w:tc>
        <w:tc>
          <w:tcPr>
            <w:tcW w:w="625" w:type="pct"/>
          </w:tcPr>
          <w:p w14:paraId="3AE5CC09" w14:textId="631363EB" w:rsidR="00362197" w:rsidRPr="00362197" w:rsidDel="0090146E" w:rsidRDefault="00362197" w:rsidP="00A9029B">
            <w:pPr>
              <w:jc w:val="center"/>
              <w:rPr>
                <w:del w:id="3343" w:author="Author" w:date="2026-09-29T17:34:00Z" w16du:dateUtc="2026-09-29T22:34:00Z"/>
                <w:rFonts w:ascii="Times New Roman" w:hAnsi="Times New Roman" w:cs="Times New Roman"/>
                <w:sz w:val="24"/>
                <w:szCs w:val="24"/>
              </w:rPr>
            </w:pPr>
          </w:p>
        </w:tc>
        <w:tc>
          <w:tcPr>
            <w:tcW w:w="625" w:type="pct"/>
          </w:tcPr>
          <w:p w14:paraId="1CD135A3" w14:textId="79ED2282" w:rsidR="00362197" w:rsidRPr="00362197" w:rsidDel="0090146E" w:rsidRDefault="00362197" w:rsidP="00A9029B">
            <w:pPr>
              <w:jc w:val="center"/>
              <w:rPr>
                <w:del w:id="3344" w:author="Author" w:date="2026-09-29T17:34:00Z" w16du:dateUtc="2026-09-29T22:34:00Z"/>
                <w:rFonts w:ascii="Times New Roman" w:hAnsi="Times New Roman" w:cs="Times New Roman"/>
                <w:sz w:val="24"/>
                <w:szCs w:val="24"/>
              </w:rPr>
            </w:pPr>
          </w:p>
        </w:tc>
      </w:tr>
      <w:tr w:rsidR="00362197" w:rsidRPr="00362197" w:rsidDel="0090146E" w14:paraId="3A94D554" w14:textId="4064C1FB" w:rsidTr="00362197">
        <w:trPr>
          <w:del w:id="3345" w:author="Author" w:date="2026-09-29T17:34:00Z"/>
        </w:trPr>
        <w:tc>
          <w:tcPr>
            <w:tcW w:w="625" w:type="pct"/>
          </w:tcPr>
          <w:p w14:paraId="19F2B309" w14:textId="70D50CF8" w:rsidR="00362197" w:rsidRPr="00362197" w:rsidDel="0090146E" w:rsidRDefault="00362197" w:rsidP="006B23D6">
            <w:pPr>
              <w:jc w:val="both"/>
              <w:rPr>
                <w:del w:id="3346" w:author="Author" w:date="2026-09-29T17:34:00Z" w16du:dateUtc="2026-09-29T22:34:00Z"/>
                <w:rFonts w:ascii="Times New Roman" w:hAnsi="Times New Roman" w:cs="Times New Roman"/>
                <w:sz w:val="24"/>
                <w:szCs w:val="24"/>
              </w:rPr>
            </w:pPr>
          </w:p>
        </w:tc>
        <w:tc>
          <w:tcPr>
            <w:tcW w:w="625" w:type="pct"/>
          </w:tcPr>
          <w:p w14:paraId="0ECB2236" w14:textId="3FB37131" w:rsidR="00362197" w:rsidRPr="00362197" w:rsidDel="0090146E" w:rsidRDefault="00362197" w:rsidP="006B23D6">
            <w:pPr>
              <w:jc w:val="both"/>
              <w:rPr>
                <w:del w:id="3347" w:author="Author" w:date="2026-09-29T17:34:00Z" w16du:dateUtc="2026-09-29T22:34:00Z"/>
                <w:rFonts w:ascii="Times New Roman" w:hAnsi="Times New Roman" w:cs="Times New Roman"/>
                <w:sz w:val="24"/>
                <w:szCs w:val="24"/>
              </w:rPr>
            </w:pPr>
            <w:del w:id="3348" w:author="Author" w:date="2026-09-29T17:34:00Z" w16du:dateUtc="2026-09-29T22:34:00Z">
              <w:r w:rsidRPr="00362197" w:rsidDel="0090146E">
                <w:rPr>
                  <w:rFonts w:ascii="Times New Roman" w:hAnsi="Times New Roman" w:cs="Times New Roman"/>
                  <w:sz w:val="24"/>
                  <w:szCs w:val="24"/>
                </w:rPr>
                <w:delText>Grey</w:delText>
              </w:r>
            </w:del>
          </w:p>
        </w:tc>
        <w:tc>
          <w:tcPr>
            <w:tcW w:w="625" w:type="pct"/>
          </w:tcPr>
          <w:p w14:paraId="21EC1F1A" w14:textId="3EC7031A" w:rsidR="00362197" w:rsidRPr="00362197" w:rsidDel="0090146E" w:rsidRDefault="00362197" w:rsidP="00A9029B">
            <w:pPr>
              <w:jc w:val="center"/>
              <w:rPr>
                <w:del w:id="3349" w:author="Author" w:date="2026-09-29T17:34:00Z" w16du:dateUtc="2026-09-29T22:34:00Z"/>
                <w:rFonts w:ascii="Times New Roman" w:hAnsi="Times New Roman" w:cs="Times New Roman"/>
                <w:sz w:val="24"/>
                <w:szCs w:val="24"/>
              </w:rPr>
            </w:pPr>
            <w:del w:id="3350" w:author="Author" w:date="2026-09-29T17:34:00Z" w16du:dateUtc="2026-09-29T22:34:00Z">
              <w:r w:rsidRPr="00362197" w:rsidDel="0090146E">
                <w:rPr>
                  <w:rFonts w:ascii="Times New Roman" w:hAnsi="Times New Roman" w:cs="Times New Roman"/>
                  <w:sz w:val="24"/>
                  <w:szCs w:val="24"/>
                </w:rPr>
                <w:delText>3</w:delText>
              </w:r>
            </w:del>
          </w:p>
        </w:tc>
        <w:tc>
          <w:tcPr>
            <w:tcW w:w="625" w:type="pct"/>
          </w:tcPr>
          <w:p w14:paraId="7A71E5BC" w14:textId="62445193" w:rsidR="00362197" w:rsidRPr="00362197" w:rsidDel="0090146E" w:rsidRDefault="00362197" w:rsidP="00A9029B">
            <w:pPr>
              <w:jc w:val="center"/>
              <w:rPr>
                <w:del w:id="3351" w:author="Author" w:date="2026-09-29T17:34:00Z" w16du:dateUtc="2026-09-29T22:34:00Z"/>
                <w:rFonts w:ascii="Times New Roman" w:hAnsi="Times New Roman" w:cs="Times New Roman"/>
                <w:sz w:val="24"/>
                <w:szCs w:val="24"/>
              </w:rPr>
            </w:pPr>
            <w:del w:id="3352" w:author="Author" w:date="2026-09-29T17:34:00Z" w16du:dateUtc="2026-09-29T22:34:00Z">
              <w:r w:rsidRPr="00362197" w:rsidDel="0090146E">
                <w:rPr>
                  <w:rFonts w:ascii="Times New Roman" w:hAnsi="Times New Roman" w:cs="Times New Roman"/>
                  <w:sz w:val="24"/>
                  <w:szCs w:val="24"/>
                </w:rPr>
                <w:delText>0.04</w:delText>
              </w:r>
            </w:del>
          </w:p>
        </w:tc>
        <w:tc>
          <w:tcPr>
            <w:tcW w:w="625" w:type="pct"/>
          </w:tcPr>
          <w:p w14:paraId="7E874D76" w14:textId="71FA6EE8" w:rsidR="00362197" w:rsidRPr="00362197" w:rsidDel="0090146E" w:rsidRDefault="00362197" w:rsidP="00A9029B">
            <w:pPr>
              <w:jc w:val="center"/>
              <w:rPr>
                <w:del w:id="3353" w:author="Author" w:date="2026-09-29T17:34:00Z" w16du:dateUtc="2026-09-29T22:34:00Z"/>
                <w:rFonts w:ascii="Times New Roman" w:hAnsi="Times New Roman" w:cs="Times New Roman"/>
                <w:sz w:val="24"/>
                <w:szCs w:val="24"/>
              </w:rPr>
            </w:pPr>
          </w:p>
        </w:tc>
        <w:tc>
          <w:tcPr>
            <w:tcW w:w="625" w:type="pct"/>
          </w:tcPr>
          <w:p w14:paraId="27B3A4ED" w14:textId="2F7DB9D0" w:rsidR="00362197" w:rsidRPr="00362197" w:rsidDel="0090146E" w:rsidRDefault="00362197" w:rsidP="00A9029B">
            <w:pPr>
              <w:jc w:val="center"/>
              <w:rPr>
                <w:del w:id="3354" w:author="Author" w:date="2026-09-29T17:34:00Z" w16du:dateUtc="2026-09-29T22:34:00Z"/>
                <w:rFonts w:ascii="Times New Roman" w:hAnsi="Times New Roman" w:cs="Times New Roman"/>
                <w:sz w:val="24"/>
                <w:szCs w:val="24"/>
              </w:rPr>
            </w:pPr>
          </w:p>
        </w:tc>
        <w:tc>
          <w:tcPr>
            <w:tcW w:w="625" w:type="pct"/>
          </w:tcPr>
          <w:p w14:paraId="31CAD1B8" w14:textId="054E1A09" w:rsidR="00362197" w:rsidRPr="00362197" w:rsidDel="0090146E" w:rsidRDefault="00362197" w:rsidP="00A9029B">
            <w:pPr>
              <w:jc w:val="center"/>
              <w:rPr>
                <w:del w:id="3355" w:author="Author" w:date="2026-09-29T17:34:00Z" w16du:dateUtc="2026-09-29T22:34:00Z"/>
                <w:rFonts w:ascii="Times New Roman" w:hAnsi="Times New Roman" w:cs="Times New Roman"/>
                <w:sz w:val="24"/>
                <w:szCs w:val="24"/>
              </w:rPr>
            </w:pPr>
          </w:p>
        </w:tc>
        <w:tc>
          <w:tcPr>
            <w:tcW w:w="625" w:type="pct"/>
          </w:tcPr>
          <w:p w14:paraId="4CDC4D78" w14:textId="20498AF6" w:rsidR="00362197" w:rsidRPr="00362197" w:rsidDel="0090146E" w:rsidRDefault="00362197" w:rsidP="00A9029B">
            <w:pPr>
              <w:jc w:val="center"/>
              <w:rPr>
                <w:del w:id="3356" w:author="Author" w:date="2026-09-29T17:34:00Z" w16du:dateUtc="2026-09-29T22:34:00Z"/>
                <w:rFonts w:ascii="Times New Roman" w:hAnsi="Times New Roman" w:cs="Times New Roman"/>
                <w:sz w:val="24"/>
                <w:szCs w:val="24"/>
              </w:rPr>
            </w:pPr>
          </w:p>
        </w:tc>
      </w:tr>
      <w:tr w:rsidR="00362197" w:rsidRPr="00362197" w:rsidDel="0090146E" w14:paraId="5D528B0C" w14:textId="43189757" w:rsidTr="00362197">
        <w:trPr>
          <w:del w:id="3357" w:author="Author" w:date="2026-09-29T17:34:00Z"/>
        </w:trPr>
        <w:tc>
          <w:tcPr>
            <w:tcW w:w="625" w:type="pct"/>
          </w:tcPr>
          <w:p w14:paraId="7AC8BE18" w14:textId="74728004" w:rsidR="00362197" w:rsidRPr="00362197" w:rsidDel="0090146E" w:rsidRDefault="00362197" w:rsidP="006B23D6">
            <w:pPr>
              <w:jc w:val="both"/>
              <w:rPr>
                <w:del w:id="3358" w:author="Author" w:date="2026-09-29T17:34:00Z" w16du:dateUtc="2026-09-29T22:34:00Z"/>
                <w:rFonts w:ascii="Times New Roman" w:hAnsi="Times New Roman" w:cs="Times New Roman"/>
                <w:sz w:val="24"/>
                <w:szCs w:val="24"/>
              </w:rPr>
            </w:pPr>
          </w:p>
        </w:tc>
        <w:tc>
          <w:tcPr>
            <w:tcW w:w="625" w:type="pct"/>
          </w:tcPr>
          <w:p w14:paraId="0231A2F9" w14:textId="661CC2DA" w:rsidR="00362197" w:rsidRPr="00362197" w:rsidDel="0090146E" w:rsidRDefault="00362197" w:rsidP="006B23D6">
            <w:pPr>
              <w:jc w:val="both"/>
              <w:rPr>
                <w:del w:id="3359" w:author="Author" w:date="2026-09-29T17:34:00Z" w16du:dateUtc="2026-09-29T22:34:00Z"/>
                <w:rFonts w:ascii="Times New Roman" w:hAnsi="Times New Roman" w:cs="Times New Roman"/>
                <w:sz w:val="24"/>
                <w:szCs w:val="24"/>
              </w:rPr>
            </w:pPr>
            <w:del w:id="3360" w:author="Author" w:date="2026-09-29T17:34:00Z" w16du:dateUtc="2026-09-29T22:34:00Z">
              <w:r w:rsidRPr="00362197" w:rsidDel="0090146E">
                <w:rPr>
                  <w:rFonts w:ascii="Times New Roman" w:hAnsi="Times New Roman" w:cs="Times New Roman"/>
                  <w:sz w:val="24"/>
                  <w:szCs w:val="24"/>
                </w:rPr>
                <w:delText>Light to dark brown</w:delText>
              </w:r>
            </w:del>
          </w:p>
        </w:tc>
        <w:tc>
          <w:tcPr>
            <w:tcW w:w="625" w:type="pct"/>
          </w:tcPr>
          <w:p w14:paraId="4545CE7F" w14:textId="63B35BF7" w:rsidR="00362197" w:rsidRPr="00362197" w:rsidDel="0090146E" w:rsidRDefault="00362197" w:rsidP="00A9029B">
            <w:pPr>
              <w:jc w:val="center"/>
              <w:rPr>
                <w:del w:id="3361" w:author="Author" w:date="2026-09-29T17:34:00Z" w16du:dateUtc="2026-09-29T22:34:00Z"/>
                <w:rFonts w:ascii="Times New Roman" w:hAnsi="Times New Roman" w:cs="Times New Roman"/>
                <w:sz w:val="24"/>
                <w:szCs w:val="24"/>
              </w:rPr>
            </w:pPr>
            <w:del w:id="3362" w:author="Author" w:date="2026-09-29T17:34:00Z" w16du:dateUtc="2026-09-29T22:34:00Z">
              <w:r w:rsidRPr="00362197" w:rsidDel="0090146E">
                <w:rPr>
                  <w:rFonts w:ascii="Times New Roman" w:hAnsi="Times New Roman" w:cs="Times New Roman"/>
                  <w:sz w:val="24"/>
                  <w:szCs w:val="24"/>
                </w:rPr>
                <w:delText>6</w:delText>
              </w:r>
            </w:del>
          </w:p>
        </w:tc>
        <w:tc>
          <w:tcPr>
            <w:tcW w:w="625" w:type="pct"/>
          </w:tcPr>
          <w:p w14:paraId="220FC624" w14:textId="7A65AAD4" w:rsidR="00362197" w:rsidRPr="00362197" w:rsidDel="0090146E" w:rsidRDefault="00362197" w:rsidP="00A9029B">
            <w:pPr>
              <w:jc w:val="center"/>
              <w:rPr>
                <w:del w:id="3363" w:author="Author" w:date="2026-09-29T17:34:00Z" w16du:dateUtc="2026-09-29T22:34:00Z"/>
                <w:rFonts w:ascii="Times New Roman" w:hAnsi="Times New Roman" w:cs="Times New Roman"/>
                <w:sz w:val="24"/>
                <w:szCs w:val="24"/>
              </w:rPr>
            </w:pPr>
            <w:del w:id="3364" w:author="Author" w:date="2026-09-29T17:34:00Z" w16du:dateUtc="2026-09-29T22:34:00Z">
              <w:r w:rsidRPr="00362197" w:rsidDel="0090146E">
                <w:rPr>
                  <w:rFonts w:ascii="Times New Roman" w:hAnsi="Times New Roman" w:cs="Times New Roman"/>
                  <w:sz w:val="24"/>
                  <w:szCs w:val="24"/>
                </w:rPr>
                <w:delText>0.07</w:delText>
              </w:r>
            </w:del>
          </w:p>
        </w:tc>
        <w:tc>
          <w:tcPr>
            <w:tcW w:w="625" w:type="pct"/>
          </w:tcPr>
          <w:p w14:paraId="5231220D" w14:textId="29577E3A" w:rsidR="00362197" w:rsidRPr="00362197" w:rsidDel="0090146E" w:rsidRDefault="00362197" w:rsidP="00A9029B">
            <w:pPr>
              <w:jc w:val="center"/>
              <w:rPr>
                <w:del w:id="3365" w:author="Author" w:date="2026-09-29T17:34:00Z" w16du:dateUtc="2026-09-29T22:34:00Z"/>
                <w:rFonts w:ascii="Times New Roman" w:hAnsi="Times New Roman" w:cs="Times New Roman"/>
                <w:sz w:val="24"/>
                <w:szCs w:val="24"/>
              </w:rPr>
            </w:pPr>
          </w:p>
        </w:tc>
        <w:tc>
          <w:tcPr>
            <w:tcW w:w="625" w:type="pct"/>
          </w:tcPr>
          <w:p w14:paraId="41F437CC" w14:textId="1C92509D" w:rsidR="00362197" w:rsidRPr="00362197" w:rsidDel="0090146E" w:rsidRDefault="00362197" w:rsidP="00A9029B">
            <w:pPr>
              <w:jc w:val="center"/>
              <w:rPr>
                <w:del w:id="3366" w:author="Author" w:date="2026-09-29T17:34:00Z" w16du:dateUtc="2026-09-29T22:34:00Z"/>
                <w:rFonts w:ascii="Times New Roman" w:hAnsi="Times New Roman" w:cs="Times New Roman"/>
                <w:sz w:val="24"/>
                <w:szCs w:val="24"/>
              </w:rPr>
            </w:pPr>
          </w:p>
        </w:tc>
        <w:tc>
          <w:tcPr>
            <w:tcW w:w="625" w:type="pct"/>
          </w:tcPr>
          <w:p w14:paraId="510D563D" w14:textId="342B4CD6" w:rsidR="00362197" w:rsidRPr="00362197" w:rsidDel="0090146E" w:rsidRDefault="00362197" w:rsidP="00A9029B">
            <w:pPr>
              <w:jc w:val="center"/>
              <w:rPr>
                <w:del w:id="3367" w:author="Author" w:date="2026-09-29T17:34:00Z" w16du:dateUtc="2026-09-29T22:34:00Z"/>
                <w:rFonts w:ascii="Times New Roman" w:hAnsi="Times New Roman" w:cs="Times New Roman"/>
                <w:sz w:val="24"/>
                <w:szCs w:val="24"/>
              </w:rPr>
            </w:pPr>
          </w:p>
        </w:tc>
        <w:tc>
          <w:tcPr>
            <w:tcW w:w="625" w:type="pct"/>
          </w:tcPr>
          <w:p w14:paraId="07B246CB" w14:textId="7C2F7140" w:rsidR="00362197" w:rsidRPr="00362197" w:rsidDel="0090146E" w:rsidRDefault="00362197" w:rsidP="00A9029B">
            <w:pPr>
              <w:jc w:val="center"/>
              <w:rPr>
                <w:del w:id="3368" w:author="Author" w:date="2026-09-29T17:34:00Z" w16du:dateUtc="2026-09-29T22:34:00Z"/>
                <w:rFonts w:ascii="Times New Roman" w:hAnsi="Times New Roman" w:cs="Times New Roman"/>
                <w:sz w:val="24"/>
                <w:szCs w:val="24"/>
              </w:rPr>
            </w:pPr>
          </w:p>
        </w:tc>
      </w:tr>
      <w:tr w:rsidR="00362197" w:rsidRPr="00362197" w:rsidDel="0090146E" w14:paraId="6093F7B8" w14:textId="10326F00" w:rsidTr="00362197">
        <w:trPr>
          <w:del w:id="3369" w:author="Author" w:date="2026-09-29T17:34:00Z"/>
        </w:trPr>
        <w:tc>
          <w:tcPr>
            <w:tcW w:w="625" w:type="pct"/>
          </w:tcPr>
          <w:p w14:paraId="42AD3921" w14:textId="2172BE72" w:rsidR="00362197" w:rsidRPr="00362197" w:rsidDel="0090146E" w:rsidRDefault="00362197" w:rsidP="006B23D6">
            <w:pPr>
              <w:jc w:val="both"/>
              <w:rPr>
                <w:del w:id="3370" w:author="Author" w:date="2026-09-29T17:34:00Z" w16du:dateUtc="2026-09-29T22:34:00Z"/>
                <w:rFonts w:ascii="Times New Roman" w:hAnsi="Times New Roman" w:cs="Times New Roman"/>
                <w:sz w:val="24"/>
                <w:szCs w:val="24"/>
              </w:rPr>
            </w:pPr>
          </w:p>
        </w:tc>
        <w:tc>
          <w:tcPr>
            <w:tcW w:w="625" w:type="pct"/>
          </w:tcPr>
          <w:p w14:paraId="0A7584CD" w14:textId="20943E62" w:rsidR="00362197" w:rsidRPr="00362197" w:rsidDel="0090146E" w:rsidRDefault="00362197" w:rsidP="006B23D6">
            <w:pPr>
              <w:jc w:val="both"/>
              <w:rPr>
                <w:del w:id="3371" w:author="Author" w:date="2026-09-29T17:34:00Z" w16du:dateUtc="2026-09-29T22:34:00Z"/>
                <w:rFonts w:ascii="Times New Roman" w:hAnsi="Times New Roman" w:cs="Times New Roman"/>
                <w:sz w:val="24"/>
                <w:szCs w:val="24"/>
              </w:rPr>
            </w:pPr>
            <w:del w:id="3372" w:author="Author" w:date="2026-09-29T17:34:00Z" w16du:dateUtc="2026-09-29T22:34:00Z">
              <w:r w:rsidRPr="00362197" w:rsidDel="0090146E">
                <w:rPr>
                  <w:rFonts w:ascii="Times New Roman" w:hAnsi="Times New Roman" w:cs="Times New Roman"/>
                  <w:sz w:val="24"/>
                  <w:szCs w:val="24"/>
                </w:rPr>
                <w:delText>Brown</w:delText>
              </w:r>
            </w:del>
          </w:p>
        </w:tc>
        <w:tc>
          <w:tcPr>
            <w:tcW w:w="625" w:type="pct"/>
          </w:tcPr>
          <w:p w14:paraId="59746FD5" w14:textId="50E1A7C4" w:rsidR="00362197" w:rsidRPr="00362197" w:rsidDel="0090146E" w:rsidRDefault="00362197" w:rsidP="00A9029B">
            <w:pPr>
              <w:jc w:val="center"/>
              <w:rPr>
                <w:del w:id="3373" w:author="Author" w:date="2026-09-29T17:34:00Z" w16du:dateUtc="2026-09-29T22:34:00Z"/>
                <w:rFonts w:ascii="Times New Roman" w:hAnsi="Times New Roman" w:cs="Times New Roman"/>
                <w:sz w:val="24"/>
                <w:szCs w:val="24"/>
              </w:rPr>
            </w:pPr>
            <w:del w:id="3374" w:author="Author" w:date="2026-09-29T17:34:00Z" w16du:dateUtc="2026-09-29T22:34:00Z">
              <w:r w:rsidRPr="00362197" w:rsidDel="0090146E">
                <w:rPr>
                  <w:rFonts w:ascii="Times New Roman" w:hAnsi="Times New Roman" w:cs="Times New Roman"/>
                  <w:sz w:val="24"/>
                  <w:szCs w:val="24"/>
                </w:rPr>
                <w:delText>2</w:delText>
              </w:r>
            </w:del>
          </w:p>
        </w:tc>
        <w:tc>
          <w:tcPr>
            <w:tcW w:w="625" w:type="pct"/>
          </w:tcPr>
          <w:p w14:paraId="62F32388" w14:textId="7401213F" w:rsidR="00362197" w:rsidRPr="00362197" w:rsidDel="0090146E" w:rsidRDefault="00362197" w:rsidP="00A9029B">
            <w:pPr>
              <w:jc w:val="center"/>
              <w:rPr>
                <w:del w:id="3375" w:author="Author" w:date="2026-09-29T17:34:00Z" w16du:dateUtc="2026-09-29T22:34:00Z"/>
                <w:rFonts w:ascii="Times New Roman" w:hAnsi="Times New Roman" w:cs="Times New Roman"/>
                <w:sz w:val="24"/>
                <w:szCs w:val="24"/>
              </w:rPr>
            </w:pPr>
            <w:del w:id="3376" w:author="Author" w:date="2026-09-29T17:34:00Z" w16du:dateUtc="2026-09-29T22:34:00Z">
              <w:r w:rsidRPr="00362197" w:rsidDel="0090146E">
                <w:rPr>
                  <w:rFonts w:ascii="Times New Roman" w:hAnsi="Times New Roman" w:cs="Times New Roman"/>
                  <w:sz w:val="24"/>
                  <w:szCs w:val="24"/>
                </w:rPr>
                <w:delText>0.02</w:delText>
              </w:r>
            </w:del>
          </w:p>
        </w:tc>
        <w:tc>
          <w:tcPr>
            <w:tcW w:w="625" w:type="pct"/>
          </w:tcPr>
          <w:p w14:paraId="24A6FA7D" w14:textId="6A6564CC" w:rsidR="00362197" w:rsidRPr="00362197" w:rsidDel="0090146E" w:rsidRDefault="00362197" w:rsidP="00A9029B">
            <w:pPr>
              <w:jc w:val="center"/>
              <w:rPr>
                <w:del w:id="3377" w:author="Author" w:date="2026-09-29T17:34:00Z" w16du:dateUtc="2026-09-29T22:34:00Z"/>
                <w:rFonts w:ascii="Times New Roman" w:hAnsi="Times New Roman" w:cs="Times New Roman"/>
                <w:sz w:val="24"/>
                <w:szCs w:val="24"/>
              </w:rPr>
            </w:pPr>
          </w:p>
        </w:tc>
        <w:tc>
          <w:tcPr>
            <w:tcW w:w="625" w:type="pct"/>
          </w:tcPr>
          <w:p w14:paraId="34E45E55" w14:textId="4ED8CA23" w:rsidR="00362197" w:rsidRPr="00362197" w:rsidDel="0090146E" w:rsidRDefault="00362197" w:rsidP="00A9029B">
            <w:pPr>
              <w:jc w:val="center"/>
              <w:rPr>
                <w:del w:id="3378" w:author="Author" w:date="2026-09-29T17:34:00Z" w16du:dateUtc="2026-09-29T22:34:00Z"/>
                <w:rFonts w:ascii="Times New Roman" w:hAnsi="Times New Roman" w:cs="Times New Roman"/>
                <w:sz w:val="24"/>
                <w:szCs w:val="24"/>
              </w:rPr>
            </w:pPr>
          </w:p>
        </w:tc>
        <w:tc>
          <w:tcPr>
            <w:tcW w:w="625" w:type="pct"/>
          </w:tcPr>
          <w:p w14:paraId="3803C350" w14:textId="6DCF8D5C" w:rsidR="00362197" w:rsidRPr="00362197" w:rsidDel="0090146E" w:rsidRDefault="00362197" w:rsidP="00A9029B">
            <w:pPr>
              <w:jc w:val="center"/>
              <w:rPr>
                <w:del w:id="3379" w:author="Author" w:date="2026-09-29T17:34:00Z" w16du:dateUtc="2026-09-29T22:34:00Z"/>
                <w:rFonts w:ascii="Times New Roman" w:hAnsi="Times New Roman" w:cs="Times New Roman"/>
                <w:sz w:val="24"/>
                <w:szCs w:val="24"/>
              </w:rPr>
            </w:pPr>
          </w:p>
        </w:tc>
        <w:tc>
          <w:tcPr>
            <w:tcW w:w="625" w:type="pct"/>
          </w:tcPr>
          <w:p w14:paraId="0368A524" w14:textId="4E6EEACC" w:rsidR="00362197" w:rsidRPr="00362197" w:rsidDel="0090146E" w:rsidRDefault="00362197" w:rsidP="00A9029B">
            <w:pPr>
              <w:jc w:val="center"/>
              <w:rPr>
                <w:del w:id="3380" w:author="Author" w:date="2026-09-29T17:34:00Z" w16du:dateUtc="2026-09-29T22:34:00Z"/>
                <w:rFonts w:ascii="Times New Roman" w:hAnsi="Times New Roman" w:cs="Times New Roman"/>
                <w:sz w:val="24"/>
                <w:szCs w:val="24"/>
              </w:rPr>
            </w:pPr>
          </w:p>
        </w:tc>
      </w:tr>
      <w:tr w:rsidR="00362197" w:rsidRPr="00362197" w:rsidDel="0090146E" w14:paraId="175535DE" w14:textId="578BBC8B" w:rsidTr="00362197">
        <w:trPr>
          <w:del w:id="3381" w:author="Author" w:date="2026-09-29T17:34:00Z"/>
        </w:trPr>
        <w:tc>
          <w:tcPr>
            <w:tcW w:w="625" w:type="pct"/>
          </w:tcPr>
          <w:p w14:paraId="27933D0A" w14:textId="79D91323" w:rsidR="00362197" w:rsidRPr="00362197" w:rsidDel="0090146E" w:rsidRDefault="00362197" w:rsidP="006B23D6">
            <w:pPr>
              <w:jc w:val="both"/>
              <w:rPr>
                <w:del w:id="3382" w:author="Author" w:date="2026-09-29T17:34:00Z" w16du:dateUtc="2026-09-29T22:34:00Z"/>
                <w:rFonts w:ascii="Times New Roman" w:hAnsi="Times New Roman" w:cs="Times New Roman"/>
                <w:sz w:val="24"/>
                <w:szCs w:val="24"/>
              </w:rPr>
            </w:pPr>
          </w:p>
        </w:tc>
        <w:tc>
          <w:tcPr>
            <w:tcW w:w="625" w:type="pct"/>
          </w:tcPr>
          <w:p w14:paraId="56997163" w14:textId="3E849C43" w:rsidR="00362197" w:rsidRPr="00362197" w:rsidDel="0090146E" w:rsidRDefault="00362197" w:rsidP="006B23D6">
            <w:pPr>
              <w:jc w:val="both"/>
              <w:rPr>
                <w:del w:id="3383" w:author="Author" w:date="2026-09-29T17:34:00Z" w16du:dateUtc="2026-09-29T22:34:00Z"/>
                <w:rFonts w:ascii="Times New Roman" w:hAnsi="Times New Roman" w:cs="Times New Roman"/>
                <w:sz w:val="24"/>
                <w:szCs w:val="24"/>
              </w:rPr>
            </w:pPr>
            <w:del w:id="3384" w:author="Author" w:date="2026-09-29T17:34:00Z" w16du:dateUtc="2026-09-29T22:34:00Z">
              <w:r w:rsidRPr="00362197" w:rsidDel="0090146E">
                <w:rPr>
                  <w:rFonts w:ascii="Times New Roman" w:hAnsi="Times New Roman" w:cs="Times New Roman"/>
                  <w:sz w:val="24"/>
                  <w:szCs w:val="24"/>
                </w:rPr>
                <w:delText>Purple</w:delText>
              </w:r>
            </w:del>
          </w:p>
        </w:tc>
        <w:tc>
          <w:tcPr>
            <w:tcW w:w="625" w:type="pct"/>
          </w:tcPr>
          <w:p w14:paraId="579FCB1D" w14:textId="36D2458D" w:rsidR="00362197" w:rsidRPr="00362197" w:rsidDel="0090146E" w:rsidRDefault="00362197" w:rsidP="00A9029B">
            <w:pPr>
              <w:jc w:val="center"/>
              <w:rPr>
                <w:del w:id="3385" w:author="Author" w:date="2026-09-29T17:34:00Z" w16du:dateUtc="2026-09-29T22:34:00Z"/>
                <w:rFonts w:ascii="Times New Roman" w:hAnsi="Times New Roman" w:cs="Times New Roman"/>
                <w:sz w:val="24"/>
                <w:szCs w:val="24"/>
              </w:rPr>
            </w:pPr>
            <w:del w:id="3386" w:author="Author" w:date="2026-09-29T17:34:00Z" w16du:dateUtc="2026-09-29T22:34:00Z">
              <w:r w:rsidRPr="00362197" w:rsidDel="0090146E">
                <w:rPr>
                  <w:rFonts w:ascii="Times New Roman" w:hAnsi="Times New Roman" w:cs="Times New Roman"/>
                  <w:sz w:val="24"/>
                  <w:szCs w:val="24"/>
                </w:rPr>
                <w:delText>12</w:delText>
              </w:r>
            </w:del>
          </w:p>
        </w:tc>
        <w:tc>
          <w:tcPr>
            <w:tcW w:w="625" w:type="pct"/>
          </w:tcPr>
          <w:p w14:paraId="284003CF" w14:textId="43FD8719" w:rsidR="00362197" w:rsidRPr="00362197" w:rsidDel="0090146E" w:rsidRDefault="00362197" w:rsidP="00A9029B">
            <w:pPr>
              <w:jc w:val="center"/>
              <w:rPr>
                <w:del w:id="3387" w:author="Author" w:date="2026-09-29T17:34:00Z" w16du:dateUtc="2026-09-29T22:34:00Z"/>
                <w:rFonts w:ascii="Times New Roman" w:hAnsi="Times New Roman" w:cs="Times New Roman"/>
                <w:sz w:val="24"/>
                <w:szCs w:val="24"/>
              </w:rPr>
            </w:pPr>
            <w:del w:id="3388" w:author="Author" w:date="2026-09-29T17:34:00Z" w16du:dateUtc="2026-09-29T22:34:00Z">
              <w:r w:rsidRPr="00362197" w:rsidDel="0090146E">
                <w:rPr>
                  <w:rFonts w:ascii="Times New Roman" w:hAnsi="Times New Roman" w:cs="Times New Roman"/>
                  <w:sz w:val="24"/>
                  <w:szCs w:val="24"/>
                </w:rPr>
                <w:delText>0.15</w:delText>
              </w:r>
            </w:del>
          </w:p>
        </w:tc>
        <w:tc>
          <w:tcPr>
            <w:tcW w:w="625" w:type="pct"/>
          </w:tcPr>
          <w:p w14:paraId="3ADEE1BC" w14:textId="70349289" w:rsidR="00362197" w:rsidRPr="00362197" w:rsidDel="0090146E" w:rsidRDefault="00362197" w:rsidP="00A9029B">
            <w:pPr>
              <w:jc w:val="center"/>
              <w:rPr>
                <w:del w:id="3389" w:author="Author" w:date="2026-09-29T17:34:00Z" w16du:dateUtc="2026-09-29T22:34:00Z"/>
                <w:rFonts w:ascii="Times New Roman" w:hAnsi="Times New Roman" w:cs="Times New Roman"/>
                <w:sz w:val="24"/>
                <w:szCs w:val="24"/>
              </w:rPr>
            </w:pPr>
          </w:p>
        </w:tc>
        <w:tc>
          <w:tcPr>
            <w:tcW w:w="625" w:type="pct"/>
          </w:tcPr>
          <w:p w14:paraId="1386B25B" w14:textId="2BE68469" w:rsidR="00362197" w:rsidRPr="00362197" w:rsidDel="0090146E" w:rsidRDefault="00362197" w:rsidP="00A9029B">
            <w:pPr>
              <w:jc w:val="center"/>
              <w:rPr>
                <w:del w:id="3390" w:author="Author" w:date="2026-09-29T17:34:00Z" w16du:dateUtc="2026-09-29T22:34:00Z"/>
                <w:rFonts w:ascii="Times New Roman" w:hAnsi="Times New Roman" w:cs="Times New Roman"/>
                <w:sz w:val="24"/>
                <w:szCs w:val="24"/>
              </w:rPr>
            </w:pPr>
          </w:p>
        </w:tc>
        <w:tc>
          <w:tcPr>
            <w:tcW w:w="625" w:type="pct"/>
          </w:tcPr>
          <w:p w14:paraId="3175045B" w14:textId="457286B0" w:rsidR="00362197" w:rsidRPr="00362197" w:rsidDel="0090146E" w:rsidRDefault="00362197" w:rsidP="00A9029B">
            <w:pPr>
              <w:jc w:val="center"/>
              <w:rPr>
                <w:del w:id="3391" w:author="Author" w:date="2026-09-29T17:34:00Z" w16du:dateUtc="2026-09-29T22:34:00Z"/>
                <w:rFonts w:ascii="Times New Roman" w:hAnsi="Times New Roman" w:cs="Times New Roman"/>
                <w:sz w:val="24"/>
                <w:szCs w:val="24"/>
              </w:rPr>
            </w:pPr>
          </w:p>
        </w:tc>
        <w:tc>
          <w:tcPr>
            <w:tcW w:w="625" w:type="pct"/>
          </w:tcPr>
          <w:p w14:paraId="7134F2D8" w14:textId="55A5DFE8" w:rsidR="00362197" w:rsidRPr="00362197" w:rsidDel="0090146E" w:rsidRDefault="00362197" w:rsidP="00A9029B">
            <w:pPr>
              <w:jc w:val="center"/>
              <w:rPr>
                <w:del w:id="3392" w:author="Author" w:date="2026-09-29T17:34:00Z" w16du:dateUtc="2026-09-29T22:34:00Z"/>
                <w:rFonts w:ascii="Times New Roman" w:hAnsi="Times New Roman" w:cs="Times New Roman"/>
                <w:sz w:val="24"/>
                <w:szCs w:val="24"/>
              </w:rPr>
            </w:pPr>
          </w:p>
        </w:tc>
      </w:tr>
      <w:tr w:rsidR="00362197" w:rsidRPr="00362197" w:rsidDel="0090146E" w14:paraId="79CB7554" w14:textId="0BB51874" w:rsidTr="00362197">
        <w:trPr>
          <w:del w:id="3393" w:author="Author" w:date="2026-09-29T17:34:00Z"/>
        </w:trPr>
        <w:tc>
          <w:tcPr>
            <w:tcW w:w="625" w:type="pct"/>
          </w:tcPr>
          <w:p w14:paraId="3B00409E" w14:textId="26CD049A" w:rsidR="00362197" w:rsidRPr="00362197" w:rsidDel="0090146E" w:rsidRDefault="00362197" w:rsidP="006B23D6">
            <w:pPr>
              <w:jc w:val="both"/>
              <w:rPr>
                <w:del w:id="3394" w:author="Author" w:date="2026-09-29T17:34:00Z" w16du:dateUtc="2026-09-29T22:34:00Z"/>
                <w:rFonts w:ascii="Times New Roman" w:hAnsi="Times New Roman" w:cs="Times New Roman"/>
                <w:sz w:val="24"/>
                <w:szCs w:val="24"/>
              </w:rPr>
            </w:pPr>
          </w:p>
        </w:tc>
        <w:tc>
          <w:tcPr>
            <w:tcW w:w="625" w:type="pct"/>
          </w:tcPr>
          <w:p w14:paraId="13BBC55E" w14:textId="196F436C" w:rsidR="00362197" w:rsidRPr="00362197" w:rsidDel="0090146E" w:rsidRDefault="00362197" w:rsidP="006B23D6">
            <w:pPr>
              <w:jc w:val="both"/>
              <w:rPr>
                <w:del w:id="3395" w:author="Author" w:date="2026-09-29T17:34:00Z" w16du:dateUtc="2026-09-29T22:34:00Z"/>
                <w:rFonts w:ascii="Times New Roman" w:hAnsi="Times New Roman" w:cs="Times New Roman"/>
                <w:sz w:val="24"/>
                <w:szCs w:val="24"/>
              </w:rPr>
            </w:pPr>
            <w:del w:id="3396" w:author="Author" w:date="2026-09-29T17:34:00Z" w16du:dateUtc="2026-09-29T22:34:00Z">
              <w:r w:rsidRPr="00362197" w:rsidDel="0090146E">
                <w:rPr>
                  <w:rFonts w:ascii="Times New Roman" w:hAnsi="Times New Roman" w:cs="Times New Roman"/>
                  <w:sz w:val="24"/>
                  <w:szCs w:val="24"/>
                </w:rPr>
                <w:delText>Orange</w:delText>
              </w:r>
            </w:del>
          </w:p>
        </w:tc>
        <w:tc>
          <w:tcPr>
            <w:tcW w:w="625" w:type="pct"/>
          </w:tcPr>
          <w:p w14:paraId="258F6411" w14:textId="58388A76" w:rsidR="00362197" w:rsidRPr="00362197" w:rsidDel="0090146E" w:rsidRDefault="00362197" w:rsidP="00A9029B">
            <w:pPr>
              <w:jc w:val="center"/>
              <w:rPr>
                <w:del w:id="3397" w:author="Author" w:date="2026-09-29T17:34:00Z" w16du:dateUtc="2026-09-29T22:34:00Z"/>
                <w:rFonts w:ascii="Times New Roman" w:hAnsi="Times New Roman" w:cs="Times New Roman"/>
                <w:sz w:val="24"/>
                <w:szCs w:val="24"/>
              </w:rPr>
            </w:pPr>
            <w:del w:id="3398"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08FEAD81" w14:textId="76062FCD" w:rsidR="00362197" w:rsidRPr="00362197" w:rsidDel="0090146E" w:rsidRDefault="00362197" w:rsidP="00A9029B">
            <w:pPr>
              <w:jc w:val="center"/>
              <w:rPr>
                <w:del w:id="3399" w:author="Author" w:date="2026-09-29T17:34:00Z" w16du:dateUtc="2026-09-29T22:34:00Z"/>
                <w:rFonts w:ascii="Times New Roman" w:hAnsi="Times New Roman" w:cs="Times New Roman"/>
                <w:sz w:val="24"/>
                <w:szCs w:val="24"/>
              </w:rPr>
            </w:pPr>
            <w:del w:id="3400"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2D52F2B9" w14:textId="6664CAEC" w:rsidR="00362197" w:rsidRPr="00362197" w:rsidDel="0090146E" w:rsidRDefault="00362197" w:rsidP="00A9029B">
            <w:pPr>
              <w:jc w:val="center"/>
              <w:rPr>
                <w:del w:id="3401" w:author="Author" w:date="2026-09-29T17:34:00Z" w16du:dateUtc="2026-09-29T22:34:00Z"/>
                <w:rFonts w:ascii="Times New Roman" w:hAnsi="Times New Roman" w:cs="Times New Roman"/>
                <w:sz w:val="24"/>
                <w:szCs w:val="24"/>
              </w:rPr>
            </w:pPr>
          </w:p>
        </w:tc>
        <w:tc>
          <w:tcPr>
            <w:tcW w:w="625" w:type="pct"/>
          </w:tcPr>
          <w:p w14:paraId="62367A46" w14:textId="43C9BEE3" w:rsidR="00362197" w:rsidRPr="00362197" w:rsidDel="0090146E" w:rsidRDefault="00362197" w:rsidP="00A9029B">
            <w:pPr>
              <w:jc w:val="center"/>
              <w:rPr>
                <w:del w:id="3402" w:author="Author" w:date="2026-09-29T17:34:00Z" w16du:dateUtc="2026-09-29T22:34:00Z"/>
                <w:rFonts w:ascii="Times New Roman" w:hAnsi="Times New Roman" w:cs="Times New Roman"/>
                <w:sz w:val="24"/>
                <w:szCs w:val="24"/>
              </w:rPr>
            </w:pPr>
          </w:p>
        </w:tc>
        <w:tc>
          <w:tcPr>
            <w:tcW w:w="625" w:type="pct"/>
          </w:tcPr>
          <w:p w14:paraId="5EFDABD1" w14:textId="2DACEDAC" w:rsidR="00362197" w:rsidRPr="00362197" w:rsidDel="0090146E" w:rsidRDefault="00362197" w:rsidP="00A9029B">
            <w:pPr>
              <w:jc w:val="center"/>
              <w:rPr>
                <w:del w:id="3403" w:author="Author" w:date="2026-09-29T17:34:00Z" w16du:dateUtc="2026-09-29T22:34:00Z"/>
                <w:rFonts w:ascii="Times New Roman" w:hAnsi="Times New Roman" w:cs="Times New Roman"/>
                <w:sz w:val="24"/>
                <w:szCs w:val="24"/>
              </w:rPr>
            </w:pPr>
          </w:p>
        </w:tc>
        <w:tc>
          <w:tcPr>
            <w:tcW w:w="625" w:type="pct"/>
          </w:tcPr>
          <w:p w14:paraId="44B54957" w14:textId="5E26A5D7" w:rsidR="00362197" w:rsidRPr="00362197" w:rsidDel="0090146E" w:rsidRDefault="00362197" w:rsidP="00A9029B">
            <w:pPr>
              <w:jc w:val="center"/>
              <w:rPr>
                <w:del w:id="3404" w:author="Author" w:date="2026-09-29T17:34:00Z" w16du:dateUtc="2026-09-29T22:34:00Z"/>
                <w:rFonts w:ascii="Times New Roman" w:hAnsi="Times New Roman" w:cs="Times New Roman"/>
                <w:sz w:val="24"/>
                <w:szCs w:val="24"/>
              </w:rPr>
            </w:pPr>
          </w:p>
        </w:tc>
      </w:tr>
      <w:tr w:rsidR="00362197" w:rsidRPr="00362197" w:rsidDel="0090146E" w14:paraId="4EA6BFF5" w14:textId="09EAA7DE" w:rsidTr="00362197">
        <w:trPr>
          <w:del w:id="3405" w:author="Author" w:date="2026-09-29T17:34:00Z"/>
        </w:trPr>
        <w:tc>
          <w:tcPr>
            <w:tcW w:w="625" w:type="pct"/>
          </w:tcPr>
          <w:p w14:paraId="0D6118D8" w14:textId="3D77CA78" w:rsidR="00362197" w:rsidRPr="00362197" w:rsidDel="0090146E" w:rsidRDefault="00362197" w:rsidP="006B23D6">
            <w:pPr>
              <w:jc w:val="both"/>
              <w:rPr>
                <w:del w:id="3406" w:author="Author" w:date="2026-09-29T17:34:00Z" w16du:dateUtc="2026-09-29T22:34:00Z"/>
                <w:rFonts w:ascii="Times New Roman" w:hAnsi="Times New Roman" w:cs="Times New Roman"/>
                <w:sz w:val="24"/>
                <w:szCs w:val="24"/>
              </w:rPr>
            </w:pPr>
          </w:p>
        </w:tc>
        <w:tc>
          <w:tcPr>
            <w:tcW w:w="625" w:type="pct"/>
          </w:tcPr>
          <w:p w14:paraId="6102DDB9" w14:textId="73074485" w:rsidR="00362197" w:rsidRPr="00362197" w:rsidDel="0090146E" w:rsidRDefault="00362197" w:rsidP="006B23D6">
            <w:pPr>
              <w:jc w:val="both"/>
              <w:rPr>
                <w:del w:id="3407" w:author="Author" w:date="2026-09-29T17:34:00Z" w16du:dateUtc="2026-09-29T22:34:00Z"/>
                <w:rFonts w:ascii="Times New Roman" w:hAnsi="Times New Roman" w:cs="Times New Roman"/>
                <w:sz w:val="24"/>
                <w:szCs w:val="24"/>
              </w:rPr>
            </w:pPr>
            <w:del w:id="3408" w:author="Author" w:date="2026-09-29T17:34:00Z" w16du:dateUtc="2026-09-29T22:34:00Z">
              <w:r w:rsidRPr="00362197" w:rsidDel="0090146E">
                <w:rPr>
                  <w:rFonts w:ascii="Times New Roman" w:hAnsi="Times New Roman" w:cs="Times New Roman"/>
                  <w:sz w:val="24"/>
                  <w:szCs w:val="24"/>
                </w:rPr>
                <w:delText>Black</w:delText>
              </w:r>
            </w:del>
          </w:p>
        </w:tc>
        <w:tc>
          <w:tcPr>
            <w:tcW w:w="625" w:type="pct"/>
          </w:tcPr>
          <w:p w14:paraId="4600F872" w14:textId="3F3A6958" w:rsidR="00362197" w:rsidRPr="00362197" w:rsidDel="0090146E" w:rsidRDefault="00362197" w:rsidP="00A9029B">
            <w:pPr>
              <w:jc w:val="center"/>
              <w:rPr>
                <w:del w:id="3409" w:author="Author" w:date="2026-09-29T17:34:00Z" w16du:dateUtc="2026-09-29T22:34:00Z"/>
                <w:rFonts w:ascii="Times New Roman" w:hAnsi="Times New Roman" w:cs="Times New Roman"/>
                <w:sz w:val="24"/>
                <w:szCs w:val="24"/>
              </w:rPr>
            </w:pPr>
            <w:del w:id="3410" w:author="Author" w:date="2026-09-29T17:34:00Z" w16du:dateUtc="2026-09-29T22:34:00Z">
              <w:r w:rsidRPr="00362197" w:rsidDel="0090146E">
                <w:rPr>
                  <w:rFonts w:ascii="Times New Roman" w:hAnsi="Times New Roman" w:cs="Times New Roman"/>
                  <w:sz w:val="24"/>
                  <w:szCs w:val="24"/>
                </w:rPr>
                <w:delText>27</w:delText>
              </w:r>
            </w:del>
          </w:p>
        </w:tc>
        <w:tc>
          <w:tcPr>
            <w:tcW w:w="625" w:type="pct"/>
          </w:tcPr>
          <w:p w14:paraId="2E47F905" w14:textId="69D4A9D6" w:rsidR="00362197" w:rsidRPr="00362197" w:rsidDel="0090146E" w:rsidRDefault="00362197" w:rsidP="00A9029B">
            <w:pPr>
              <w:jc w:val="center"/>
              <w:rPr>
                <w:del w:id="3411" w:author="Author" w:date="2026-09-29T17:34:00Z" w16du:dateUtc="2026-09-29T22:34:00Z"/>
                <w:rFonts w:ascii="Times New Roman" w:hAnsi="Times New Roman" w:cs="Times New Roman"/>
                <w:sz w:val="24"/>
                <w:szCs w:val="24"/>
              </w:rPr>
            </w:pPr>
            <w:del w:id="3412" w:author="Author" w:date="2026-09-29T17:34:00Z" w16du:dateUtc="2026-09-29T22:34:00Z">
              <w:r w:rsidRPr="00362197" w:rsidDel="0090146E">
                <w:rPr>
                  <w:rFonts w:ascii="Times New Roman" w:hAnsi="Times New Roman" w:cs="Times New Roman"/>
                  <w:sz w:val="24"/>
                  <w:szCs w:val="24"/>
                </w:rPr>
                <w:delText>0.33</w:delText>
              </w:r>
            </w:del>
          </w:p>
        </w:tc>
        <w:tc>
          <w:tcPr>
            <w:tcW w:w="625" w:type="pct"/>
          </w:tcPr>
          <w:p w14:paraId="1A28F2DC" w14:textId="1E8478E5" w:rsidR="00362197" w:rsidRPr="00362197" w:rsidDel="0090146E" w:rsidRDefault="00362197" w:rsidP="00A9029B">
            <w:pPr>
              <w:jc w:val="center"/>
              <w:rPr>
                <w:del w:id="3413" w:author="Author" w:date="2026-09-29T17:34:00Z" w16du:dateUtc="2026-09-29T22:34:00Z"/>
                <w:rFonts w:ascii="Times New Roman" w:hAnsi="Times New Roman" w:cs="Times New Roman"/>
                <w:sz w:val="24"/>
                <w:szCs w:val="24"/>
              </w:rPr>
            </w:pPr>
          </w:p>
        </w:tc>
        <w:tc>
          <w:tcPr>
            <w:tcW w:w="625" w:type="pct"/>
          </w:tcPr>
          <w:p w14:paraId="2FF9A4AF" w14:textId="5B1EB039" w:rsidR="00362197" w:rsidRPr="00362197" w:rsidDel="0090146E" w:rsidRDefault="00362197" w:rsidP="00A9029B">
            <w:pPr>
              <w:jc w:val="center"/>
              <w:rPr>
                <w:del w:id="3414" w:author="Author" w:date="2026-09-29T17:34:00Z" w16du:dateUtc="2026-09-29T22:34:00Z"/>
                <w:rFonts w:ascii="Times New Roman" w:hAnsi="Times New Roman" w:cs="Times New Roman"/>
                <w:sz w:val="24"/>
                <w:szCs w:val="24"/>
              </w:rPr>
            </w:pPr>
          </w:p>
        </w:tc>
        <w:tc>
          <w:tcPr>
            <w:tcW w:w="625" w:type="pct"/>
          </w:tcPr>
          <w:p w14:paraId="172FA159" w14:textId="435B5C0A" w:rsidR="00362197" w:rsidRPr="00362197" w:rsidDel="0090146E" w:rsidRDefault="00362197" w:rsidP="00A9029B">
            <w:pPr>
              <w:jc w:val="center"/>
              <w:rPr>
                <w:del w:id="3415" w:author="Author" w:date="2026-09-29T17:34:00Z" w16du:dateUtc="2026-09-29T22:34:00Z"/>
                <w:rFonts w:ascii="Times New Roman" w:hAnsi="Times New Roman" w:cs="Times New Roman"/>
                <w:sz w:val="24"/>
                <w:szCs w:val="24"/>
              </w:rPr>
            </w:pPr>
          </w:p>
        </w:tc>
        <w:tc>
          <w:tcPr>
            <w:tcW w:w="625" w:type="pct"/>
          </w:tcPr>
          <w:p w14:paraId="194D89A8" w14:textId="22E6C39A" w:rsidR="00362197" w:rsidRPr="00362197" w:rsidDel="0090146E" w:rsidRDefault="00362197" w:rsidP="00A9029B">
            <w:pPr>
              <w:jc w:val="center"/>
              <w:rPr>
                <w:del w:id="3416" w:author="Author" w:date="2026-09-29T17:34:00Z" w16du:dateUtc="2026-09-29T22:34:00Z"/>
                <w:rFonts w:ascii="Times New Roman" w:hAnsi="Times New Roman" w:cs="Times New Roman"/>
                <w:sz w:val="24"/>
                <w:szCs w:val="24"/>
              </w:rPr>
            </w:pPr>
          </w:p>
        </w:tc>
      </w:tr>
      <w:tr w:rsidR="00362197" w:rsidRPr="00362197" w:rsidDel="0090146E" w14:paraId="2016C949" w14:textId="65B9C696" w:rsidTr="00362197">
        <w:trPr>
          <w:del w:id="3417" w:author="Author" w:date="2026-09-29T17:34:00Z"/>
        </w:trPr>
        <w:tc>
          <w:tcPr>
            <w:tcW w:w="625" w:type="pct"/>
          </w:tcPr>
          <w:p w14:paraId="6E1EF03E" w14:textId="0A36969D" w:rsidR="00362197" w:rsidRPr="00362197" w:rsidDel="0090146E" w:rsidRDefault="00362197" w:rsidP="006B23D6">
            <w:pPr>
              <w:jc w:val="both"/>
              <w:rPr>
                <w:del w:id="3418" w:author="Author" w:date="2026-09-29T17:34:00Z" w16du:dateUtc="2026-09-29T22:34:00Z"/>
                <w:rFonts w:ascii="Times New Roman" w:hAnsi="Times New Roman" w:cs="Times New Roman"/>
                <w:sz w:val="24"/>
                <w:szCs w:val="24"/>
              </w:rPr>
            </w:pPr>
          </w:p>
        </w:tc>
        <w:tc>
          <w:tcPr>
            <w:tcW w:w="625" w:type="pct"/>
          </w:tcPr>
          <w:p w14:paraId="33F37D59" w14:textId="161A2D43" w:rsidR="00362197" w:rsidRPr="00362197" w:rsidDel="0090146E" w:rsidRDefault="00362197" w:rsidP="006B23D6">
            <w:pPr>
              <w:jc w:val="both"/>
              <w:rPr>
                <w:del w:id="3419" w:author="Author" w:date="2026-09-29T17:34:00Z" w16du:dateUtc="2026-09-29T22:34:00Z"/>
                <w:rFonts w:ascii="Times New Roman" w:hAnsi="Times New Roman" w:cs="Times New Roman"/>
                <w:sz w:val="24"/>
                <w:szCs w:val="24"/>
              </w:rPr>
            </w:pPr>
            <w:del w:id="3420" w:author="Author" w:date="2026-09-29T17:34:00Z" w16du:dateUtc="2026-09-29T22:34:00Z">
              <w:r w:rsidRPr="00362197" w:rsidDel="0090146E">
                <w:rPr>
                  <w:rFonts w:ascii="Times New Roman" w:hAnsi="Times New Roman" w:cs="Times New Roman"/>
                  <w:sz w:val="24"/>
                  <w:szCs w:val="24"/>
                </w:rPr>
                <w:delText>Red</w:delText>
              </w:r>
            </w:del>
          </w:p>
        </w:tc>
        <w:tc>
          <w:tcPr>
            <w:tcW w:w="625" w:type="pct"/>
          </w:tcPr>
          <w:p w14:paraId="1F1C9EDE" w14:textId="13AA9CF2" w:rsidR="00362197" w:rsidRPr="00362197" w:rsidDel="0090146E" w:rsidRDefault="00362197" w:rsidP="00A9029B">
            <w:pPr>
              <w:jc w:val="center"/>
              <w:rPr>
                <w:del w:id="3421" w:author="Author" w:date="2026-09-29T17:34:00Z" w16du:dateUtc="2026-09-29T22:34:00Z"/>
                <w:rFonts w:ascii="Times New Roman" w:hAnsi="Times New Roman" w:cs="Times New Roman"/>
                <w:sz w:val="24"/>
                <w:szCs w:val="24"/>
              </w:rPr>
            </w:pPr>
            <w:del w:id="3422" w:author="Author" w:date="2026-09-29T17:34:00Z" w16du:dateUtc="2026-09-29T22:34:00Z">
              <w:r w:rsidRPr="00362197" w:rsidDel="0090146E">
                <w:rPr>
                  <w:rFonts w:ascii="Times New Roman" w:hAnsi="Times New Roman" w:cs="Times New Roman"/>
                  <w:sz w:val="24"/>
                  <w:szCs w:val="24"/>
                </w:rPr>
                <w:delText>13</w:delText>
              </w:r>
            </w:del>
          </w:p>
        </w:tc>
        <w:tc>
          <w:tcPr>
            <w:tcW w:w="625" w:type="pct"/>
          </w:tcPr>
          <w:p w14:paraId="280774D4" w14:textId="0B623CFC" w:rsidR="00362197" w:rsidRPr="00362197" w:rsidDel="0090146E" w:rsidRDefault="00362197" w:rsidP="00A9029B">
            <w:pPr>
              <w:jc w:val="center"/>
              <w:rPr>
                <w:del w:id="3423" w:author="Author" w:date="2026-09-29T17:34:00Z" w16du:dateUtc="2026-09-29T22:34:00Z"/>
                <w:rFonts w:ascii="Times New Roman" w:hAnsi="Times New Roman" w:cs="Times New Roman"/>
                <w:sz w:val="24"/>
                <w:szCs w:val="24"/>
              </w:rPr>
            </w:pPr>
            <w:del w:id="3424" w:author="Author" w:date="2026-09-29T17:34:00Z" w16du:dateUtc="2026-09-29T22:34:00Z">
              <w:r w:rsidRPr="00362197" w:rsidDel="0090146E">
                <w:rPr>
                  <w:rFonts w:ascii="Times New Roman" w:hAnsi="Times New Roman" w:cs="Times New Roman"/>
                  <w:sz w:val="24"/>
                  <w:szCs w:val="24"/>
                </w:rPr>
                <w:delText>0.16</w:delText>
              </w:r>
            </w:del>
          </w:p>
        </w:tc>
        <w:tc>
          <w:tcPr>
            <w:tcW w:w="625" w:type="pct"/>
          </w:tcPr>
          <w:p w14:paraId="4119BC1D" w14:textId="52CA4F9C" w:rsidR="00362197" w:rsidRPr="00362197" w:rsidDel="0090146E" w:rsidRDefault="00362197" w:rsidP="00A9029B">
            <w:pPr>
              <w:jc w:val="center"/>
              <w:rPr>
                <w:del w:id="3425" w:author="Author" w:date="2026-09-29T17:34:00Z" w16du:dateUtc="2026-09-29T22:34:00Z"/>
                <w:rFonts w:ascii="Times New Roman" w:hAnsi="Times New Roman" w:cs="Times New Roman"/>
                <w:sz w:val="24"/>
                <w:szCs w:val="24"/>
              </w:rPr>
            </w:pPr>
          </w:p>
        </w:tc>
        <w:tc>
          <w:tcPr>
            <w:tcW w:w="625" w:type="pct"/>
          </w:tcPr>
          <w:p w14:paraId="135268DF" w14:textId="365CF920" w:rsidR="00362197" w:rsidRPr="00362197" w:rsidDel="0090146E" w:rsidRDefault="00362197" w:rsidP="00A9029B">
            <w:pPr>
              <w:jc w:val="center"/>
              <w:rPr>
                <w:del w:id="3426" w:author="Author" w:date="2026-09-29T17:34:00Z" w16du:dateUtc="2026-09-29T22:34:00Z"/>
                <w:rFonts w:ascii="Times New Roman" w:hAnsi="Times New Roman" w:cs="Times New Roman"/>
                <w:sz w:val="24"/>
                <w:szCs w:val="24"/>
              </w:rPr>
            </w:pPr>
          </w:p>
        </w:tc>
        <w:tc>
          <w:tcPr>
            <w:tcW w:w="625" w:type="pct"/>
          </w:tcPr>
          <w:p w14:paraId="5B8DFFA9" w14:textId="27CE1838" w:rsidR="00362197" w:rsidRPr="00362197" w:rsidDel="0090146E" w:rsidRDefault="00362197" w:rsidP="00A9029B">
            <w:pPr>
              <w:jc w:val="center"/>
              <w:rPr>
                <w:del w:id="3427" w:author="Author" w:date="2026-09-29T17:34:00Z" w16du:dateUtc="2026-09-29T22:34:00Z"/>
                <w:rFonts w:ascii="Times New Roman" w:hAnsi="Times New Roman" w:cs="Times New Roman"/>
                <w:sz w:val="24"/>
                <w:szCs w:val="24"/>
              </w:rPr>
            </w:pPr>
          </w:p>
        </w:tc>
        <w:tc>
          <w:tcPr>
            <w:tcW w:w="625" w:type="pct"/>
          </w:tcPr>
          <w:p w14:paraId="7195EFA0" w14:textId="2883DCC9" w:rsidR="00362197" w:rsidRPr="00362197" w:rsidDel="0090146E" w:rsidRDefault="00362197" w:rsidP="00A9029B">
            <w:pPr>
              <w:jc w:val="center"/>
              <w:rPr>
                <w:del w:id="3428" w:author="Author" w:date="2026-09-29T17:34:00Z" w16du:dateUtc="2026-09-29T22:34:00Z"/>
                <w:rFonts w:ascii="Times New Roman" w:hAnsi="Times New Roman" w:cs="Times New Roman"/>
                <w:sz w:val="24"/>
                <w:szCs w:val="24"/>
              </w:rPr>
            </w:pPr>
          </w:p>
        </w:tc>
      </w:tr>
      <w:tr w:rsidR="00362197" w:rsidRPr="00362197" w:rsidDel="0090146E" w14:paraId="2772E79E" w14:textId="3394619C" w:rsidTr="00362197">
        <w:trPr>
          <w:del w:id="3429" w:author="Author" w:date="2026-09-29T17:34:00Z"/>
        </w:trPr>
        <w:tc>
          <w:tcPr>
            <w:tcW w:w="625" w:type="pct"/>
          </w:tcPr>
          <w:p w14:paraId="2534A83F" w14:textId="230451D8" w:rsidR="00362197" w:rsidRPr="00362197" w:rsidDel="0090146E" w:rsidRDefault="00362197" w:rsidP="006B23D6">
            <w:pPr>
              <w:jc w:val="both"/>
              <w:rPr>
                <w:del w:id="3430" w:author="Author" w:date="2026-09-29T17:34:00Z" w16du:dateUtc="2026-09-29T22:34:00Z"/>
                <w:rFonts w:ascii="Times New Roman" w:hAnsi="Times New Roman" w:cs="Times New Roman"/>
                <w:sz w:val="24"/>
                <w:szCs w:val="24"/>
              </w:rPr>
            </w:pPr>
          </w:p>
        </w:tc>
        <w:tc>
          <w:tcPr>
            <w:tcW w:w="625" w:type="pct"/>
          </w:tcPr>
          <w:p w14:paraId="70275199" w14:textId="4A8001FB" w:rsidR="00362197" w:rsidRPr="00362197" w:rsidDel="0090146E" w:rsidRDefault="00362197" w:rsidP="006B23D6">
            <w:pPr>
              <w:jc w:val="both"/>
              <w:rPr>
                <w:del w:id="3431" w:author="Author" w:date="2026-09-29T17:34:00Z" w16du:dateUtc="2026-09-29T22:34:00Z"/>
                <w:rFonts w:ascii="Times New Roman" w:hAnsi="Times New Roman" w:cs="Times New Roman"/>
                <w:sz w:val="24"/>
                <w:szCs w:val="24"/>
              </w:rPr>
            </w:pPr>
            <w:del w:id="3432" w:author="Author" w:date="2026-09-29T17:34:00Z" w16du:dateUtc="2026-09-29T22:34:00Z">
              <w:r w:rsidRPr="00362197" w:rsidDel="0090146E">
                <w:rPr>
                  <w:rFonts w:ascii="Times New Roman" w:hAnsi="Times New Roman" w:cs="Times New Roman"/>
                  <w:sz w:val="24"/>
                  <w:szCs w:val="24"/>
                </w:rPr>
                <w:delText>Red to purple</w:delText>
              </w:r>
            </w:del>
          </w:p>
        </w:tc>
        <w:tc>
          <w:tcPr>
            <w:tcW w:w="625" w:type="pct"/>
          </w:tcPr>
          <w:p w14:paraId="2F725D2F" w14:textId="36ACCE7A" w:rsidR="00362197" w:rsidRPr="00362197" w:rsidDel="0090146E" w:rsidRDefault="00362197" w:rsidP="00A9029B">
            <w:pPr>
              <w:jc w:val="center"/>
              <w:rPr>
                <w:del w:id="3433" w:author="Author" w:date="2026-09-29T17:34:00Z" w16du:dateUtc="2026-09-29T22:34:00Z"/>
                <w:rFonts w:ascii="Times New Roman" w:hAnsi="Times New Roman" w:cs="Times New Roman"/>
                <w:sz w:val="24"/>
                <w:szCs w:val="24"/>
              </w:rPr>
            </w:pPr>
            <w:del w:id="3434" w:author="Author" w:date="2026-09-29T17:34:00Z" w16du:dateUtc="2026-09-29T22:34:00Z">
              <w:r w:rsidRPr="00362197" w:rsidDel="0090146E">
                <w:rPr>
                  <w:rFonts w:ascii="Times New Roman" w:hAnsi="Times New Roman" w:cs="Times New Roman"/>
                  <w:sz w:val="24"/>
                  <w:szCs w:val="24"/>
                </w:rPr>
                <w:delText>12</w:delText>
              </w:r>
            </w:del>
          </w:p>
        </w:tc>
        <w:tc>
          <w:tcPr>
            <w:tcW w:w="625" w:type="pct"/>
          </w:tcPr>
          <w:p w14:paraId="516D9EA1" w14:textId="4512F285" w:rsidR="00362197" w:rsidRPr="00362197" w:rsidDel="0090146E" w:rsidRDefault="00362197" w:rsidP="00A9029B">
            <w:pPr>
              <w:jc w:val="center"/>
              <w:rPr>
                <w:del w:id="3435" w:author="Author" w:date="2026-09-29T17:34:00Z" w16du:dateUtc="2026-09-29T22:34:00Z"/>
                <w:rFonts w:ascii="Times New Roman" w:hAnsi="Times New Roman" w:cs="Times New Roman"/>
                <w:sz w:val="24"/>
                <w:szCs w:val="24"/>
              </w:rPr>
            </w:pPr>
            <w:del w:id="3436" w:author="Author" w:date="2026-09-29T17:34:00Z" w16du:dateUtc="2026-09-29T22:34:00Z">
              <w:r w:rsidRPr="00362197" w:rsidDel="0090146E">
                <w:rPr>
                  <w:rFonts w:ascii="Times New Roman" w:hAnsi="Times New Roman" w:cs="Times New Roman"/>
                  <w:sz w:val="24"/>
                  <w:szCs w:val="24"/>
                </w:rPr>
                <w:delText>0.15</w:delText>
              </w:r>
            </w:del>
          </w:p>
        </w:tc>
        <w:tc>
          <w:tcPr>
            <w:tcW w:w="625" w:type="pct"/>
          </w:tcPr>
          <w:p w14:paraId="756B560F" w14:textId="02EEAC77" w:rsidR="00362197" w:rsidRPr="00362197" w:rsidDel="0090146E" w:rsidRDefault="00362197" w:rsidP="00A9029B">
            <w:pPr>
              <w:jc w:val="center"/>
              <w:rPr>
                <w:del w:id="3437" w:author="Author" w:date="2026-09-29T17:34:00Z" w16du:dateUtc="2026-09-29T22:34:00Z"/>
                <w:rFonts w:ascii="Times New Roman" w:hAnsi="Times New Roman" w:cs="Times New Roman"/>
                <w:sz w:val="24"/>
                <w:szCs w:val="24"/>
              </w:rPr>
            </w:pPr>
          </w:p>
        </w:tc>
        <w:tc>
          <w:tcPr>
            <w:tcW w:w="625" w:type="pct"/>
          </w:tcPr>
          <w:p w14:paraId="31D179E8" w14:textId="195B0409" w:rsidR="00362197" w:rsidRPr="00362197" w:rsidDel="0090146E" w:rsidRDefault="00362197" w:rsidP="00A9029B">
            <w:pPr>
              <w:jc w:val="center"/>
              <w:rPr>
                <w:del w:id="3438" w:author="Author" w:date="2026-09-29T17:34:00Z" w16du:dateUtc="2026-09-29T22:34:00Z"/>
                <w:rFonts w:ascii="Times New Roman" w:hAnsi="Times New Roman" w:cs="Times New Roman"/>
                <w:sz w:val="24"/>
                <w:szCs w:val="24"/>
              </w:rPr>
            </w:pPr>
          </w:p>
        </w:tc>
        <w:tc>
          <w:tcPr>
            <w:tcW w:w="625" w:type="pct"/>
          </w:tcPr>
          <w:p w14:paraId="4C3E87E1" w14:textId="53B68697" w:rsidR="00362197" w:rsidRPr="00362197" w:rsidDel="0090146E" w:rsidRDefault="00362197" w:rsidP="00A9029B">
            <w:pPr>
              <w:jc w:val="center"/>
              <w:rPr>
                <w:del w:id="3439" w:author="Author" w:date="2026-09-29T17:34:00Z" w16du:dateUtc="2026-09-29T22:34:00Z"/>
                <w:rFonts w:ascii="Times New Roman" w:hAnsi="Times New Roman" w:cs="Times New Roman"/>
                <w:sz w:val="24"/>
                <w:szCs w:val="24"/>
              </w:rPr>
            </w:pPr>
          </w:p>
        </w:tc>
        <w:tc>
          <w:tcPr>
            <w:tcW w:w="625" w:type="pct"/>
          </w:tcPr>
          <w:p w14:paraId="15EFB156" w14:textId="1C563DFA" w:rsidR="00362197" w:rsidRPr="00362197" w:rsidDel="0090146E" w:rsidRDefault="00362197" w:rsidP="00A9029B">
            <w:pPr>
              <w:jc w:val="center"/>
              <w:rPr>
                <w:del w:id="3440" w:author="Author" w:date="2026-09-29T17:34:00Z" w16du:dateUtc="2026-09-29T22:34:00Z"/>
                <w:rFonts w:ascii="Times New Roman" w:hAnsi="Times New Roman" w:cs="Times New Roman"/>
                <w:sz w:val="24"/>
                <w:szCs w:val="24"/>
              </w:rPr>
            </w:pPr>
          </w:p>
        </w:tc>
      </w:tr>
      <w:tr w:rsidR="00362197" w:rsidRPr="00362197" w:rsidDel="0090146E" w14:paraId="7A5B5E98" w14:textId="4724A3E4" w:rsidTr="00362197">
        <w:trPr>
          <w:del w:id="3441" w:author="Author" w:date="2026-09-29T17:34:00Z"/>
        </w:trPr>
        <w:tc>
          <w:tcPr>
            <w:tcW w:w="625" w:type="pct"/>
          </w:tcPr>
          <w:p w14:paraId="7E2C54CA" w14:textId="5E716394" w:rsidR="00362197" w:rsidRPr="00362197" w:rsidDel="0090146E" w:rsidRDefault="00362197" w:rsidP="006B23D6">
            <w:pPr>
              <w:jc w:val="both"/>
              <w:rPr>
                <w:del w:id="3442" w:author="Author" w:date="2026-09-29T17:34:00Z" w16du:dateUtc="2026-09-29T22:34:00Z"/>
                <w:rFonts w:ascii="Times New Roman" w:hAnsi="Times New Roman" w:cs="Times New Roman"/>
                <w:sz w:val="24"/>
                <w:szCs w:val="24"/>
              </w:rPr>
            </w:pPr>
          </w:p>
        </w:tc>
        <w:tc>
          <w:tcPr>
            <w:tcW w:w="625" w:type="pct"/>
          </w:tcPr>
          <w:p w14:paraId="05BDB2A9" w14:textId="66BA12D0" w:rsidR="00362197" w:rsidRPr="00362197" w:rsidDel="0090146E" w:rsidRDefault="00362197" w:rsidP="006B23D6">
            <w:pPr>
              <w:jc w:val="both"/>
              <w:rPr>
                <w:del w:id="3443" w:author="Author" w:date="2026-09-29T17:34:00Z" w16du:dateUtc="2026-09-29T22:34:00Z"/>
                <w:rFonts w:ascii="Times New Roman" w:hAnsi="Times New Roman" w:cs="Times New Roman"/>
                <w:sz w:val="24"/>
                <w:szCs w:val="24"/>
              </w:rPr>
            </w:pPr>
            <w:del w:id="3444" w:author="Author" w:date="2026-09-29T17:34:00Z" w16du:dateUtc="2026-09-29T22:34:00Z">
              <w:r w:rsidRPr="00362197" w:rsidDel="0090146E">
                <w:rPr>
                  <w:rFonts w:ascii="Times New Roman" w:hAnsi="Times New Roman" w:cs="Times New Roman"/>
                  <w:sz w:val="24"/>
                  <w:szCs w:val="24"/>
                </w:rPr>
                <w:delText>Pink</w:delText>
              </w:r>
            </w:del>
          </w:p>
        </w:tc>
        <w:tc>
          <w:tcPr>
            <w:tcW w:w="625" w:type="pct"/>
          </w:tcPr>
          <w:p w14:paraId="597BB8D0" w14:textId="78CCCD7E" w:rsidR="00362197" w:rsidRPr="00362197" w:rsidDel="0090146E" w:rsidRDefault="00362197" w:rsidP="00A9029B">
            <w:pPr>
              <w:jc w:val="center"/>
              <w:rPr>
                <w:del w:id="3445" w:author="Author" w:date="2026-09-29T17:34:00Z" w16du:dateUtc="2026-09-29T22:34:00Z"/>
                <w:rFonts w:ascii="Times New Roman" w:hAnsi="Times New Roman" w:cs="Times New Roman"/>
                <w:sz w:val="24"/>
                <w:szCs w:val="24"/>
              </w:rPr>
            </w:pPr>
            <w:del w:id="3446"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7A6DDEF9" w14:textId="2D817AF4" w:rsidR="00362197" w:rsidRPr="00362197" w:rsidDel="0090146E" w:rsidRDefault="00362197" w:rsidP="00A9029B">
            <w:pPr>
              <w:jc w:val="center"/>
              <w:rPr>
                <w:del w:id="3447" w:author="Author" w:date="2026-09-29T17:34:00Z" w16du:dateUtc="2026-09-29T22:34:00Z"/>
                <w:rFonts w:ascii="Times New Roman" w:hAnsi="Times New Roman" w:cs="Times New Roman"/>
                <w:sz w:val="24"/>
                <w:szCs w:val="24"/>
              </w:rPr>
            </w:pPr>
            <w:del w:id="3448"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640FE75F" w14:textId="5B56BA9B" w:rsidR="00362197" w:rsidRPr="00362197" w:rsidDel="0090146E" w:rsidRDefault="00362197" w:rsidP="00A9029B">
            <w:pPr>
              <w:jc w:val="center"/>
              <w:rPr>
                <w:del w:id="3449" w:author="Author" w:date="2026-09-29T17:34:00Z" w16du:dateUtc="2026-09-29T22:34:00Z"/>
                <w:rFonts w:ascii="Times New Roman" w:hAnsi="Times New Roman" w:cs="Times New Roman"/>
                <w:sz w:val="24"/>
                <w:szCs w:val="24"/>
              </w:rPr>
            </w:pPr>
          </w:p>
        </w:tc>
        <w:tc>
          <w:tcPr>
            <w:tcW w:w="625" w:type="pct"/>
          </w:tcPr>
          <w:p w14:paraId="512C1D86" w14:textId="2941AF97" w:rsidR="00362197" w:rsidRPr="00362197" w:rsidDel="0090146E" w:rsidRDefault="00362197" w:rsidP="00A9029B">
            <w:pPr>
              <w:jc w:val="center"/>
              <w:rPr>
                <w:del w:id="3450" w:author="Author" w:date="2026-09-29T17:34:00Z" w16du:dateUtc="2026-09-29T22:34:00Z"/>
                <w:rFonts w:ascii="Times New Roman" w:hAnsi="Times New Roman" w:cs="Times New Roman"/>
                <w:sz w:val="24"/>
                <w:szCs w:val="24"/>
              </w:rPr>
            </w:pPr>
          </w:p>
        </w:tc>
        <w:tc>
          <w:tcPr>
            <w:tcW w:w="625" w:type="pct"/>
          </w:tcPr>
          <w:p w14:paraId="24757ABE" w14:textId="57FA012E" w:rsidR="00362197" w:rsidRPr="00362197" w:rsidDel="0090146E" w:rsidRDefault="00362197" w:rsidP="00A9029B">
            <w:pPr>
              <w:jc w:val="center"/>
              <w:rPr>
                <w:del w:id="3451" w:author="Author" w:date="2026-09-29T17:34:00Z" w16du:dateUtc="2026-09-29T22:34:00Z"/>
                <w:rFonts w:ascii="Times New Roman" w:hAnsi="Times New Roman" w:cs="Times New Roman"/>
                <w:sz w:val="24"/>
                <w:szCs w:val="24"/>
              </w:rPr>
            </w:pPr>
          </w:p>
        </w:tc>
        <w:tc>
          <w:tcPr>
            <w:tcW w:w="625" w:type="pct"/>
          </w:tcPr>
          <w:p w14:paraId="49F2956D" w14:textId="2D0C2CEF" w:rsidR="00362197" w:rsidRPr="00362197" w:rsidDel="0090146E" w:rsidRDefault="00362197" w:rsidP="00A9029B">
            <w:pPr>
              <w:jc w:val="center"/>
              <w:rPr>
                <w:del w:id="3452" w:author="Author" w:date="2026-09-29T17:34:00Z" w16du:dateUtc="2026-09-29T22:34:00Z"/>
                <w:rFonts w:ascii="Times New Roman" w:hAnsi="Times New Roman" w:cs="Times New Roman"/>
                <w:sz w:val="24"/>
                <w:szCs w:val="24"/>
              </w:rPr>
            </w:pPr>
          </w:p>
        </w:tc>
      </w:tr>
      <w:tr w:rsidR="00362197" w:rsidRPr="00362197" w:rsidDel="0090146E" w14:paraId="32694407" w14:textId="1806776E" w:rsidTr="00362197">
        <w:trPr>
          <w:del w:id="3453" w:author="Author" w:date="2026-09-29T17:34:00Z"/>
        </w:trPr>
        <w:tc>
          <w:tcPr>
            <w:tcW w:w="625" w:type="pct"/>
          </w:tcPr>
          <w:p w14:paraId="1E48F1EB" w14:textId="7B4F9C64" w:rsidR="00362197" w:rsidRPr="00362197" w:rsidDel="0090146E" w:rsidRDefault="00362197" w:rsidP="006B23D6">
            <w:pPr>
              <w:jc w:val="both"/>
              <w:rPr>
                <w:del w:id="3454" w:author="Author" w:date="2026-09-29T17:34:00Z" w16du:dateUtc="2026-09-29T22:34:00Z"/>
                <w:rFonts w:ascii="Times New Roman" w:hAnsi="Times New Roman" w:cs="Times New Roman"/>
                <w:sz w:val="24"/>
                <w:szCs w:val="24"/>
              </w:rPr>
            </w:pPr>
            <w:del w:id="3455" w:author="Author" w:date="2026-09-29T17:34:00Z" w16du:dateUtc="2026-09-29T22:34:00Z">
              <w:r w:rsidRPr="00362197" w:rsidDel="0090146E">
                <w:rPr>
                  <w:rFonts w:ascii="Times New Roman" w:hAnsi="Times New Roman" w:cs="Times New Roman"/>
                  <w:sz w:val="24"/>
                  <w:szCs w:val="24"/>
                </w:rPr>
                <w:delText>Lighter seed coat color</w:delText>
              </w:r>
            </w:del>
          </w:p>
        </w:tc>
        <w:tc>
          <w:tcPr>
            <w:tcW w:w="625" w:type="pct"/>
          </w:tcPr>
          <w:p w14:paraId="6F759238" w14:textId="194FA4E9" w:rsidR="00362197" w:rsidRPr="00362197" w:rsidDel="0090146E" w:rsidRDefault="00362197" w:rsidP="006B23D6">
            <w:pPr>
              <w:jc w:val="both"/>
              <w:rPr>
                <w:del w:id="3456" w:author="Author" w:date="2026-09-29T17:34:00Z" w16du:dateUtc="2026-09-29T22:34:00Z"/>
                <w:rFonts w:ascii="Times New Roman" w:hAnsi="Times New Roman" w:cs="Times New Roman"/>
                <w:sz w:val="24"/>
                <w:szCs w:val="24"/>
              </w:rPr>
            </w:pPr>
            <w:del w:id="3457" w:author="Author" w:date="2026-09-29T17:34:00Z" w16du:dateUtc="2026-09-29T22:34:00Z">
              <w:r w:rsidRPr="00362197" w:rsidDel="0090146E">
                <w:rPr>
                  <w:rFonts w:ascii="Times New Roman" w:hAnsi="Times New Roman" w:cs="Times New Roman"/>
                  <w:sz w:val="24"/>
                  <w:szCs w:val="24"/>
                </w:rPr>
                <w:delText>Absent</w:delText>
              </w:r>
            </w:del>
          </w:p>
        </w:tc>
        <w:tc>
          <w:tcPr>
            <w:tcW w:w="625" w:type="pct"/>
          </w:tcPr>
          <w:p w14:paraId="0C7763FC" w14:textId="186A1307" w:rsidR="00362197" w:rsidRPr="00362197" w:rsidDel="0090146E" w:rsidRDefault="00362197" w:rsidP="00A9029B">
            <w:pPr>
              <w:jc w:val="center"/>
              <w:rPr>
                <w:del w:id="3458" w:author="Author" w:date="2026-09-29T17:34:00Z" w16du:dateUtc="2026-09-29T22:34:00Z"/>
                <w:rFonts w:ascii="Times New Roman" w:hAnsi="Times New Roman" w:cs="Times New Roman"/>
                <w:sz w:val="24"/>
                <w:szCs w:val="24"/>
              </w:rPr>
            </w:pPr>
            <w:del w:id="3459" w:author="Author" w:date="2026-09-29T17:34:00Z" w16du:dateUtc="2026-09-29T22:34:00Z">
              <w:r w:rsidRPr="00362197" w:rsidDel="0090146E">
                <w:rPr>
                  <w:rFonts w:ascii="Times New Roman" w:hAnsi="Times New Roman" w:cs="Times New Roman"/>
                  <w:sz w:val="24"/>
                  <w:szCs w:val="24"/>
                </w:rPr>
                <w:delText>22</w:delText>
              </w:r>
            </w:del>
          </w:p>
        </w:tc>
        <w:tc>
          <w:tcPr>
            <w:tcW w:w="625" w:type="pct"/>
          </w:tcPr>
          <w:p w14:paraId="5B4374EA" w14:textId="2104A631" w:rsidR="00362197" w:rsidRPr="00362197" w:rsidDel="0090146E" w:rsidRDefault="00362197" w:rsidP="00A9029B">
            <w:pPr>
              <w:jc w:val="center"/>
              <w:rPr>
                <w:del w:id="3460" w:author="Author" w:date="2026-09-29T17:34:00Z" w16du:dateUtc="2026-09-29T22:34:00Z"/>
                <w:rFonts w:ascii="Times New Roman" w:hAnsi="Times New Roman" w:cs="Times New Roman"/>
                <w:sz w:val="24"/>
                <w:szCs w:val="24"/>
              </w:rPr>
            </w:pPr>
            <w:del w:id="3461" w:author="Author" w:date="2026-09-29T17:34:00Z" w16du:dateUtc="2026-09-29T22:34:00Z">
              <w:r w:rsidRPr="00362197" w:rsidDel="0090146E">
                <w:rPr>
                  <w:rFonts w:ascii="Times New Roman" w:hAnsi="Times New Roman" w:cs="Times New Roman"/>
                  <w:sz w:val="24"/>
                  <w:szCs w:val="24"/>
                </w:rPr>
                <w:delText>0.27</w:delText>
              </w:r>
            </w:del>
          </w:p>
        </w:tc>
        <w:tc>
          <w:tcPr>
            <w:tcW w:w="625" w:type="pct"/>
          </w:tcPr>
          <w:p w14:paraId="45E921F4" w14:textId="2077E77E" w:rsidR="00362197" w:rsidRPr="00362197" w:rsidDel="0090146E" w:rsidRDefault="00362197" w:rsidP="00A9029B">
            <w:pPr>
              <w:jc w:val="center"/>
              <w:rPr>
                <w:del w:id="3462" w:author="Author" w:date="2026-09-29T17:34:00Z" w16du:dateUtc="2026-09-29T22:34:00Z"/>
                <w:rFonts w:ascii="Times New Roman" w:hAnsi="Times New Roman" w:cs="Times New Roman"/>
                <w:sz w:val="24"/>
                <w:szCs w:val="24"/>
              </w:rPr>
            </w:pPr>
            <w:del w:id="3463" w:author="Author" w:date="2026-09-29T17:34:00Z" w16du:dateUtc="2026-09-29T22:34:00Z">
              <w:r w:rsidRPr="00362197" w:rsidDel="0090146E">
                <w:rPr>
                  <w:rFonts w:ascii="Times New Roman" w:hAnsi="Times New Roman" w:cs="Times New Roman"/>
                  <w:sz w:val="24"/>
                  <w:szCs w:val="24"/>
                </w:rPr>
                <w:delText>10.00</w:delText>
              </w:r>
            </w:del>
          </w:p>
        </w:tc>
        <w:tc>
          <w:tcPr>
            <w:tcW w:w="625" w:type="pct"/>
          </w:tcPr>
          <w:p w14:paraId="1BC86B87" w14:textId="0556A6A8" w:rsidR="00362197" w:rsidRPr="00362197" w:rsidDel="0090146E" w:rsidRDefault="00362197" w:rsidP="00A9029B">
            <w:pPr>
              <w:jc w:val="center"/>
              <w:rPr>
                <w:del w:id="3464" w:author="Author" w:date="2026-09-29T17:34:00Z" w16du:dateUtc="2026-09-29T22:34:00Z"/>
                <w:rFonts w:ascii="Times New Roman" w:hAnsi="Times New Roman" w:cs="Times New Roman"/>
                <w:sz w:val="24"/>
                <w:szCs w:val="24"/>
              </w:rPr>
            </w:pPr>
            <w:del w:id="3465" w:author="Author" w:date="2026-09-29T17:34:00Z" w16du:dateUtc="2026-09-29T22:34:00Z">
              <w:r w:rsidRPr="00362197" w:rsidDel="0090146E">
                <w:rPr>
                  <w:rFonts w:ascii="Times New Roman" w:hAnsi="Times New Roman" w:cs="Times New Roman"/>
                  <w:sz w:val="24"/>
                  <w:szCs w:val="24"/>
                </w:rPr>
                <w:delText>5.82</w:delText>
              </w:r>
            </w:del>
          </w:p>
        </w:tc>
        <w:tc>
          <w:tcPr>
            <w:tcW w:w="625" w:type="pct"/>
          </w:tcPr>
          <w:p w14:paraId="72D1E45E" w14:textId="17F8C296" w:rsidR="00362197" w:rsidRPr="00362197" w:rsidDel="0090146E" w:rsidRDefault="00362197" w:rsidP="00A9029B">
            <w:pPr>
              <w:jc w:val="center"/>
              <w:rPr>
                <w:del w:id="3466" w:author="Author" w:date="2026-09-29T17:34:00Z" w16du:dateUtc="2026-09-29T22:34:00Z"/>
                <w:rFonts w:ascii="Times New Roman" w:hAnsi="Times New Roman" w:cs="Times New Roman"/>
                <w:sz w:val="24"/>
                <w:szCs w:val="24"/>
              </w:rPr>
            </w:pPr>
            <w:del w:id="3467" w:author="Author" w:date="2026-09-29T17:34:00Z" w16du:dateUtc="2026-09-29T22:34:00Z">
              <w:r w:rsidRPr="00362197" w:rsidDel="0090146E">
                <w:rPr>
                  <w:rFonts w:ascii="Times New Roman" w:hAnsi="Times New Roman" w:cs="Times New Roman"/>
                  <w:sz w:val="24"/>
                  <w:szCs w:val="24"/>
                </w:rPr>
                <w:delText>0.83</w:delText>
              </w:r>
            </w:del>
          </w:p>
        </w:tc>
        <w:tc>
          <w:tcPr>
            <w:tcW w:w="625" w:type="pct"/>
          </w:tcPr>
          <w:p w14:paraId="7932F18A" w14:textId="68F4F276" w:rsidR="00362197" w:rsidRPr="00362197" w:rsidDel="0090146E" w:rsidRDefault="00362197" w:rsidP="00A9029B">
            <w:pPr>
              <w:jc w:val="center"/>
              <w:rPr>
                <w:del w:id="3468" w:author="Author" w:date="2026-09-29T17:34:00Z" w16du:dateUtc="2026-09-29T22:34:00Z"/>
                <w:rFonts w:ascii="Times New Roman" w:hAnsi="Times New Roman" w:cs="Times New Roman"/>
                <w:sz w:val="24"/>
                <w:szCs w:val="24"/>
              </w:rPr>
            </w:pPr>
            <w:del w:id="3469" w:author="Author" w:date="2026-09-29T17:34:00Z" w16du:dateUtc="2026-09-29T22:34:00Z">
              <w:r w:rsidRPr="00362197" w:rsidDel="0090146E">
                <w:rPr>
                  <w:rFonts w:ascii="Times New Roman" w:hAnsi="Times New Roman" w:cs="Times New Roman"/>
                  <w:sz w:val="24"/>
                  <w:szCs w:val="24"/>
                </w:rPr>
                <w:delText>1.95</w:delText>
              </w:r>
            </w:del>
          </w:p>
        </w:tc>
      </w:tr>
      <w:tr w:rsidR="00362197" w:rsidRPr="00362197" w:rsidDel="0090146E" w14:paraId="51E3019E" w14:textId="2C6A810D" w:rsidTr="00362197">
        <w:trPr>
          <w:del w:id="3470" w:author="Author" w:date="2026-09-29T17:34:00Z"/>
        </w:trPr>
        <w:tc>
          <w:tcPr>
            <w:tcW w:w="625" w:type="pct"/>
          </w:tcPr>
          <w:p w14:paraId="0B6394FE" w14:textId="4B207347" w:rsidR="00362197" w:rsidRPr="00362197" w:rsidDel="0090146E" w:rsidRDefault="00362197" w:rsidP="006B23D6">
            <w:pPr>
              <w:jc w:val="both"/>
              <w:rPr>
                <w:del w:id="3471" w:author="Author" w:date="2026-09-29T17:34:00Z" w16du:dateUtc="2026-09-29T22:34:00Z"/>
                <w:rFonts w:ascii="Times New Roman" w:hAnsi="Times New Roman" w:cs="Times New Roman"/>
                <w:sz w:val="24"/>
                <w:szCs w:val="24"/>
              </w:rPr>
            </w:pPr>
          </w:p>
        </w:tc>
        <w:tc>
          <w:tcPr>
            <w:tcW w:w="625" w:type="pct"/>
          </w:tcPr>
          <w:p w14:paraId="06577C97" w14:textId="2EE19DE9" w:rsidR="00362197" w:rsidRPr="00362197" w:rsidDel="0090146E" w:rsidRDefault="00362197" w:rsidP="006B23D6">
            <w:pPr>
              <w:jc w:val="both"/>
              <w:rPr>
                <w:del w:id="3472" w:author="Author" w:date="2026-09-29T17:34:00Z" w16du:dateUtc="2026-09-29T22:34:00Z"/>
                <w:rFonts w:ascii="Times New Roman" w:hAnsi="Times New Roman" w:cs="Times New Roman"/>
                <w:sz w:val="24"/>
                <w:szCs w:val="24"/>
              </w:rPr>
            </w:pPr>
            <w:del w:id="3473" w:author="Author" w:date="2026-09-29T17:34:00Z" w16du:dateUtc="2026-09-29T22:34:00Z">
              <w:r w:rsidRPr="00362197" w:rsidDel="0090146E">
                <w:rPr>
                  <w:rFonts w:ascii="Times New Roman" w:hAnsi="Times New Roman" w:cs="Times New Roman"/>
                  <w:sz w:val="24"/>
                  <w:szCs w:val="24"/>
                </w:rPr>
                <w:delText>White</w:delText>
              </w:r>
            </w:del>
          </w:p>
        </w:tc>
        <w:tc>
          <w:tcPr>
            <w:tcW w:w="625" w:type="pct"/>
          </w:tcPr>
          <w:p w14:paraId="655355B0" w14:textId="14C189AE" w:rsidR="00362197" w:rsidRPr="00362197" w:rsidDel="0090146E" w:rsidRDefault="00362197" w:rsidP="00A9029B">
            <w:pPr>
              <w:jc w:val="center"/>
              <w:rPr>
                <w:del w:id="3474" w:author="Author" w:date="2026-09-29T17:34:00Z" w16du:dateUtc="2026-09-29T22:34:00Z"/>
                <w:rFonts w:ascii="Times New Roman" w:hAnsi="Times New Roman" w:cs="Times New Roman"/>
                <w:sz w:val="24"/>
                <w:szCs w:val="24"/>
              </w:rPr>
            </w:pPr>
            <w:del w:id="3475" w:author="Author" w:date="2026-09-29T17:34:00Z" w16du:dateUtc="2026-09-29T22:34:00Z">
              <w:r w:rsidRPr="00362197" w:rsidDel="0090146E">
                <w:rPr>
                  <w:rFonts w:ascii="Times New Roman" w:hAnsi="Times New Roman" w:cs="Times New Roman"/>
                  <w:sz w:val="24"/>
                  <w:szCs w:val="24"/>
                </w:rPr>
                <w:delText>4</w:delText>
              </w:r>
            </w:del>
          </w:p>
        </w:tc>
        <w:tc>
          <w:tcPr>
            <w:tcW w:w="625" w:type="pct"/>
          </w:tcPr>
          <w:p w14:paraId="490B40EA" w14:textId="2038FF69" w:rsidR="00362197" w:rsidRPr="00362197" w:rsidDel="0090146E" w:rsidRDefault="00362197" w:rsidP="00A9029B">
            <w:pPr>
              <w:jc w:val="center"/>
              <w:rPr>
                <w:del w:id="3476" w:author="Author" w:date="2026-09-29T17:34:00Z" w16du:dateUtc="2026-09-29T22:34:00Z"/>
                <w:rFonts w:ascii="Times New Roman" w:hAnsi="Times New Roman" w:cs="Times New Roman"/>
                <w:sz w:val="24"/>
                <w:szCs w:val="24"/>
              </w:rPr>
            </w:pPr>
            <w:del w:id="3477" w:author="Author" w:date="2026-09-29T17:34:00Z" w16du:dateUtc="2026-09-29T22:34:00Z">
              <w:r w:rsidRPr="00362197" w:rsidDel="0090146E">
                <w:rPr>
                  <w:rFonts w:ascii="Times New Roman" w:hAnsi="Times New Roman" w:cs="Times New Roman"/>
                  <w:sz w:val="24"/>
                  <w:szCs w:val="24"/>
                </w:rPr>
                <w:delText>0.05</w:delText>
              </w:r>
            </w:del>
          </w:p>
        </w:tc>
        <w:tc>
          <w:tcPr>
            <w:tcW w:w="625" w:type="pct"/>
          </w:tcPr>
          <w:p w14:paraId="4FC63423" w14:textId="45AB2D85" w:rsidR="00362197" w:rsidRPr="00362197" w:rsidDel="0090146E" w:rsidRDefault="00362197" w:rsidP="00A9029B">
            <w:pPr>
              <w:jc w:val="center"/>
              <w:rPr>
                <w:del w:id="3478" w:author="Author" w:date="2026-09-29T17:34:00Z" w16du:dateUtc="2026-09-29T22:34:00Z"/>
                <w:rFonts w:ascii="Times New Roman" w:hAnsi="Times New Roman" w:cs="Times New Roman"/>
                <w:sz w:val="24"/>
                <w:szCs w:val="24"/>
              </w:rPr>
            </w:pPr>
          </w:p>
        </w:tc>
        <w:tc>
          <w:tcPr>
            <w:tcW w:w="625" w:type="pct"/>
          </w:tcPr>
          <w:p w14:paraId="01CB0879" w14:textId="52FE2101" w:rsidR="00362197" w:rsidRPr="00362197" w:rsidDel="0090146E" w:rsidRDefault="00362197" w:rsidP="00A9029B">
            <w:pPr>
              <w:jc w:val="center"/>
              <w:rPr>
                <w:del w:id="3479" w:author="Author" w:date="2026-09-29T17:34:00Z" w16du:dateUtc="2026-09-29T22:34:00Z"/>
                <w:rFonts w:ascii="Times New Roman" w:hAnsi="Times New Roman" w:cs="Times New Roman"/>
                <w:sz w:val="24"/>
                <w:szCs w:val="24"/>
              </w:rPr>
            </w:pPr>
          </w:p>
        </w:tc>
        <w:tc>
          <w:tcPr>
            <w:tcW w:w="625" w:type="pct"/>
          </w:tcPr>
          <w:p w14:paraId="6510B0B1" w14:textId="7A450D75" w:rsidR="00362197" w:rsidRPr="00362197" w:rsidDel="0090146E" w:rsidRDefault="00362197" w:rsidP="00A9029B">
            <w:pPr>
              <w:jc w:val="center"/>
              <w:rPr>
                <w:del w:id="3480" w:author="Author" w:date="2026-09-29T17:34:00Z" w16du:dateUtc="2026-09-29T22:34:00Z"/>
                <w:rFonts w:ascii="Times New Roman" w:hAnsi="Times New Roman" w:cs="Times New Roman"/>
                <w:sz w:val="24"/>
                <w:szCs w:val="24"/>
              </w:rPr>
            </w:pPr>
          </w:p>
        </w:tc>
        <w:tc>
          <w:tcPr>
            <w:tcW w:w="625" w:type="pct"/>
          </w:tcPr>
          <w:p w14:paraId="4C5772FC" w14:textId="46224980" w:rsidR="00362197" w:rsidRPr="00362197" w:rsidDel="0090146E" w:rsidRDefault="00362197" w:rsidP="00A9029B">
            <w:pPr>
              <w:jc w:val="center"/>
              <w:rPr>
                <w:del w:id="3481" w:author="Author" w:date="2026-09-29T17:34:00Z" w16du:dateUtc="2026-09-29T22:34:00Z"/>
                <w:rFonts w:ascii="Times New Roman" w:hAnsi="Times New Roman" w:cs="Times New Roman"/>
                <w:sz w:val="24"/>
                <w:szCs w:val="24"/>
              </w:rPr>
            </w:pPr>
          </w:p>
        </w:tc>
      </w:tr>
      <w:tr w:rsidR="00362197" w:rsidRPr="00362197" w:rsidDel="0090146E" w14:paraId="13C03769" w14:textId="774B8EC1" w:rsidTr="00362197">
        <w:trPr>
          <w:del w:id="3482" w:author="Author" w:date="2026-09-29T17:34:00Z"/>
        </w:trPr>
        <w:tc>
          <w:tcPr>
            <w:tcW w:w="625" w:type="pct"/>
          </w:tcPr>
          <w:p w14:paraId="0CC1DC99" w14:textId="0CE5A97D" w:rsidR="00362197" w:rsidRPr="00362197" w:rsidDel="0090146E" w:rsidRDefault="00362197" w:rsidP="006B23D6">
            <w:pPr>
              <w:jc w:val="both"/>
              <w:rPr>
                <w:del w:id="3483" w:author="Author" w:date="2026-09-29T17:34:00Z" w16du:dateUtc="2026-09-29T22:34:00Z"/>
                <w:rFonts w:ascii="Times New Roman" w:hAnsi="Times New Roman" w:cs="Times New Roman"/>
                <w:sz w:val="24"/>
                <w:szCs w:val="24"/>
              </w:rPr>
            </w:pPr>
          </w:p>
        </w:tc>
        <w:tc>
          <w:tcPr>
            <w:tcW w:w="625" w:type="pct"/>
          </w:tcPr>
          <w:p w14:paraId="04389707" w14:textId="687F950B" w:rsidR="00362197" w:rsidRPr="00362197" w:rsidDel="0090146E" w:rsidRDefault="00362197" w:rsidP="006B23D6">
            <w:pPr>
              <w:jc w:val="both"/>
              <w:rPr>
                <w:del w:id="3484" w:author="Author" w:date="2026-09-29T17:34:00Z" w16du:dateUtc="2026-09-29T22:34:00Z"/>
                <w:rFonts w:ascii="Times New Roman" w:hAnsi="Times New Roman" w:cs="Times New Roman"/>
                <w:sz w:val="24"/>
                <w:szCs w:val="24"/>
              </w:rPr>
            </w:pPr>
            <w:del w:id="3485" w:author="Author" w:date="2026-09-29T17:34:00Z" w16du:dateUtc="2026-09-29T22:34:00Z">
              <w:r w:rsidRPr="00362197" w:rsidDel="0090146E">
                <w:rPr>
                  <w:rFonts w:ascii="Times New Roman" w:hAnsi="Times New Roman" w:cs="Times New Roman"/>
                  <w:sz w:val="24"/>
                  <w:szCs w:val="24"/>
                </w:rPr>
                <w:delText>Whitish</w:delText>
              </w:r>
            </w:del>
          </w:p>
        </w:tc>
        <w:tc>
          <w:tcPr>
            <w:tcW w:w="625" w:type="pct"/>
          </w:tcPr>
          <w:p w14:paraId="0A0698ED" w14:textId="026BD5E5" w:rsidR="00362197" w:rsidRPr="00362197" w:rsidDel="0090146E" w:rsidRDefault="00362197" w:rsidP="00A9029B">
            <w:pPr>
              <w:jc w:val="center"/>
              <w:rPr>
                <w:del w:id="3486" w:author="Author" w:date="2026-09-29T17:34:00Z" w16du:dateUtc="2026-09-29T22:34:00Z"/>
                <w:rFonts w:ascii="Times New Roman" w:hAnsi="Times New Roman" w:cs="Times New Roman"/>
                <w:sz w:val="24"/>
                <w:szCs w:val="24"/>
              </w:rPr>
            </w:pPr>
            <w:del w:id="3487" w:author="Author" w:date="2026-09-29T17:34:00Z" w16du:dateUtc="2026-09-29T22:34:00Z">
              <w:r w:rsidRPr="00362197" w:rsidDel="0090146E">
                <w:rPr>
                  <w:rFonts w:ascii="Times New Roman" w:hAnsi="Times New Roman" w:cs="Times New Roman"/>
                  <w:sz w:val="24"/>
                  <w:szCs w:val="24"/>
                </w:rPr>
                <w:delText>16</w:delText>
              </w:r>
            </w:del>
          </w:p>
        </w:tc>
        <w:tc>
          <w:tcPr>
            <w:tcW w:w="625" w:type="pct"/>
          </w:tcPr>
          <w:p w14:paraId="3A25641C" w14:textId="64C0E2A7" w:rsidR="00362197" w:rsidRPr="00362197" w:rsidDel="0090146E" w:rsidRDefault="00362197" w:rsidP="00A9029B">
            <w:pPr>
              <w:jc w:val="center"/>
              <w:rPr>
                <w:del w:id="3488" w:author="Author" w:date="2026-09-29T17:34:00Z" w16du:dateUtc="2026-09-29T22:34:00Z"/>
                <w:rFonts w:ascii="Times New Roman" w:hAnsi="Times New Roman" w:cs="Times New Roman"/>
                <w:sz w:val="24"/>
                <w:szCs w:val="24"/>
              </w:rPr>
            </w:pPr>
            <w:del w:id="3489" w:author="Author" w:date="2026-09-29T17:34:00Z" w16du:dateUtc="2026-09-29T22:34:00Z">
              <w:r w:rsidRPr="00362197" w:rsidDel="0090146E">
                <w:rPr>
                  <w:rFonts w:ascii="Times New Roman" w:hAnsi="Times New Roman" w:cs="Times New Roman"/>
                  <w:sz w:val="24"/>
                  <w:szCs w:val="24"/>
                </w:rPr>
                <w:delText>0.20</w:delText>
              </w:r>
            </w:del>
          </w:p>
        </w:tc>
        <w:tc>
          <w:tcPr>
            <w:tcW w:w="625" w:type="pct"/>
          </w:tcPr>
          <w:p w14:paraId="477E5FDC" w14:textId="56C3FE8D" w:rsidR="00362197" w:rsidRPr="00362197" w:rsidDel="0090146E" w:rsidRDefault="00362197" w:rsidP="00A9029B">
            <w:pPr>
              <w:jc w:val="center"/>
              <w:rPr>
                <w:del w:id="3490" w:author="Author" w:date="2026-09-29T17:34:00Z" w16du:dateUtc="2026-09-29T22:34:00Z"/>
                <w:rFonts w:ascii="Times New Roman" w:hAnsi="Times New Roman" w:cs="Times New Roman"/>
                <w:sz w:val="24"/>
                <w:szCs w:val="24"/>
              </w:rPr>
            </w:pPr>
          </w:p>
        </w:tc>
        <w:tc>
          <w:tcPr>
            <w:tcW w:w="625" w:type="pct"/>
          </w:tcPr>
          <w:p w14:paraId="56306505" w14:textId="380957EA" w:rsidR="00362197" w:rsidRPr="00362197" w:rsidDel="0090146E" w:rsidRDefault="00362197" w:rsidP="00A9029B">
            <w:pPr>
              <w:jc w:val="center"/>
              <w:rPr>
                <w:del w:id="3491" w:author="Author" w:date="2026-09-29T17:34:00Z" w16du:dateUtc="2026-09-29T22:34:00Z"/>
                <w:rFonts w:ascii="Times New Roman" w:hAnsi="Times New Roman" w:cs="Times New Roman"/>
                <w:sz w:val="24"/>
                <w:szCs w:val="24"/>
              </w:rPr>
            </w:pPr>
          </w:p>
        </w:tc>
        <w:tc>
          <w:tcPr>
            <w:tcW w:w="625" w:type="pct"/>
          </w:tcPr>
          <w:p w14:paraId="19A05273" w14:textId="597E8D0A" w:rsidR="00362197" w:rsidRPr="00362197" w:rsidDel="0090146E" w:rsidRDefault="00362197" w:rsidP="00A9029B">
            <w:pPr>
              <w:jc w:val="center"/>
              <w:rPr>
                <w:del w:id="3492" w:author="Author" w:date="2026-09-29T17:34:00Z" w16du:dateUtc="2026-09-29T22:34:00Z"/>
                <w:rFonts w:ascii="Times New Roman" w:hAnsi="Times New Roman" w:cs="Times New Roman"/>
                <w:sz w:val="24"/>
                <w:szCs w:val="24"/>
              </w:rPr>
            </w:pPr>
          </w:p>
        </w:tc>
        <w:tc>
          <w:tcPr>
            <w:tcW w:w="625" w:type="pct"/>
          </w:tcPr>
          <w:p w14:paraId="3687D341" w14:textId="66F59B16" w:rsidR="00362197" w:rsidRPr="00362197" w:rsidDel="0090146E" w:rsidRDefault="00362197" w:rsidP="00A9029B">
            <w:pPr>
              <w:jc w:val="center"/>
              <w:rPr>
                <w:del w:id="3493" w:author="Author" w:date="2026-09-29T17:34:00Z" w16du:dateUtc="2026-09-29T22:34:00Z"/>
                <w:rFonts w:ascii="Times New Roman" w:hAnsi="Times New Roman" w:cs="Times New Roman"/>
                <w:sz w:val="24"/>
                <w:szCs w:val="24"/>
              </w:rPr>
            </w:pPr>
          </w:p>
        </w:tc>
      </w:tr>
      <w:tr w:rsidR="00362197" w:rsidRPr="00362197" w:rsidDel="0090146E" w14:paraId="275E5E5F" w14:textId="7EFD75BA" w:rsidTr="00362197">
        <w:trPr>
          <w:del w:id="3494" w:author="Author" w:date="2026-09-29T17:34:00Z"/>
        </w:trPr>
        <w:tc>
          <w:tcPr>
            <w:tcW w:w="625" w:type="pct"/>
          </w:tcPr>
          <w:p w14:paraId="501A85F8" w14:textId="28B0744E" w:rsidR="00362197" w:rsidRPr="00362197" w:rsidDel="0090146E" w:rsidRDefault="00362197" w:rsidP="006B23D6">
            <w:pPr>
              <w:jc w:val="both"/>
              <w:rPr>
                <w:del w:id="3495" w:author="Author" w:date="2026-09-29T17:34:00Z" w16du:dateUtc="2026-09-29T22:34:00Z"/>
                <w:rFonts w:ascii="Times New Roman" w:hAnsi="Times New Roman" w:cs="Times New Roman"/>
                <w:sz w:val="24"/>
                <w:szCs w:val="24"/>
              </w:rPr>
            </w:pPr>
          </w:p>
        </w:tc>
        <w:tc>
          <w:tcPr>
            <w:tcW w:w="625" w:type="pct"/>
          </w:tcPr>
          <w:p w14:paraId="2492583B" w14:textId="5AA051EB" w:rsidR="00362197" w:rsidRPr="00362197" w:rsidDel="0090146E" w:rsidRDefault="00362197" w:rsidP="006B23D6">
            <w:pPr>
              <w:jc w:val="both"/>
              <w:rPr>
                <w:del w:id="3496" w:author="Author" w:date="2026-09-29T17:34:00Z" w16du:dateUtc="2026-09-29T22:34:00Z"/>
                <w:rFonts w:ascii="Times New Roman" w:hAnsi="Times New Roman" w:cs="Times New Roman"/>
                <w:sz w:val="24"/>
                <w:szCs w:val="24"/>
              </w:rPr>
            </w:pPr>
            <w:del w:id="3497" w:author="Author" w:date="2026-09-29T17:34:00Z" w16du:dateUtc="2026-09-29T22:34:00Z">
              <w:r w:rsidRPr="00362197" w:rsidDel="0090146E">
                <w:rPr>
                  <w:rFonts w:ascii="Times New Roman" w:hAnsi="Times New Roman" w:cs="Times New Roman"/>
                  <w:sz w:val="24"/>
                  <w:szCs w:val="24"/>
                </w:rPr>
                <w:delText>Light coffee brown</w:delText>
              </w:r>
            </w:del>
          </w:p>
        </w:tc>
        <w:tc>
          <w:tcPr>
            <w:tcW w:w="625" w:type="pct"/>
          </w:tcPr>
          <w:p w14:paraId="1D4FA0CF" w14:textId="0FFFF7D4" w:rsidR="00362197" w:rsidRPr="00362197" w:rsidDel="0090146E" w:rsidRDefault="00362197" w:rsidP="00A9029B">
            <w:pPr>
              <w:jc w:val="center"/>
              <w:rPr>
                <w:del w:id="3498" w:author="Author" w:date="2026-09-29T17:34:00Z" w16du:dateUtc="2026-09-29T22:34:00Z"/>
                <w:rFonts w:ascii="Times New Roman" w:hAnsi="Times New Roman" w:cs="Times New Roman"/>
                <w:sz w:val="24"/>
                <w:szCs w:val="24"/>
              </w:rPr>
            </w:pPr>
            <w:del w:id="3499" w:author="Author" w:date="2026-09-29T17:34:00Z" w16du:dateUtc="2026-09-29T22:34:00Z">
              <w:r w:rsidRPr="00362197" w:rsidDel="0090146E">
                <w:rPr>
                  <w:rFonts w:ascii="Times New Roman" w:hAnsi="Times New Roman" w:cs="Times New Roman"/>
                  <w:sz w:val="24"/>
                  <w:szCs w:val="24"/>
                </w:rPr>
                <w:delText>15</w:delText>
              </w:r>
            </w:del>
          </w:p>
        </w:tc>
        <w:tc>
          <w:tcPr>
            <w:tcW w:w="625" w:type="pct"/>
          </w:tcPr>
          <w:p w14:paraId="12D8E2B8" w14:textId="66DE3545" w:rsidR="00362197" w:rsidRPr="00362197" w:rsidDel="0090146E" w:rsidRDefault="00362197" w:rsidP="00A9029B">
            <w:pPr>
              <w:jc w:val="center"/>
              <w:rPr>
                <w:del w:id="3500" w:author="Author" w:date="2026-09-29T17:34:00Z" w16du:dateUtc="2026-09-29T22:34:00Z"/>
                <w:rFonts w:ascii="Times New Roman" w:hAnsi="Times New Roman" w:cs="Times New Roman"/>
                <w:sz w:val="24"/>
                <w:szCs w:val="24"/>
              </w:rPr>
            </w:pPr>
            <w:del w:id="3501" w:author="Author" w:date="2026-09-29T17:34:00Z" w16du:dateUtc="2026-09-29T22:34:00Z">
              <w:r w:rsidRPr="00362197" w:rsidDel="0090146E">
                <w:rPr>
                  <w:rFonts w:ascii="Times New Roman" w:hAnsi="Times New Roman" w:cs="Times New Roman"/>
                  <w:sz w:val="24"/>
                  <w:szCs w:val="24"/>
                </w:rPr>
                <w:delText>0.18</w:delText>
              </w:r>
            </w:del>
          </w:p>
        </w:tc>
        <w:tc>
          <w:tcPr>
            <w:tcW w:w="625" w:type="pct"/>
          </w:tcPr>
          <w:p w14:paraId="257E6531" w14:textId="75AE8C6D" w:rsidR="00362197" w:rsidRPr="00362197" w:rsidDel="0090146E" w:rsidRDefault="00362197" w:rsidP="00A9029B">
            <w:pPr>
              <w:jc w:val="center"/>
              <w:rPr>
                <w:del w:id="3502" w:author="Author" w:date="2026-09-29T17:34:00Z" w16du:dateUtc="2026-09-29T22:34:00Z"/>
                <w:rFonts w:ascii="Times New Roman" w:hAnsi="Times New Roman" w:cs="Times New Roman"/>
                <w:sz w:val="24"/>
                <w:szCs w:val="24"/>
              </w:rPr>
            </w:pPr>
          </w:p>
        </w:tc>
        <w:tc>
          <w:tcPr>
            <w:tcW w:w="625" w:type="pct"/>
          </w:tcPr>
          <w:p w14:paraId="7CFCD30D" w14:textId="444E352C" w:rsidR="00362197" w:rsidRPr="00362197" w:rsidDel="0090146E" w:rsidRDefault="00362197" w:rsidP="00A9029B">
            <w:pPr>
              <w:jc w:val="center"/>
              <w:rPr>
                <w:del w:id="3503" w:author="Author" w:date="2026-09-29T17:34:00Z" w16du:dateUtc="2026-09-29T22:34:00Z"/>
                <w:rFonts w:ascii="Times New Roman" w:hAnsi="Times New Roman" w:cs="Times New Roman"/>
                <w:sz w:val="24"/>
                <w:szCs w:val="24"/>
              </w:rPr>
            </w:pPr>
          </w:p>
        </w:tc>
        <w:tc>
          <w:tcPr>
            <w:tcW w:w="625" w:type="pct"/>
          </w:tcPr>
          <w:p w14:paraId="0A399A27" w14:textId="075AB154" w:rsidR="00362197" w:rsidRPr="00362197" w:rsidDel="0090146E" w:rsidRDefault="00362197" w:rsidP="00A9029B">
            <w:pPr>
              <w:jc w:val="center"/>
              <w:rPr>
                <w:del w:id="3504" w:author="Author" w:date="2026-09-29T17:34:00Z" w16du:dateUtc="2026-09-29T22:34:00Z"/>
                <w:rFonts w:ascii="Times New Roman" w:hAnsi="Times New Roman" w:cs="Times New Roman"/>
                <w:sz w:val="24"/>
                <w:szCs w:val="24"/>
              </w:rPr>
            </w:pPr>
          </w:p>
        </w:tc>
        <w:tc>
          <w:tcPr>
            <w:tcW w:w="625" w:type="pct"/>
          </w:tcPr>
          <w:p w14:paraId="5EDB8A88" w14:textId="3D519CE9" w:rsidR="00362197" w:rsidRPr="00362197" w:rsidDel="0090146E" w:rsidRDefault="00362197" w:rsidP="00A9029B">
            <w:pPr>
              <w:jc w:val="center"/>
              <w:rPr>
                <w:del w:id="3505" w:author="Author" w:date="2026-09-29T17:34:00Z" w16du:dateUtc="2026-09-29T22:34:00Z"/>
                <w:rFonts w:ascii="Times New Roman" w:hAnsi="Times New Roman" w:cs="Times New Roman"/>
                <w:sz w:val="24"/>
                <w:szCs w:val="24"/>
              </w:rPr>
            </w:pPr>
          </w:p>
        </w:tc>
      </w:tr>
      <w:tr w:rsidR="00362197" w:rsidRPr="00362197" w:rsidDel="0090146E" w14:paraId="00653F93" w14:textId="1ECE083C" w:rsidTr="00362197">
        <w:trPr>
          <w:del w:id="3506" w:author="Author" w:date="2026-09-29T17:34:00Z"/>
        </w:trPr>
        <w:tc>
          <w:tcPr>
            <w:tcW w:w="625" w:type="pct"/>
          </w:tcPr>
          <w:p w14:paraId="6A57299E" w14:textId="5C9A4DAA" w:rsidR="00362197" w:rsidRPr="00362197" w:rsidDel="0090146E" w:rsidRDefault="00362197" w:rsidP="006B23D6">
            <w:pPr>
              <w:jc w:val="both"/>
              <w:rPr>
                <w:del w:id="3507" w:author="Author" w:date="2026-09-29T17:34:00Z" w16du:dateUtc="2026-09-29T22:34:00Z"/>
                <w:rFonts w:ascii="Times New Roman" w:hAnsi="Times New Roman" w:cs="Times New Roman"/>
                <w:sz w:val="24"/>
                <w:szCs w:val="24"/>
              </w:rPr>
            </w:pPr>
          </w:p>
        </w:tc>
        <w:tc>
          <w:tcPr>
            <w:tcW w:w="625" w:type="pct"/>
          </w:tcPr>
          <w:p w14:paraId="2CE47AB3" w14:textId="3E133C37" w:rsidR="00362197" w:rsidRPr="00362197" w:rsidDel="0090146E" w:rsidRDefault="00362197" w:rsidP="006B23D6">
            <w:pPr>
              <w:jc w:val="both"/>
              <w:rPr>
                <w:del w:id="3508" w:author="Author" w:date="2026-09-29T17:34:00Z" w16du:dateUtc="2026-09-29T22:34:00Z"/>
                <w:rFonts w:ascii="Times New Roman" w:hAnsi="Times New Roman" w:cs="Times New Roman"/>
                <w:sz w:val="24"/>
                <w:szCs w:val="24"/>
              </w:rPr>
            </w:pPr>
            <w:del w:id="3509" w:author="Author" w:date="2026-09-29T17:34:00Z" w16du:dateUtc="2026-09-29T22:34:00Z">
              <w:r w:rsidRPr="00362197" w:rsidDel="0090146E">
                <w:rPr>
                  <w:rFonts w:ascii="Times New Roman" w:hAnsi="Times New Roman" w:cs="Times New Roman"/>
                  <w:sz w:val="24"/>
                  <w:szCs w:val="24"/>
                </w:rPr>
                <w:delText>Grey</w:delText>
              </w:r>
            </w:del>
          </w:p>
        </w:tc>
        <w:tc>
          <w:tcPr>
            <w:tcW w:w="625" w:type="pct"/>
          </w:tcPr>
          <w:p w14:paraId="5443F8DF" w14:textId="48D67341" w:rsidR="00362197" w:rsidRPr="00362197" w:rsidDel="0090146E" w:rsidRDefault="00362197" w:rsidP="00A9029B">
            <w:pPr>
              <w:jc w:val="center"/>
              <w:rPr>
                <w:del w:id="3510" w:author="Author" w:date="2026-09-29T17:34:00Z" w16du:dateUtc="2026-09-29T22:34:00Z"/>
                <w:rFonts w:ascii="Times New Roman" w:hAnsi="Times New Roman" w:cs="Times New Roman"/>
                <w:sz w:val="24"/>
                <w:szCs w:val="24"/>
              </w:rPr>
            </w:pPr>
            <w:del w:id="3511" w:author="Author" w:date="2026-09-29T17:34:00Z" w16du:dateUtc="2026-09-29T22:34:00Z">
              <w:r w:rsidRPr="00362197" w:rsidDel="0090146E">
                <w:rPr>
                  <w:rFonts w:ascii="Times New Roman" w:hAnsi="Times New Roman" w:cs="Times New Roman"/>
                  <w:sz w:val="24"/>
                  <w:szCs w:val="24"/>
                </w:rPr>
                <w:delText>6</w:delText>
              </w:r>
            </w:del>
          </w:p>
        </w:tc>
        <w:tc>
          <w:tcPr>
            <w:tcW w:w="625" w:type="pct"/>
          </w:tcPr>
          <w:p w14:paraId="4EAF66AA" w14:textId="1ABA0B33" w:rsidR="00362197" w:rsidRPr="00362197" w:rsidDel="0090146E" w:rsidRDefault="00362197" w:rsidP="00A9029B">
            <w:pPr>
              <w:jc w:val="center"/>
              <w:rPr>
                <w:del w:id="3512" w:author="Author" w:date="2026-09-29T17:34:00Z" w16du:dateUtc="2026-09-29T22:34:00Z"/>
                <w:rFonts w:ascii="Times New Roman" w:hAnsi="Times New Roman" w:cs="Times New Roman"/>
                <w:sz w:val="24"/>
                <w:szCs w:val="24"/>
              </w:rPr>
            </w:pPr>
            <w:del w:id="3513" w:author="Author" w:date="2026-09-29T17:34:00Z" w16du:dateUtc="2026-09-29T22:34:00Z">
              <w:r w:rsidRPr="00362197" w:rsidDel="0090146E">
                <w:rPr>
                  <w:rFonts w:ascii="Times New Roman" w:hAnsi="Times New Roman" w:cs="Times New Roman"/>
                  <w:sz w:val="24"/>
                  <w:szCs w:val="24"/>
                </w:rPr>
                <w:delText>0.07</w:delText>
              </w:r>
            </w:del>
          </w:p>
        </w:tc>
        <w:tc>
          <w:tcPr>
            <w:tcW w:w="625" w:type="pct"/>
          </w:tcPr>
          <w:p w14:paraId="3A0277ED" w14:textId="6E4C708D" w:rsidR="00362197" w:rsidRPr="00362197" w:rsidDel="0090146E" w:rsidRDefault="00362197" w:rsidP="00A9029B">
            <w:pPr>
              <w:jc w:val="center"/>
              <w:rPr>
                <w:del w:id="3514" w:author="Author" w:date="2026-09-29T17:34:00Z" w16du:dateUtc="2026-09-29T22:34:00Z"/>
                <w:rFonts w:ascii="Times New Roman" w:hAnsi="Times New Roman" w:cs="Times New Roman"/>
                <w:sz w:val="24"/>
                <w:szCs w:val="24"/>
              </w:rPr>
            </w:pPr>
          </w:p>
        </w:tc>
        <w:tc>
          <w:tcPr>
            <w:tcW w:w="625" w:type="pct"/>
          </w:tcPr>
          <w:p w14:paraId="0BBF95B8" w14:textId="0586C6F0" w:rsidR="00362197" w:rsidRPr="00362197" w:rsidDel="0090146E" w:rsidRDefault="00362197" w:rsidP="00A9029B">
            <w:pPr>
              <w:jc w:val="center"/>
              <w:rPr>
                <w:del w:id="3515" w:author="Author" w:date="2026-09-29T17:34:00Z" w16du:dateUtc="2026-09-29T22:34:00Z"/>
                <w:rFonts w:ascii="Times New Roman" w:hAnsi="Times New Roman" w:cs="Times New Roman"/>
                <w:sz w:val="24"/>
                <w:szCs w:val="24"/>
              </w:rPr>
            </w:pPr>
          </w:p>
        </w:tc>
        <w:tc>
          <w:tcPr>
            <w:tcW w:w="625" w:type="pct"/>
          </w:tcPr>
          <w:p w14:paraId="4FDF666B" w14:textId="1E8AA674" w:rsidR="00362197" w:rsidRPr="00362197" w:rsidDel="0090146E" w:rsidRDefault="00362197" w:rsidP="00A9029B">
            <w:pPr>
              <w:jc w:val="center"/>
              <w:rPr>
                <w:del w:id="3516" w:author="Author" w:date="2026-09-29T17:34:00Z" w16du:dateUtc="2026-09-29T22:34:00Z"/>
                <w:rFonts w:ascii="Times New Roman" w:hAnsi="Times New Roman" w:cs="Times New Roman"/>
                <w:sz w:val="24"/>
                <w:szCs w:val="24"/>
              </w:rPr>
            </w:pPr>
          </w:p>
        </w:tc>
        <w:tc>
          <w:tcPr>
            <w:tcW w:w="625" w:type="pct"/>
          </w:tcPr>
          <w:p w14:paraId="48690803" w14:textId="48206BA2" w:rsidR="00362197" w:rsidRPr="00362197" w:rsidDel="0090146E" w:rsidRDefault="00362197" w:rsidP="00A9029B">
            <w:pPr>
              <w:jc w:val="center"/>
              <w:rPr>
                <w:del w:id="3517" w:author="Author" w:date="2026-09-29T17:34:00Z" w16du:dateUtc="2026-09-29T22:34:00Z"/>
                <w:rFonts w:ascii="Times New Roman" w:hAnsi="Times New Roman" w:cs="Times New Roman"/>
                <w:sz w:val="24"/>
                <w:szCs w:val="24"/>
              </w:rPr>
            </w:pPr>
          </w:p>
        </w:tc>
      </w:tr>
      <w:tr w:rsidR="00362197" w:rsidRPr="00362197" w:rsidDel="0090146E" w14:paraId="212C060E" w14:textId="25B3719D" w:rsidTr="00362197">
        <w:trPr>
          <w:del w:id="3518" w:author="Author" w:date="2026-09-29T17:34:00Z"/>
        </w:trPr>
        <w:tc>
          <w:tcPr>
            <w:tcW w:w="625" w:type="pct"/>
          </w:tcPr>
          <w:p w14:paraId="47448DC5" w14:textId="611EAC3A" w:rsidR="00362197" w:rsidRPr="00362197" w:rsidDel="0090146E" w:rsidRDefault="00362197" w:rsidP="006B23D6">
            <w:pPr>
              <w:jc w:val="both"/>
              <w:rPr>
                <w:del w:id="3519" w:author="Author" w:date="2026-09-29T17:34:00Z" w16du:dateUtc="2026-09-29T22:34:00Z"/>
                <w:rFonts w:ascii="Times New Roman" w:hAnsi="Times New Roman" w:cs="Times New Roman"/>
                <w:sz w:val="24"/>
                <w:szCs w:val="24"/>
              </w:rPr>
            </w:pPr>
          </w:p>
        </w:tc>
        <w:tc>
          <w:tcPr>
            <w:tcW w:w="625" w:type="pct"/>
          </w:tcPr>
          <w:p w14:paraId="2BFF8E38" w14:textId="62D4392C" w:rsidR="00362197" w:rsidRPr="00362197" w:rsidDel="0090146E" w:rsidRDefault="00362197" w:rsidP="006B23D6">
            <w:pPr>
              <w:jc w:val="both"/>
              <w:rPr>
                <w:del w:id="3520" w:author="Author" w:date="2026-09-29T17:34:00Z" w16du:dateUtc="2026-09-29T22:34:00Z"/>
                <w:rFonts w:ascii="Times New Roman" w:hAnsi="Times New Roman" w:cs="Times New Roman"/>
                <w:sz w:val="24"/>
                <w:szCs w:val="24"/>
              </w:rPr>
            </w:pPr>
            <w:del w:id="3521" w:author="Author" w:date="2026-09-29T17:34:00Z" w16du:dateUtc="2026-09-29T22:34:00Z">
              <w:r w:rsidRPr="00362197" w:rsidDel="0090146E">
                <w:rPr>
                  <w:rFonts w:ascii="Times New Roman" w:hAnsi="Times New Roman" w:cs="Times New Roman"/>
                  <w:sz w:val="24"/>
                  <w:szCs w:val="24"/>
                </w:rPr>
                <w:delText>Purple</w:delText>
              </w:r>
            </w:del>
          </w:p>
        </w:tc>
        <w:tc>
          <w:tcPr>
            <w:tcW w:w="625" w:type="pct"/>
          </w:tcPr>
          <w:p w14:paraId="05FFBF6E" w14:textId="22B532F2" w:rsidR="00362197" w:rsidRPr="00362197" w:rsidDel="0090146E" w:rsidRDefault="00362197" w:rsidP="00A9029B">
            <w:pPr>
              <w:jc w:val="center"/>
              <w:rPr>
                <w:del w:id="3522" w:author="Author" w:date="2026-09-29T17:34:00Z" w16du:dateUtc="2026-09-29T22:34:00Z"/>
                <w:rFonts w:ascii="Times New Roman" w:hAnsi="Times New Roman" w:cs="Times New Roman"/>
                <w:sz w:val="24"/>
                <w:szCs w:val="24"/>
              </w:rPr>
            </w:pPr>
            <w:del w:id="3523" w:author="Author" w:date="2026-09-29T17:34:00Z" w16du:dateUtc="2026-09-29T22:34:00Z">
              <w:r w:rsidRPr="00362197" w:rsidDel="0090146E">
                <w:rPr>
                  <w:rFonts w:ascii="Times New Roman" w:hAnsi="Times New Roman" w:cs="Times New Roman"/>
                  <w:sz w:val="24"/>
                  <w:szCs w:val="24"/>
                </w:rPr>
                <w:delText>2</w:delText>
              </w:r>
            </w:del>
          </w:p>
        </w:tc>
        <w:tc>
          <w:tcPr>
            <w:tcW w:w="625" w:type="pct"/>
          </w:tcPr>
          <w:p w14:paraId="3F5FA492" w14:textId="17D17E92" w:rsidR="00362197" w:rsidRPr="00362197" w:rsidDel="0090146E" w:rsidRDefault="00362197" w:rsidP="00A9029B">
            <w:pPr>
              <w:jc w:val="center"/>
              <w:rPr>
                <w:del w:id="3524" w:author="Author" w:date="2026-09-29T17:34:00Z" w16du:dateUtc="2026-09-29T22:34:00Z"/>
                <w:rFonts w:ascii="Times New Roman" w:hAnsi="Times New Roman" w:cs="Times New Roman"/>
                <w:sz w:val="24"/>
                <w:szCs w:val="24"/>
              </w:rPr>
            </w:pPr>
            <w:del w:id="3525" w:author="Author" w:date="2026-09-29T17:34:00Z" w16du:dateUtc="2026-09-29T22:34:00Z">
              <w:r w:rsidRPr="00362197" w:rsidDel="0090146E">
                <w:rPr>
                  <w:rFonts w:ascii="Times New Roman" w:hAnsi="Times New Roman" w:cs="Times New Roman"/>
                  <w:sz w:val="24"/>
                  <w:szCs w:val="24"/>
                </w:rPr>
                <w:delText>0.02</w:delText>
              </w:r>
            </w:del>
          </w:p>
        </w:tc>
        <w:tc>
          <w:tcPr>
            <w:tcW w:w="625" w:type="pct"/>
          </w:tcPr>
          <w:p w14:paraId="53394510" w14:textId="5AF166BA" w:rsidR="00362197" w:rsidRPr="00362197" w:rsidDel="0090146E" w:rsidRDefault="00362197" w:rsidP="00A9029B">
            <w:pPr>
              <w:jc w:val="center"/>
              <w:rPr>
                <w:del w:id="3526" w:author="Author" w:date="2026-09-29T17:34:00Z" w16du:dateUtc="2026-09-29T22:34:00Z"/>
                <w:rFonts w:ascii="Times New Roman" w:hAnsi="Times New Roman" w:cs="Times New Roman"/>
                <w:sz w:val="24"/>
                <w:szCs w:val="24"/>
              </w:rPr>
            </w:pPr>
          </w:p>
        </w:tc>
        <w:tc>
          <w:tcPr>
            <w:tcW w:w="625" w:type="pct"/>
          </w:tcPr>
          <w:p w14:paraId="571B505A" w14:textId="79FED68B" w:rsidR="00362197" w:rsidRPr="00362197" w:rsidDel="0090146E" w:rsidRDefault="00362197" w:rsidP="00A9029B">
            <w:pPr>
              <w:jc w:val="center"/>
              <w:rPr>
                <w:del w:id="3527" w:author="Author" w:date="2026-09-29T17:34:00Z" w16du:dateUtc="2026-09-29T22:34:00Z"/>
                <w:rFonts w:ascii="Times New Roman" w:hAnsi="Times New Roman" w:cs="Times New Roman"/>
                <w:sz w:val="24"/>
                <w:szCs w:val="24"/>
              </w:rPr>
            </w:pPr>
          </w:p>
        </w:tc>
        <w:tc>
          <w:tcPr>
            <w:tcW w:w="625" w:type="pct"/>
          </w:tcPr>
          <w:p w14:paraId="4DE668DB" w14:textId="40797EB1" w:rsidR="00362197" w:rsidRPr="00362197" w:rsidDel="0090146E" w:rsidRDefault="00362197" w:rsidP="00A9029B">
            <w:pPr>
              <w:jc w:val="center"/>
              <w:rPr>
                <w:del w:id="3528" w:author="Author" w:date="2026-09-29T17:34:00Z" w16du:dateUtc="2026-09-29T22:34:00Z"/>
                <w:rFonts w:ascii="Times New Roman" w:hAnsi="Times New Roman" w:cs="Times New Roman"/>
                <w:sz w:val="24"/>
                <w:szCs w:val="24"/>
              </w:rPr>
            </w:pPr>
          </w:p>
        </w:tc>
        <w:tc>
          <w:tcPr>
            <w:tcW w:w="625" w:type="pct"/>
          </w:tcPr>
          <w:p w14:paraId="1B51836F" w14:textId="0FFE313C" w:rsidR="00362197" w:rsidRPr="00362197" w:rsidDel="0090146E" w:rsidRDefault="00362197" w:rsidP="00A9029B">
            <w:pPr>
              <w:jc w:val="center"/>
              <w:rPr>
                <w:del w:id="3529" w:author="Author" w:date="2026-09-29T17:34:00Z" w16du:dateUtc="2026-09-29T22:34:00Z"/>
                <w:rFonts w:ascii="Times New Roman" w:hAnsi="Times New Roman" w:cs="Times New Roman"/>
                <w:sz w:val="24"/>
                <w:szCs w:val="24"/>
              </w:rPr>
            </w:pPr>
          </w:p>
        </w:tc>
      </w:tr>
      <w:tr w:rsidR="00362197" w:rsidRPr="00362197" w:rsidDel="0090146E" w14:paraId="1511EFFE" w14:textId="332328BA" w:rsidTr="00362197">
        <w:trPr>
          <w:del w:id="3530" w:author="Author" w:date="2026-09-29T17:34:00Z"/>
        </w:trPr>
        <w:tc>
          <w:tcPr>
            <w:tcW w:w="625" w:type="pct"/>
          </w:tcPr>
          <w:p w14:paraId="30F0FA90" w14:textId="701A4AF4" w:rsidR="00362197" w:rsidRPr="00362197" w:rsidDel="0090146E" w:rsidRDefault="00362197" w:rsidP="006B23D6">
            <w:pPr>
              <w:jc w:val="both"/>
              <w:rPr>
                <w:del w:id="3531" w:author="Author" w:date="2026-09-29T17:34:00Z" w16du:dateUtc="2026-09-29T22:34:00Z"/>
                <w:rFonts w:ascii="Times New Roman" w:hAnsi="Times New Roman" w:cs="Times New Roman"/>
                <w:sz w:val="24"/>
                <w:szCs w:val="24"/>
              </w:rPr>
            </w:pPr>
          </w:p>
        </w:tc>
        <w:tc>
          <w:tcPr>
            <w:tcW w:w="625" w:type="pct"/>
          </w:tcPr>
          <w:p w14:paraId="27C937FC" w14:textId="7BA670B2" w:rsidR="00362197" w:rsidRPr="00362197" w:rsidDel="0090146E" w:rsidRDefault="00362197" w:rsidP="006B23D6">
            <w:pPr>
              <w:jc w:val="both"/>
              <w:rPr>
                <w:del w:id="3532" w:author="Author" w:date="2026-09-29T17:34:00Z" w16du:dateUtc="2026-09-29T22:34:00Z"/>
                <w:rFonts w:ascii="Times New Roman" w:hAnsi="Times New Roman" w:cs="Times New Roman"/>
                <w:sz w:val="24"/>
                <w:szCs w:val="24"/>
              </w:rPr>
            </w:pPr>
            <w:del w:id="3533" w:author="Author" w:date="2026-09-29T17:34:00Z" w16du:dateUtc="2026-09-29T22:34:00Z">
              <w:r w:rsidRPr="00362197" w:rsidDel="0090146E">
                <w:rPr>
                  <w:rFonts w:ascii="Times New Roman" w:hAnsi="Times New Roman" w:cs="Times New Roman"/>
                  <w:sz w:val="24"/>
                  <w:szCs w:val="24"/>
                </w:rPr>
                <w:delText>Orange</w:delText>
              </w:r>
            </w:del>
          </w:p>
        </w:tc>
        <w:tc>
          <w:tcPr>
            <w:tcW w:w="625" w:type="pct"/>
          </w:tcPr>
          <w:p w14:paraId="6D7597EF" w14:textId="635518C5" w:rsidR="00362197" w:rsidRPr="00362197" w:rsidDel="0090146E" w:rsidRDefault="00362197" w:rsidP="00A9029B">
            <w:pPr>
              <w:jc w:val="center"/>
              <w:rPr>
                <w:del w:id="3534" w:author="Author" w:date="2026-09-29T17:34:00Z" w16du:dateUtc="2026-09-29T22:34:00Z"/>
                <w:rFonts w:ascii="Times New Roman" w:hAnsi="Times New Roman" w:cs="Times New Roman"/>
                <w:sz w:val="24"/>
                <w:szCs w:val="24"/>
              </w:rPr>
            </w:pPr>
            <w:del w:id="3535" w:author="Author" w:date="2026-09-29T17:34:00Z" w16du:dateUtc="2026-09-29T22:34:00Z">
              <w:r w:rsidRPr="00362197" w:rsidDel="0090146E">
                <w:rPr>
                  <w:rFonts w:ascii="Times New Roman" w:hAnsi="Times New Roman" w:cs="Times New Roman"/>
                  <w:sz w:val="24"/>
                  <w:szCs w:val="24"/>
                </w:rPr>
                <w:delText>11</w:delText>
              </w:r>
            </w:del>
          </w:p>
        </w:tc>
        <w:tc>
          <w:tcPr>
            <w:tcW w:w="625" w:type="pct"/>
          </w:tcPr>
          <w:p w14:paraId="5352A069" w14:textId="7DD4CEEC" w:rsidR="00362197" w:rsidRPr="00362197" w:rsidDel="0090146E" w:rsidRDefault="00362197" w:rsidP="00A9029B">
            <w:pPr>
              <w:jc w:val="center"/>
              <w:rPr>
                <w:del w:id="3536" w:author="Author" w:date="2026-09-29T17:34:00Z" w16du:dateUtc="2026-09-29T22:34:00Z"/>
                <w:rFonts w:ascii="Times New Roman" w:hAnsi="Times New Roman" w:cs="Times New Roman"/>
                <w:sz w:val="24"/>
                <w:szCs w:val="24"/>
              </w:rPr>
            </w:pPr>
            <w:del w:id="3537" w:author="Author" w:date="2026-09-29T17:34:00Z" w16du:dateUtc="2026-09-29T22:34:00Z">
              <w:r w:rsidRPr="00362197" w:rsidDel="0090146E">
                <w:rPr>
                  <w:rFonts w:ascii="Times New Roman" w:hAnsi="Times New Roman" w:cs="Times New Roman"/>
                  <w:sz w:val="24"/>
                  <w:szCs w:val="24"/>
                </w:rPr>
                <w:delText>0.13</w:delText>
              </w:r>
            </w:del>
          </w:p>
        </w:tc>
        <w:tc>
          <w:tcPr>
            <w:tcW w:w="625" w:type="pct"/>
          </w:tcPr>
          <w:p w14:paraId="23E0CE43" w14:textId="68132B05" w:rsidR="00362197" w:rsidRPr="00362197" w:rsidDel="0090146E" w:rsidRDefault="00362197" w:rsidP="00A9029B">
            <w:pPr>
              <w:jc w:val="center"/>
              <w:rPr>
                <w:del w:id="3538" w:author="Author" w:date="2026-09-29T17:34:00Z" w16du:dateUtc="2026-09-29T22:34:00Z"/>
                <w:rFonts w:ascii="Times New Roman" w:hAnsi="Times New Roman" w:cs="Times New Roman"/>
                <w:sz w:val="24"/>
                <w:szCs w:val="24"/>
              </w:rPr>
            </w:pPr>
          </w:p>
        </w:tc>
        <w:tc>
          <w:tcPr>
            <w:tcW w:w="625" w:type="pct"/>
          </w:tcPr>
          <w:p w14:paraId="0255AC52" w14:textId="42663F40" w:rsidR="00362197" w:rsidRPr="00362197" w:rsidDel="0090146E" w:rsidRDefault="00362197" w:rsidP="00A9029B">
            <w:pPr>
              <w:jc w:val="center"/>
              <w:rPr>
                <w:del w:id="3539" w:author="Author" w:date="2026-09-29T17:34:00Z" w16du:dateUtc="2026-09-29T22:34:00Z"/>
                <w:rFonts w:ascii="Times New Roman" w:hAnsi="Times New Roman" w:cs="Times New Roman"/>
                <w:sz w:val="24"/>
                <w:szCs w:val="24"/>
              </w:rPr>
            </w:pPr>
          </w:p>
        </w:tc>
        <w:tc>
          <w:tcPr>
            <w:tcW w:w="625" w:type="pct"/>
          </w:tcPr>
          <w:p w14:paraId="2BC0804F" w14:textId="67954B52" w:rsidR="00362197" w:rsidRPr="00362197" w:rsidDel="0090146E" w:rsidRDefault="00362197" w:rsidP="00A9029B">
            <w:pPr>
              <w:jc w:val="center"/>
              <w:rPr>
                <w:del w:id="3540" w:author="Author" w:date="2026-09-29T17:34:00Z" w16du:dateUtc="2026-09-29T22:34:00Z"/>
                <w:rFonts w:ascii="Times New Roman" w:hAnsi="Times New Roman" w:cs="Times New Roman"/>
                <w:sz w:val="24"/>
                <w:szCs w:val="24"/>
              </w:rPr>
            </w:pPr>
          </w:p>
        </w:tc>
        <w:tc>
          <w:tcPr>
            <w:tcW w:w="625" w:type="pct"/>
          </w:tcPr>
          <w:p w14:paraId="13072B39" w14:textId="65777728" w:rsidR="00362197" w:rsidRPr="00362197" w:rsidDel="0090146E" w:rsidRDefault="00362197" w:rsidP="00A9029B">
            <w:pPr>
              <w:jc w:val="center"/>
              <w:rPr>
                <w:del w:id="3541" w:author="Author" w:date="2026-09-29T17:34:00Z" w16du:dateUtc="2026-09-29T22:34:00Z"/>
                <w:rFonts w:ascii="Times New Roman" w:hAnsi="Times New Roman" w:cs="Times New Roman"/>
                <w:sz w:val="24"/>
                <w:szCs w:val="24"/>
              </w:rPr>
            </w:pPr>
          </w:p>
        </w:tc>
      </w:tr>
      <w:tr w:rsidR="00362197" w:rsidRPr="00362197" w:rsidDel="0090146E" w14:paraId="243366B1" w14:textId="2C67FBFD" w:rsidTr="00362197">
        <w:trPr>
          <w:del w:id="3542" w:author="Author" w:date="2026-09-29T17:34:00Z"/>
        </w:trPr>
        <w:tc>
          <w:tcPr>
            <w:tcW w:w="625" w:type="pct"/>
          </w:tcPr>
          <w:p w14:paraId="6C30A548" w14:textId="66DE3053" w:rsidR="00362197" w:rsidRPr="00362197" w:rsidDel="0090146E" w:rsidRDefault="00362197" w:rsidP="006B23D6">
            <w:pPr>
              <w:jc w:val="both"/>
              <w:rPr>
                <w:del w:id="3543" w:author="Author" w:date="2026-09-29T17:34:00Z" w16du:dateUtc="2026-09-29T22:34:00Z"/>
                <w:rFonts w:ascii="Times New Roman" w:hAnsi="Times New Roman" w:cs="Times New Roman"/>
                <w:sz w:val="24"/>
                <w:szCs w:val="24"/>
              </w:rPr>
            </w:pPr>
          </w:p>
        </w:tc>
        <w:tc>
          <w:tcPr>
            <w:tcW w:w="625" w:type="pct"/>
          </w:tcPr>
          <w:p w14:paraId="2141BC56" w14:textId="54411E3E" w:rsidR="00362197" w:rsidRPr="00362197" w:rsidDel="0090146E" w:rsidRDefault="00362197" w:rsidP="006B23D6">
            <w:pPr>
              <w:jc w:val="both"/>
              <w:rPr>
                <w:del w:id="3544" w:author="Author" w:date="2026-09-29T17:34:00Z" w16du:dateUtc="2026-09-29T22:34:00Z"/>
                <w:rFonts w:ascii="Times New Roman" w:hAnsi="Times New Roman" w:cs="Times New Roman"/>
                <w:sz w:val="24"/>
                <w:szCs w:val="24"/>
              </w:rPr>
            </w:pPr>
            <w:del w:id="3545" w:author="Author" w:date="2026-09-29T17:34:00Z" w16du:dateUtc="2026-09-29T22:34:00Z">
              <w:r w:rsidRPr="00362197" w:rsidDel="0090146E">
                <w:rPr>
                  <w:rFonts w:ascii="Times New Roman" w:hAnsi="Times New Roman" w:cs="Times New Roman"/>
                  <w:sz w:val="24"/>
                  <w:szCs w:val="24"/>
                </w:rPr>
                <w:delText>Pink</w:delText>
              </w:r>
            </w:del>
          </w:p>
        </w:tc>
        <w:tc>
          <w:tcPr>
            <w:tcW w:w="625" w:type="pct"/>
          </w:tcPr>
          <w:p w14:paraId="71E2E869" w14:textId="5A7C0429" w:rsidR="00362197" w:rsidRPr="00362197" w:rsidDel="0090146E" w:rsidRDefault="00362197" w:rsidP="00A9029B">
            <w:pPr>
              <w:jc w:val="center"/>
              <w:rPr>
                <w:del w:id="3546" w:author="Author" w:date="2026-09-29T17:34:00Z" w16du:dateUtc="2026-09-29T22:34:00Z"/>
                <w:rFonts w:ascii="Times New Roman" w:hAnsi="Times New Roman" w:cs="Times New Roman"/>
                <w:sz w:val="24"/>
                <w:szCs w:val="24"/>
              </w:rPr>
            </w:pPr>
            <w:del w:id="3547" w:author="Author" w:date="2026-09-29T17:34:00Z" w16du:dateUtc="2026-09-29T22:34:00Z">
              <w:r w:rsidRPr="00362197" w:rsidDel="0090146E">
                <w:rPr>
                  <w:rFonts w:ascii="Times New Roman" w:hAnsi="Times New Roman" w:cs="Times New Roman"/>
                  <w:sz w:val="24"/>
                  <w:szCs w:val="24"/>
                </w:rPr>
                <w:delText>3</w:delText>
              </w:r>
            </w:del>
          </w:p>
        </w:tc>
        <w:tc>
          <w:tcPr>
            <w:tcW w:w="625" w:type="pct"/>
          </w:tcPr>
          <w:p w14:paraId="28FAF4B0" w14:textId="590AE87C" w:rsidR="00362197" w:rsidRPr="00362197" w:rsidDel="0090146E" w:rsidRDefault="00362197" w:rsidP="00A9029B">
            <w:pPr>
              <w:jc w:val="center"/>
              <w:rPr>
                <w:del w:id="3548" w:author="Author" w:date="2026-09-29T17:34:00Z" w16du:dateUtc="2026-09-29T22:34:00Z"/>
                <w:rFonts w:ascii="Times New Roman" w:hAnsi="Times New Roman" w:cs="Times New Roman"/>
                <w:sz w:val="24"/>
                <w:szCs w:val="24"/>
              </w:rPr>
            </w:pPr>
            <w:del w:id="3549" w:author="Author" w:date="2026-09-29T17:34:00Z" w16du:dateUtc="2026-09-29T22:34:00Z">
              <w:r w:rsidRPr="00362197" w:rsidDel="0090146E">
                <w:rPr>
                  <w:rFonts w:ascii="Times New Roman" w:hAnsi="Times New Roman" w:cs="Times New Roman"/>
                  <w:sz w:val="24"/>
                  <w:szCs w:val="24"/>
                </w:rPr>
                <w:delText>0.04</w:delText>
              </w:r>
            </w:del>
          </w:p>
        </w:tc>
        <w:tc>
          <w:tcPr>
            <w:tcW w:w="625" w:type="pct"/>
          </w:tcPr>
          <w:p w14:paraId="3E89D72F" w14:textId="1285C6EC" w:rsidR="00362197" w:rsidRPr="00362197" w:rsidDel="0090146E" w:rsidRDefault="00362197" w:rsidP="00A9029B">
            <w:pPr>
              <w:jc w:val="center"/>
              <w:rPr>
                <w:del w:id="3550" w:author="Author" w:date="2026-09-29T17:34:00Z" w16du:dateUtc="2026-09-29T22:34:00Z"/>
                <w:rFonts w:ascii="Times New Roman" w:hAnsi="Times New Roman" w:cs="Times New Roman"/>
                <w:sz w:val="24"/>
                <w:szCs w:val="24"/>
              </w:rPr>
            </w:pPr>
          </w:p>
        </w:tc>
        <w:tc>
          <w:tcPr>
            <w:tcW w:w="625" w:type="pct"/>
          </w:tcPr>
          <w:p w14:paraId="4910F858" w14:textId="312D1876" w:rsidR="00362197" w:rsidRPr="00362197" w:rsidDel="0090146E" w:rsidRDefault="00362197" w:rsidP="00A9029B">
            <w:pPr>
              <w:jc w:val="center"/>
              <w:rPr>
                <w:del w:id="3551" w:author="Author" w:date="2026-09-29T17:34:00Z" w16du:dateUtc="2026-09-29T22:34:00Z"/>
                <w:rFonts w:ascii="Times New Roman" w:hAnsi="Times New Roman" w:cs="Times New Roman"/>
                <w:sz w:val="24"/>
                <w:szCs w:val="24"/>
              </w:rPr>
            </w:pPr>
          </w:p>
        </w:tc>
        <w:tc>
          <w:tcPr>
            <w:tcW w:w="625" w:type="pct"/>
          </w:tcPr>
          <w:p w14:paraId="2B1432BE" w14:textId="2A1040B5" w:rsidR="00362197" w:rsidRPr="00362197" w:rsidDel="0090146E" w:rsidRDefault="00362197" w:rsidP="00A9029B">
            <w:pPr>
              <w:jc w:val="center"/>
              <w:rPr>
                <w:del w:id="3552" w:author="Author" w:date="2026-09-29T17:34:00Z" w16du:dateUtc="2026-09-29T22:34:00Z"/>
                <w:rFonts w:ascii="Times New Roman" w:hAnsi="Times New Roman" w:cs="Times New Roman"/>
                <w:sz w:val="24"/>
                <w:szCs w:val="24"/>
              </w:rPr>
            </w:pPr>
          </w:p>
        </w:tc>
        <w:tc>
          <w:tcPr>
            <w:tcW w:w="625" w:type="pct"/>
          </w:tcPr>
          <w:p w14:paraId="40EB76A5" w14:textId="4C8F316D" w:rsidR="00362197" w:rsidRPr="00362197" w:rsidDel="0090146E" w:rsidRDefault="00362197" w:rsidP="00A9029B">
            <w:pPr>
              <w:jc w:val="center"/>
              <w:rPr>
                <w:del w:id="3553" w:author="Author" w:date="2026-09-29T17:34:00Z" w16du:dateUtc="2026-09-29T22:34:00Z"/>
                <w:rFonts w:ascii="Times New Roman" w:hAnsi="Times New Roman" w:cs="Times New Roman"/>
                <w:sz w:val="24"/>
                <w:szCs w:val="24"/>
              </w:rPr>
            </w:pPr>
          </w:p>
        </w:tc>
      </w:tr>
      <w:tr w:rsidR="00362197" w:rsidRPr="00362197" w:rsidDel="0090146E" w14:paraId="507F181F" w14:textId="18B55B2D" w:rsidTr="00362197">
        <w:trPr>
          <w:del w:id="3554" w:author="Author" w:date="2026-09-29T17:34:00Z"/>
        </w:trPr>
        <w:tc>
          <w:tcPr>
            <w:tcW w:w="625" w:type="pct"/>
          </w:tcPr>
          <w:p w14:paraId="62F76A77" w14:textId="2C3AE723" w:rsidR="00362197" w:rsidRPr="00362197" w:rsidDel="0090146E" w:rsidRDefault="00362197" w:rsidP="006B23D6">
            <w:pPr>
              <w:jc w:val="both"/>
              <w:rPr>
                <w:del w:id="3555" w:author="Author" w:date="2026-09-29T17:34:00Z" w16du:dateUtc="2026-09-29T22:34:00Z"/>
                <w:rFonts w:ascii="Times New Roman" w:hAnsi="Times New Roman" w:cs="Times New Roman"/>
                <w:sz w:val="24"/>
                <w:szCs w:val="24"/>
              </w:rPr>
            </w:pPr>
          </w:p>
        </w:tc>
        <w:tc>
          <w:tcPr>
            <w:tcW w:w="625" w:type="pct"/>
          </w:tcPr>
          <w:p w14:paraId="48BC5316" w14:textId="2DF2C893" w:rsidR="00362197" w:rsidRPr="00362197" w:rsidDel="0090146E" w:rsidRDefault="00362197" w:rsidP="006B23D6">
            <w:pPr>
              <w:jc w:val="both"/>
              <w:rPr>
                <w:del w:id="3556" w:author="Author" w:date="2026-09-29T17:34:00Z" w16du:dateUtc="2026-09-29T22:34:00Z"/>
                <w:rFonts w:ascii="Times New Roman" w:hAnsi="Times New Roman" w:cs="Times New Roman"/>
                <w:sz w:val="24"/>
                <w:szCs w:val="24"/>
              </w:rPr>
            </w:pPr>
            <w:del w:id="3557" w:author="Author" w:date="2026-09-29T17:34:00Z" w16du:dateUtc="2026-09-29T22:34:00Z">
              <w:r w:rsidRPr="00362197" w:rsidDel="0090146E">
                <w:rPr>
                  <w:rFonts w:ascii="Times New Roman" w:hAnsi="Times New Roman" w:cs="Times New Roman"/>
                  <w:sz w:val="24"/>
                  <w:szCs w:val="24"/>
                </w:rPr>
                <w:delText>Light violet</w:delText>
              </w:r>
            </w:del>
          </w:p>
        </w:tc>
        <w:tc>
          <w:tcPr>
            <w:tcW w:w="625" w:type="pct"/>
          </w:tcPr>
          <w:p w14:paraId="7BCC567E" w14:textId="28BD5741" w:rsidR="00362197" w:rsidRPr="00362197" w:rsidDel="0090146E" w:rsidRDefault="00362197" w:rsidP="00A9029B">
            <w:pPr>
              <w:jc w:val="center"/>
              <w:rPr>
                <w:del w:id="3558" w:author="Author" w:date="2026-09-29T17:34:00Z" w16du:dateUtc="2026-09-29T22:34:00Z"/>
                <w:rFonts w:ascii="Times New Roman" w:hAnsi="Times New Roman" w:cs="Times New Roman"/>
                <w:sz w:val="24"/>
                <w:szCs w:val="24"/>
              </w:rPr>
            </w:pPr>
            <w:del w:id="3559" w:author="Author" w:date="2026-09-29T17:34:00Z" w16du:dateUtc="2026-09-29T22:34:00Z">
              <w:r w:rsidRPr="00362197" w:rsidDel="0090146E">
                <w:rPr>
                  <w:rFonts w:ascii="Times New Roman" w:hAnsi="Times New Roman" w:cs="Times New Roman"/>
                  <w:sz w:val="24"/>
                  <w:szCs w:val="24"/>
                </w:rPr>
                <w:delText>1</w:delText>
              </w:r>
            </w:del>
          </w:p>
        </w:tc>
        <w:tc>
          <w:tcPr>
            <w:tcW w:w="625" w:type="pct"/>
          </w:tcPr>
          <w:p w14:paraId="691F285E" w14:textId="7B00650D" w:rsidR="00362197" w:rsidRPr="00362197" w:rsidDel="0090146E" w:rsidRDefault="00362197" w:rsidP="00A9029B">
            <w:pPr>
              <w:jc w:val="center"/>
              <w:rPr>
                <w:del w:id="3560" w:author="Author" w:date="2026-09-29T17:34:00Z" w16du:dateUtc="2026-09-29T22:34:00Z"/>
                <w:rFonts w:ascii="Times New Roman" w:hAnsi="Times New Roman" w:cs="Times New Roman"/>
                <w:sz w:val="24"/>
                <w:szCs w:val="24"/>
              </w:rPr>
            </w:pPr>
            <w:del w:id="3561" w:author="Author" w:date="2026-09-29T17:34:00Z" w16du:dateUtc="2026-09-29T22:34:00Z">
              <w:r w:rsidRPr="00362197" w:rsidDel="0090146E">
                <w:rPr>
                  <w:rFonts w:ascii="Times New Roman" w:hAnsi="Times New Roman" w:cs="Times New Roman"/>
                  <w:sz w:val="24"/>
                  <w:szCs w:val="24"/>
                </w:rPr>
                <w:delText>0.01</w:delText>
              </w:r>
            </w:del>
          </w:p>
        </w:tc>
        <w:tc>
          <w:tcPr>
            <w:tcW w:w="625" w:type="pct"/>
          </w:tcPr>
          <w:p w14:paraId="6B5C7D15" w14:textId="5931A413" w:rsidR="00362197" w:rsidRPr="00362197" w:rsidDel="0090146E" w:rsidRDefault="00362197" w:rsidP="00A9029B">
            <w:pPr>
              <w:jc w:val="center"/>
              <w:rPr>
                <w:del w:id="3562" w:author="Author" w:date="2026-09-29T17:34:00Z" w16du:dateUtc="2026-09-29T22:34:00Z"/>
                <w:rFonts w:ascii="Times New Roman" w:hAnsi="Times New Roman" w:cs="Times New Roman"/>
                <w:sz w:val="24"/>
                <w:szCs w:val="24"/>
              </w:rPr>
            </w:pPr>
          </w:p>
        </w:tc>
        <w:tc>
          <w:tcPr>
            <w:tcW w:w="625" w:type="pct"/>
          </w:tcPr>
          <w:p w14:paraId="56376DC9" w14:textId="60706383" w:rsidR="00362197" w:rsidRPr="00362197" w:rsidDel="0090146E" w:rsidRDefault="00362197" w:rsidP="00A9029B">
            <w:pPr>
              <w:jc w:val="center"/>
              <w:rPr>
                <w:del w:id="3563" w:author="Author" w:date="2026-09-29T17:34:00Z" w16du:dateUtc="2026-09-29T22:34:00Z"/>
                <w:rFonts w:ascii="Times New Roman" w:hAnsi="Times New Roman" w:cs="Times New Roman"/>
                <w:sz w:val="24"/>
                <w:szCs w:val="24"/>
              </w:rPr>
            </w:pPr>
          </w:p>
        </w:tc>
        <w:tc>
          <w:tcPr>
            <w:tcW w:w="625" w:type="pct"/>
          </w:tcPr>
          <w:p w14:paraId="277BAC3C" w14:textId="52A68709" w:rsidR="00362197" w:rsidRPr="00362197" w:rsidDel="0090146E" w:rsidRDefault="00362197" w:rsidP="00A9029B">
            <w:pPr>
              <w:jc w:val="center"/>
              <w:rPr>
                <w:del w:id="3564" w:author="Author" w:date="2026-09-29T17:34:00Z" w16du:dateUtc="2026-09-29T22:34:00Z"/>
                <w:rFonts w:ascii="Times New Roman" w:hAnsi="Times New Roman" w:cs="Times New Roman"/>
                <w:sz w:val="24"/>
                <w:szCs w:val="24"/>
              </w:rPr>
            </w:pPr>
          </w:p>
        </w:tc>
        <w:tc>
          <w:tcPr>
            <w:tcW w:w="625" w:type="pct"/>
          </w:tcPr>
          <w:p w14:paraId="4E8B4912" w14:textId="59973411" w:rsidR="00362197" w:rsidRPr="00362197" w:rsidDel="0090146E" w:rsidRDefault="00362197" w:rsidP="00A9029B">
            <w:pPr>
              <w:jc w:val="center"/>
              <w:rPr>
                <w:del w:id="3565" w:author="Author" w:date="2026-09-29T17:34:00Z" w16du:dateUtc="2026-09-29T22:34:00Z"/>
                <w:rFonts w:ascii="Times New Roman" w:hAnsi="Times New Roman" w:cs="Times New Roman"/>
                <w:sz w:val="24"/>
                <w:szCs w:val="24"/>
              </w:rPr>
            </w:pPr>
          </w:p>
        </w:tc>
      </w:tr>
      <w:tr w:rsidR="00362197" w:rsidRPr="00362197" w:rsidDel="0090146E" w14:paraId="7B78D1A3" w14:textId="23A69664" w:rsidTr="00362197">
        <w:trPr>
          <w:del w:id="3566" w:author="Author" w:date="2026-09-29T17:34:00Z"/>
        </w:trPr>
        <w:tc>
          <w:tcPr>
            <w:tcW w:w="625" w:type="pct"/>
            <w:tcBorders>
              <w:bottom w:val="single" w:sz="4" w:space="0" w:color="auto"/>
            </w:tcBorders>
          </w:tcPr>
          <w:p w14:paraId="36CD3C46" w14:textId="00778F83" w:rsidR="00362197" w:rsidRPr="00362197" w:rsidDel="0090146E" w:rsidRDefault="00362197" w:rsidP="006B23D6">
            <w:pPr>
              <w:jc w:val="both"/>
              <w:rPr>
                <w:del w:id="3567" w:author="Author" w:date="2026-09-29T17:34:00Z" w16du:dateUtc="2026-09-29T22:34:00Z"/>
                <w:rFonts w:ascii="Times New Roman" w:hAnsi="Times New Roman" w:cs="Times New Roman"/>
                <w:sz w:val="24"/>
                <w:szCs w:val="24"/>
              </w:rPr>
            </w:pPr>
          </w:p>
        </w:tc>
        <w:tc>
          <w:tcPr>
            <w:tcW w:w="625" w:type="pct"/>
            <w:tcBorders>
              <w:bottom w:val="single" w:sz="4" w:space="0" w:color="auto"/>
            </w:tcBorders>
          </w:tcPr>
          <w:p w14:paraId="7A8E0931" w14:textId="181A8C1E" w:rsidR="00362197" w:rsidRPr="00362197" w:rsidDel="0090146E" w:rsidRDefault="00362197" w:rsidP="006B23D6">
            <w:pPr>
              <w:jc w:val="both"/>
              <w:rPr>
                <w:del w:id="3568" w:author="Author" w:date="2026-09-29T17:34:00Z" w16du:dateUtc="2026-09-29T22:34:00Z"/>
                <w:rFonts w:ascii="Times New Roman" w:hAnsi="Times New Roman" w:cs="Times New Roman"/>
                <w:sz w:val="24"/>
                <w:szCs w:val="24"/>
              </w:rPr>
            </w:pPr>
            <w:del w:id="3569" w:author="Author" w:date="2026-09-29T17:34:00Z" w16du:dateUtc="2026-09-29T22:34:00Z">
              <w:r w:rsidRPr="00362197" w:rsidDel="0090146E">
                <w:rPr>
                  <w:rFonts w:ascii="Times New Roman" w:hAnsi="Times New Roman" w:cs="Times New Roman"/>
                  <w:sz w:val="24"/>
                  <w:szCs w:val="24"/>
                </w:rPr>
                <w:delText>Dark violet</w:delText>
              </w:r>
            </w:del>
          </w:p>
        </w:tc>
        <w:tc>
          <w:tcPr>
            <w:tcW w:w="625" w:type="pct"/>
            <w:tcBorders>
              <w:bottom w:val="single" w:sz="4" w:space="0" w:color="auto"/>
            </w:tcBorders>
          </w:tcPr>
          <w:p w14:paraId="36038CBF" w14:textId="77775271" w:rsidR="00362197" w:rsidRPr="00362197" w:rsidDel="0090146E" w:rsidRDefault="00362197" w:rsidP="00A9029B">
            <w:pPr>
              <w:jc w:val="center"/>
              <w:rPr>
                <w:del w:id="3570" w:author="Author" w:date="2026-09-29T17:34:00Z" w16du:dateUtc="2026-09-29T22:34:00Z"/>
                <w:rFonts w:ascii="Times New Roman" w:hAnsi="Times New Roman" w:cs="Times New Roman"/>
                <w:sz w:val="24"/>
                <w:szCs w:val="24"/>
              </w:rPr>
            </w:pPr>
            <w:del w:id="3571" w:author="Author" w:date="2026-09-29T17:34:00Z" w16du:dateUtc="2026-09-29T22:34:00Z">
              <w:r w:rsidRPr="00362197" w:rsidDel="0090146E">
                <w:rPr>
                  <w:rFonts w:ascii="Times New Roman" w:hAnsi="Times New Roman" w:cs="Times New Roman"/>
                  <w:sz w:val="24"/>
                  <w:szCs w:val="24"/>
                </w:rPr>
                <w:delText>2</w:delText>
              </w:r>
            </w:del>
          </w:p>
        </w:tc>
        <w:tc>
          <w:tcPr>
            <w:tcW w:w="625" w:type="pct"/>
            <w:tcBorders>
              <w:bottom w:val="single" w:sz="4" w:space="0" w:color="auto"/>
            </w:tcBorders>
          </w:tcPr>
          <w:p w14:paraId="413B3D40" w14:textId="769E9BE5" w:rsidR="00362197" w:rsidRPr="00362197" w:rsidDel="0090146E" w:rsidRDefault="00362197" w:rsidP="00A9029B">
            <w:pPr>
              <w:jc w:val="center"/>
              <w:rPr>
                <w:del w:id="3572" w:author="Author" w:date="2026-09-29T17:34:00Z" w16du:dateUtc="2026-09-29T22:34:00Z"/>
                <w:rFonts w:ascii="Times New Roman" w:hAnsi="Times New Roman" w:cs="Times New Roman"/>
                <w:sz w:val="24"/>
                <w:szCs w:val="24"/>
              </w:rPr>
            </w:pPr>
            <w:del w:id="3573" w:author="Author" w:date="2026-09-29T17:34:00Z" w16du:dateUtc="2026-09-29T22:34:00Z">
              <w:r w:rsidRPr="00362197" w:rsidDel="0090146E">
                <w:rPr>
                  <w:rFonts w:ascii="Times New Roman" w:hAnsi="Times New Roman" w:cs="Times New Roman"/>
                  <w:sz w:val="24"/>
                  <w:szCs w:val="24"/>
                </w:rPr>
                <w:delText>0.02</w:delText>
              </w:r>
            </w:del>
          </w:p>
        </w:tc>
        <w:tc>
          <w:tcPr>
            <w:tcW w:w="625" w:type="pct"/>
            <w:tcBorders>
              <w:bottom w:val="single" w:sz="4" w:space="0" w:color="auto"/>
            </w:tcBorders>
          </w:tcPr>
          <w:p w14:paraId="18A98D21" w14:textId="3DCF95AE" w:rsidR="00362197" w:rsidRPr="00362197" w:rsidDel="0090146E" w:rsidRDefault="00362197" w:rsidP="00A9029B">
            <w:pPr>
              <w:jc w:val="center"/>
              <w:rPr>
                <w:del w:id="3574" w:author="Author" w:date="2026-09-29T17:34:00Z" w16du:dateUtc="2026-09-29T22:34:00Z"/>
                <w:rFonts w:ascii="Times New Roman" w:hAnsi="Times New Roman" w:cs="Times New Roman"/>
                <w:sz w:val="24"/>
                <w:szCs w:val="24"/>
              </w:rPr>
            </w:pPr>
          </w:p>
        </w:tc>
        <w:tc>
          <w:tcPr>
            <w:tcW w:w="625" w:type="pct"/>
            <w:tcBorders>
              <w:bottom w:val="single" w:sz="4" w:space="0" w:color="auto"/>
            </w:tcBorders>
          </w:tcPr>
          <w:p w14:paraId="3B97EC67" w14:textId="5FAE06DB" w:rsidR="00362197" w:rsidRPr="00362197" w:rsidDel="0090146E" w:rsidRDefault="00362197" w:rsidP="00A9029B">
            <w:pPr>
              <w:jc w:val="center"/>
              <w:rPr>
                <w:del w:id="3575" w:author="Author" w:date="2026-09-29T17:34:00Z" w16du:dateUtc="2026-09-29T22:34:00Z"/>
                <w:rFonts w:ascii="Times New Roman" w:hAnsi="Times New Roman" w:cs="Times New Roman"/>
                <w:sz w:val="24"/>
                <w:szCs w:val="24"/>
              </w:rPr>
            </w:pPr>
          </w:p>
        </w:tc>
        <w:tc>
          <w:tcPr>
            <w:tcW w:w="625" w:type="pct"/>
            <w:tcBorders>
              <w:bottom w:val="single" w:sz="4" w:space="0" w:color="auto"/>
            </w:tcBorders>
          </w:tcPr>
          <w:p w14:paraId="4E54F4D9" w14:textId="3249E6D0" w:rsidR="00362197" w:rsidRPr="00362197" w:rsidDel="0090146E" w:rsidRDefault="00362197" w:rsidP="00A9029B">
            <w:pPr>
              <w:jc w:val="center"/>
              <w:rPr>
                <w:del w:id="3576" w:author="Author" w:date="2026-09-29T17:34:00Z" w16du:dateUtc="2026-09-29T22:34:00Z"/>
                <w:rFonts w:ascii="Times New Roman" w:hAnsi="Times New Roman" w:cs="Times New Roman"/>
                <w:sz w:val="24"/>
                <w:szCs w:val="24"/>
              </w:rPr>
            </w:pPr>
          </w:p>
        </w:tc>
        <w:tc>
          <w:tcPr>
            <w:tcW w:w="625" w:type="pct"/>
            <w:tcBorders>
              <w:bottom w:val="single" w:sz="4" w:space="0" w:color="auto"/>
            </w:tcBorders>
          </w:tcPr>
          <w:p w14:paraId="2C4202F9" w14:textId="58287893" w:rsidR="00362197" w:rsidRPr="00362197" w:rsidDel="0090146E" w:rsidRDefault="00362197" w:rsidP="00A9029B">
            <w:pPr>
              <w:jc w:val="center"/>
              <w:rPr>
                <w:del w:id="3577" w:author="Author" w:date="2026-09-29T17:34:00Z" w16du:dateUtc="2026-09-29T22:34:00Z"/>
                <w:rFonts w:ascii="Times New Roman" w:hAnsi="Times New Roman" w:cs="Times New Roman"/>
                <w:sz w:val="24"/>
                <w:szCs w:val="24"/>
              </w:rPr>
            </w:pPr>
          </w:p>
        </w:tc>
      </w:tr>
      <w:tr w:rsidR="00362197" w:rsidRPr="00362197" w:rsidDel="0090146E" w14:paraId="1E3CB855" w14:textId="07A984D9" w:rsidTr="00362197">
        <w:trPr>
          <w:del w:id="3578" w:author="Author" w:date="2026-09-29T17:34:00Z"/>
        </w:trPr>
        <w:tc>
          <w:tcPr>
            <w:tcW w:w="625" w:type="pct"/>
            <w:tcBorders>
              <w:top w:val="single" w:sz="4" w:space="0" w:color="auto"/>
              <w:bottom w:val="single" w:sz="4" w:space="0" w:color="auto"/>
            </w:tcBorders>
          </w:tcPr>
          <w:p w14:paraId="650F497B" w14:textId="7035E8AF" w:rsidR="00362197" w:rsidRPr="00362197" w:rsidDel="0090146E" w:rsidRDefault="00362197" w:rsidP="006B23D6">
            <w:pPr>
              <w:jc w:val="both"/>
              <w:rPr>
                <w:del w:id="3579" w:author="Author" w:date="2026-09-29T17:34:00Z" w16du:dateUtc="2026-09-29T22:34:00Z"/>
                <w:rFonts w:ascii="Times New Roman" w:hAnsi="Times New Roman" w:cs="Times New Roman"/>
                <w:sz w:val="24"/>
                <w:szCs w:val="24"/>
              </w:rPr>
            </w:pPr>
            <w:del w:id="3580" w:author="Author" w:date="2026-09-29T17:34:00Z" w16du:dateUtc="2026-09-29T22:34:00Z">
              <w:r w:rsidRPr="00362197" w:rsidDel="0090146E">
                <w:rPr>
                  <w:rFonts w:ascii="Times New Roman" w:hAnsi="Times New Roman" w:cs="Times New Roman"/>
                  <w:b/>
                  <w:bCs/>
                  <w:sz w:val="24"/>
                  <w:szCs w:val="24"/>
                </w:rPr>
                <w:delText>Mean ± S</w:delText>
              </w:r>
              <w:r w:rsidR="00A9029B" w:rsidDel="0090146E">
                <w:rPr>
                  <w:rFonts w:ascii="Times New Roman" w:hAnsi="Times New Roman" w:cs="Times New Roman"/>
                  <w:b/>
                  <w:bCs/>
                  <w:sz w:val="24"/>
                  <w:szCs w:val="24"/>
                </w:rPr>
                <w:delText>E</w:delText>
              </w:r>
            </w:del>
          </w:p>
        </w:tc>
        <w:tc>
          <w:tcPr>
            <w:tcW w:w="625" w:type="pct"/>
            <w:tcBorders>
              <w:top w:val="single" w:sz="4" w:space="0" w:color="auto"/>
              <w:bottom w:val="single" w:sz="4" w:space="0" w:color="auto"/>
            </w:tcBorders>
          </w:tcPr>
          <w:p w14:paraId="1682E9D9" w14:textId="5F2C7EED" w:rsidR="00362197" w:rsidRPr="00362197" w:rsidDel="0090146E" w:rsidRDefault="00362197" w:rsidP="006B23D6">
            <w:pPr>
              <w:jc w:val="both"/>
              <w:rPr>
                <w:del w:id="3581" w:author="Author" w:date="2026-09-29T17:34:00Z" w16du:dateUtc="2026-09-29T22:34:00Z"/>
                <w:rFonts w:ascii="Times New Roman" w:hAnsi="Times New Roman" w:cs="Times New Roman"/>
                <w:sz w:val="24"/>
                <w:szCs w:val="24"/>
              </w:rPr>
            </w:pPr>
          </w:p>
        </w:tc>
        <w:tc>
          <w:tcPr>
            <w:tcW w:w="625" w:type="pct"/>
            <w:tcBorders>
              <w:top w:val="single" w:sz="4" w:space="0" w:color="auto"/>
              <w:bottom w:val="single" w:sz="4" w:space="0" w:color="auto"/>
            </w:tcBorders>
          </w:tcPr>
          <w:p w14:paraId="3751EE78" w14:textId="490E45F4" w:rsidR="00362197" w:rsidRPr="00362197" w:rsidDel="0090146E" w:rsidRDefault="00362197" w:rsidP="00A9029B">
            <w:pPr>
              <w:jc w:val="center"/>
              <w:rPr>
                <w:del w:id="3582" w:author="Author" w:date="2026-09-29T17:34:00Z" w16du:dateUtc="2026-09-29T22:34:00Z"/>
                <w:rFonts w:ascii="Times New Roman" w:hAnsi="Times New Roman" w:cs="Times New Roman"/>
                <w:sz w:val="24"/>
                <w:szCs w:val="24"/>
              </w:rPr>
            </w:pPr>
          </w:p>
        </w:tc>
        <w:tc>
          <w:tcPr>
            <w:tcW w:w="625" w:type="pct"/>
            <w:tcBorders>
              <w:top w:val="single" w:sz="4" w:space="0" w:color="auto"/>
              <w:bottom w:val="single" w:sz="4" w:space="0" w:color="auto"/>
            </w:tcBorders>
          </w:tcPr>
          <w:p w14:paraId="5D3633C1" w14:textId="439E8525" w:rsidR="00362197" w:rsidRPr="00362197" w:rsidDel="0090146E" w:rsidRDefault="00362197" w:rsidP="00A9029B">
            <w:pPr>
              <w:jc w:val="center"/>
              <w:rPr>
                <w:del w:id="3583" w:author="Author" w:date="2026-09-29T17:34:00Z" w16du:dateUtc="2026-09-29T22:34:00Z"/>
                <w:rFonts w:ascii="Times New Roman" w:hAnsi="Times New Roman" w:cs="Times New Roman"/>
                <w:sz w:val="24"/>
                <w:szCs w:val="24"/>
              </w:rPr>
            </w:pPr>
          </w:p>
        </w:tc>
        <w:tc>
          <w:tcPr>
            <w:tcW w:w="625" w:type="pct"/>
            <w:tcBorders>
              <w:top w:val="single" w:sz="4" w:space="0" w:color="auto"/>
              <w:bottom w:val="single" w:sz="4" w:space="0" w:color="auto"/>
            </w:tcBorders>
          </w:tcPr>
          <w:p w14:paraId="036C5BDE" w14:textId="07ADAB59" w:rsidR="00362197" w:rsidRPr="00362197" w:rsidDel="0090146E" w:rsidRDefault="00362197" w:rsidP="00A9029B">
            <w:pPr>
              <w:jc w:val="center"/>
              <w:rPr>
                <w:del w:id="3584" w:author="Author" w:date="2026-09-29T17:34:00Z" w16du:dateUtc="2026-09-29T22:34:00Z"/>
                <w:rFonts w:ascii="Times New Roman" w:hAnsi="Times New Roman" w:cs="Times New Roman"/>
                <w:sz w:val="24"/>
                <w:szCs w:val="24"/>
              </w:rPr>
            </w:pPr>
            <w:del w:id="3585" w:author="Author" w:date="2026-09-29T17:34:00Z" w16du:dateUtc="2026-09-29T22:34:00Z">
              <w:r w:rsidRPr="00362197" w:rsidDel="0090146E">
                <w:rPr>
                  <w:rFonts w:ascii="Times New Roman" w:hAnsi="Times New Roman" w:cs="Times New Roman"/>
                  <w:b/>
                  <w:bCs/>
                  <w:sz w:val="24"/>
                  <w:szCs w:val="24"/>
                </w:rPr>
                <w:delText>5.79 ± 0.77</w:delText>
              </w:r>
            </w:del>
          </w:p>
        </w:tc>
        <w:tc>
          <w:tcPr>
            <w:tcW w:w="625" w:type="pct"/>
            <w:tcBorders>
              <w:top w:val="single" w:sz="4" w:space="0" w:color="auto"/>
              <w:bottom w:val="single" w:sz="4" w:space="0" w:color="auto"/>
            </w:tcBorders>
          </w:tcPr>
          <w:p w14:paraId="6F0D0493" w14:textId="245221B8" w:rsidR="00362197" w:rsidRPr="00362197" w:rsidDel="0090146E" w:rsidRDefault="00362197" w:rsidP="00A9029B">
            <w:pPr>
              <w:jc w:val="center"/>
              <w:rPr>
                <w:del w:id="3586" w:author="Author" w:date="2026-09-29T17:34:00Z" w16du:dateUtc="2026-09-29T22:34:00Z"/>
                <w:rFonts w:ascii="Times New Roman" w:hAnsi="Times New Roman" w:cs="Times New Roman"/>
                <w:sz w:val="24"/>
                <w:szCs w:val="24"/>
              </w:rPr>
            </w:pPr>
            <w:del w:id="3587" w:author="Author" w:date="2026-09-29T17:34:00Z" w16du:dateUtc="2026-09-29T22:34:00Z">
              <w:r w:rsidRPr="00362197" w:rsidDel="0090146E">
                <w:rPr>
                  <w:rFonts w:ascii="Times New Roman" w:hAnsi="Times New Roman" w:cs="Times New Roman"/>
                  <w:b/>
                  <w:bCs/>
                  <w:sz w:val="24"/>
                  <w:szCs w:val="24"/>
                </w:rPr>
                <w:delText>3.08 ± 0.37</w:delText>
              </w:r>
            </w:del>
          </w:p>
        </w:tc>
        <w:tc>
          <w:tcPr>
            <w:tcW w:w="625" w:type="pct"/>
            <w:tcBorders>
              <w:top w:val="single" w:sz="4" w:space="0" w:color="auto"/>
              <w:bottom w:val="single" w:sz="4" w:space="0" w:color="auto"/>
            </w:tcBorders>
          </w:tcPr>
          <w:p w14:paraId="61756CB1" w14:textId="3AFCDB2F" w:rsidR="00362197" w:rsidRPr="00362197" w:rsidDel="0090146E" w:rsidRDefault="00362197" w:rsidP="00A9029B">
            <w:pPr>
              <w:jc w:val="center"/>
              <w:rPr>
                <w:del w:id="3588" w:author="Author" w:date="2026-09-29T17:34:00Z" w16du:dateUtc="2026-09-29T22:34:00Z"/>
                <w:rFonts w:ascii="Times New Roman" w:hAnsi="Times New Roman" w:cs="Times New Roman"/>
                <w:sz w:val="24"/>
                <w:szCs w:val="24"/>
              </w:rPr>
            </w:pPr>
            <w:del w:id="3589" w:author="Author" w:date="2026-09-29T17:34:00Z" w16du:dateUtc="2026-09-29T22:34:00Z">
              <w:r w:rsidRPr="00362197" w:rsidDel="0090146E">
                <w:rPr>
                  <w:rFonts w:ascii="Times New Roman" w:hAnsi="Times New Roman" w:cs="Times New Roman"/>
                  <w:b/>
                  <w:bCs/>
                  <w:sz w:val="24"/>
                  <w:szCs w:val="24"/>
                </w:rPr>
                <w:delText>0.61 ± 0.05</w:delText>
              </w:r>
            </w:del>
          </w:p>
        </w:tc>
        <w:tc>
          <w:tcPr>
            <w:tcW w:w="625" w:type="pct"/>
            <w:tcBorders>
              <w:top w:val="single" w:sz="4" w:space="0" w:color="auto"/>
              <w:bottom w:val="single" w:sz="4" w:space="0" w:color="auto"/>
            </w:tcBorders>
          </w:tcPr>
          <w:p w14:paraId="70D7B4B7" w14:textId="467EC071" w:rsidR="00362197" w:rsidRPr="00362197" w:rsidDel="0090146E" w:rsidRDefault="00362197" w:rsidP="00A9029B">
            <w:pPr>
              <w:jc w:val="center"/>
              <w:rPr>
                <w:del w:id="3590" w:author="Author" w:date="2026-09-29T17:34:00Z" w16du:dateUtc="2026-09-29T22:34:00Z"/>
                <w:rFonts w:ascii="Times New Roman" w:hAnsi="Times New Roman" w:cs="Times New Roman"/>
                <w:sz w:val="24"/>
                <w:szCs w:val="24"/>
              </w:rPr>
            </w:pPr>
            <w:del w:id="3591" w:author="Author" w:date="2026-09-29T17:34:00Z" w16du:dateUtc="2026-09-29T22:34:00Z">
              <w:r w:rsidRPr="00362197" w:rsidDel="0090146E">
                <w:rPr>
                  <w:rFonts w:ascii="Times New Roman" w:hAnsi="Times New Roman" w:cs="Times New Roman"/>
                  <w:b/>
                  <w:bCs/>
                  <w:sz w:val="24"/>
                  <w:szCs w:val="24"/>
                </w:rPr>
                <w:delText>1.22 ± 0.12</w:delText>
              </w:r>
            </w:del>
          </w:p>
        </w:tc>
      </w:tr>
    </w:tbl>
    <w:p w14:paraId="79DB14B0" w14:textId="77777777" w:rsidR="00362197" w:rsidRDefault="00362197" w:rsidP="00362197">
      <w:pPr>
        <w:jc w:val="both"/>
        <w:rPr>
          <w:rFonts w:ascii="Times New Roman" w:hAnsi="Times New Roman" w:cs="Times New Roman"/>
          <w:b/>
          <w:bCs/>
          <w:sz w:val="24"/>
          <w:szCs w:val="24"/>
        </w:rPr>
      </w:pPr>
    </w:p>
    <w:p w14:paraId="5DB7FB26" w14:textId="77777777" w:rsidR="00362197" w:rsidRPr="00362197" w:rsidRDefault="00362197" w:rsidP="00362197">
      <w:pPr>
        <w:jc w:val="both"/>
        <w:rPr>
          <w:rFonts w:ascii="Times New Roman" w:hAnsi="Times New Roman" w:cs="Times New Roman"/>
          <w:sz w:val="24"/>
          <w:szCs w:val="24"/>
        </w:rPr>
      </w:pPr>
      <w:hyperlink w:anchor="Tab_statistics">
        <w:r w:rsidRPr="00362197">
          <w:rPr>
            <w:rStyle w:val="Hipervnculo"/>
            <w:rFonts w:ascii="Times New Roman" w:hAnsi="Times New Roman" w:cs="Times New Roman"/>
            <w:sz w:val="24"/>
            <w:szCs w:val="24"/>
          </w:rPr>
          <w:t>Table 2</w:t>
        </w:r>
      </w:hyperlink>
      <w:r w:rsidRPr="00362197">
        <w:rPr>
          <w:rFonts w:ascii="Times New Roman" w:hAnsi="Times New Roman" w:cs="Times New Roman"/>
          <w:sz w:val="24"/>
          <w:szCs w:val="24"/>
        </w:rPr>
        <w:t>. Range, mean, standard deviation, and coefficient of variation for quantitative morphological variables of 80 common bean (</w:t>
      </w:r>
      <w:r w:rsidRPr="00362197">
        <w:rPr>
          <w:rFonts w:ascii="Times New Roman" w:hAnsi="Times New Roman" w:cs="Times New Roman"/>
          <w:i/>
          <w:iCs/>
          <w:sz w:val="24"/>
          <w:szCs w:val="24"/>
        </w:rPr>
        <w:t>Phaseolus vulgaris</w:t>
      </w:r>
      <w:r w:rsidRPr="00362197">
        <w:rPr>
          <w:rFonts w:ascii="Times New Roman" w:hAnsi="Times New Roman" w:cs="Times New Roman"/>
          <w:sz w:val="24"/>
          <w:szCs w:val="24"/>
        </w:rPr>
        <w:t xml:space="preserve"> L.) accessions grown in </w:t>
      </w:r>
      <w:proofErr w:type="spellStart"/>
      <w:r w:rsidRPr="00362197">
        <w:rPr>
          <w:rFonts w:ascii="Times New Roman" w:hAnsi="Times New Roman" w:cs="Times New Roman"/>
          <w:sz w:val="24"/>
          <w:szCs w:val="24"/>
        </w:rPr>
        <w:t>Molinopampa</w:t>
      </w:r>
      <w:proofErr w:type="spellEnd"/>
      <w:r w:rsidRPr="00362197">
        <w:rPr>
          <w:rFonts w:ascii="Times New Roman" w:hAnsi="Times New Roman" w:cs="Times New Roman"/>
          <w:sz w:val="24"/>
          <w:szCs w:val="24"/>
        </w:rPr>
        <w:t>, Amazonas, Peru (2025). CV: coefficient of variation.</w:t>
      </w:r>
    </w:p>
    <w:p w14:paraId="5D924CA2" w14:textId="77777777" w:rsidR="00362197" w:rsidRDefault="00362197" w:rsidP="00362197">
      <w:pPr>
        <w:jc w:val="both"/>
        <w:rPr>
          <w:rFonts w:ascii="Times New Roman" w:hAnsi="Times New Roman" w:cs="Times New Roman"/>
          <w:b/>
          <w:bCs/>
          <w:sz w:val="24"/>
          <w:szCs w:val="24"/>
        </w:rPr>
      </w:pPr>
    </w:p>
    <w:tbl>
      <w:tblPr>
        <w:tblW w:w="5000" w:type="pct"/>
        <w:tblLayout w:type="fixed"/>
        <w:tblLook w:val="0020" w:firstRow="1" w:lastRow="0" w:firstColumn="0" w:lastColumn="0" w:noHBand="0" w:noVBand="0"/>
      </w:tblPr>
      <w:tblGrid>
        <w:gridCol w:w="2791"/>
        <w:gridCol w:w="2791"/>
        <w:gridCol w:w="2792"/>
        <w:gridCol w:w="2792"/>
        <w:gridCol w:w="2792"/>
      </w:tblGrid>
      <w:tr w:rsidR="00362197" w:rsidRPr="00362197" w14:paraId="1A5D9E30" w14:textId="77777777" w:rsidTr="00362197">
        <w:trPr>
          <w:tblHeader/>
        </w:trPr>
        <w:tc>
          <w:tcPr>
            <w:tcW w:w="1584" w:type="dxa"/>
            <w:tcBorders>
              <w:top w:val="single" w:sz="4" w:space="0" w:color="auto"/>
              <w:bottom w:val="single" w:sz="4" w:space="0" w:color="auto"/>
            </w:tcBorders>
          </w:tcPr>
          <w:p w14:paraId="4D5BC1E9" w14:textId="77777777" w:rsidR="00362197" w:rsidRPr="00362197" w:rsidRDefault="00362197" w:rsidP="00362197">
            <w:pPr>
              <w:jc w:val="center"/>
              <w:rPr>
                <w:rFonts w:ascii="Times New Roman" w:hAnsi="Times New Roman" w:cs="Times New Roman"/>
                <w:b/>
                <w:bCs/>
                <w:sz w:val="24"/>
                <w:szCs w:val="24"/>
              </w:rPr>
            </w:pPr>
            <w:r w:rsidRPr="00362197">
              <w:rPr>
                <w:rFonts w:ascii="Times New Roman" w:hAnsi="Times New Roman" w:cs="Times New Roman"/>
                <w:b/>
                <w:bCs/>
                <w:sz w:val="24"/>
                <w:szCs w:val="24"/>
              </w:rPr>
              <w:t>Quantitative trait</w:t>
            </w:r>
          </w:p>
        </w:tc>
        <w:tc>
          <w:tcPr>
            <w:tcW w:w="1584" w:type="dxa"/>
            <w:tcBorders>
              <w:top w:val="single" w:sz="4" w:space="0" w:color="auto"/>
              <w:bottom w:val="single" w:sz="4" w:space="0" w:color="auto"/>
            </w:tcBorders>
          </w:tcPr>
          <w:p w14:paraId="542ADFE9" w14:textId="77777777" w:rsidR="00362197" w:rsidRPr="00362197" w:rsidRDefault="00362197" w:rsidP="00362197">
            <w:pPr>
              <w:jc w:val="center"/>
              <w:rPr>
                <w:rFonts w:ascii="Times New Roman" w:hAnsi="Times New Roman" w:cs="Times New Roman"/>
                <w:b/>
                <w:bCs/>
                <w:sz w:val="24"/>
                <w:szCs w:val="24"/>
              </w:rPr>
            </w:pPr>
            <w:r w:rsidRPr="00362197">
              <w:rPr>
                <w:rFonts w:ascii="Times New Roman" w:hAnsi="Times New Roman" w:cs="Times New Roman"/>
                <w:b/>
                <w:bCs/>
                <w:sz w:val="24"/>
                <w:szCs w:val="24"/>
              </w:rPr>
              <w:t>Mean</w:t>
            </w:r>
          </w:p>
        </w:tc>
        <w:tc>
          <w:tcPr>
            <w:tcW w:w="1584" w:type="dxa"/>
            <w:tcBorders>
              <w:top w:val="single" w:sz="4" w:space="0" w:color="auto"/>
              <w:bottom w:val="single" w:sz="4" w:space="0" w:color="auto"/>
            </w:tcBorders>
          </w:tcPr>
          <w:p w14:paraId="0BDCC670" w14:textId="77777777" w:rsidR="00362197" w:rsidRPr="00362197" w:rsidRDefault="00362197" w:rsidP="00362197">
            <w:pPr>
              <w:jc w:val="center"/>
              <w:rPr>
                <w:rFonts w:ascii="Times New Roman" w:hAnsi="Times New Roman" w:cs="Times New Roman"/>
                <w:b/>
                <w:bCs/>
                <w:sz w:val="24"/>
                <w:szCs w:val="24"/>
              </w:rPr>
            </w:pPr>
            <w:r w:rsidRPr="00362197">
              <w:rPr>
                <w:rFonts w:ascii="Times New Roman" w:hAnsi="Times New Roman" w:cs="Times New Roman"/>
                <w:b/>
                <w:bCs/>
                <w:sz w:val="24"/>
                <w:szCs w:val="24"/>
              </w:rPr>
              <w:t>Min</w:t>
            </w:r>
          </w:p>
        </w:tc>
        <w:tc>
          <w:tcPr>
            <w:tcW w:w="1584" w:type="dxa"/>
            <w:tcBorders>
              <w:top w:val="single" w:sz="4" w:space="0" w:color="auto"/>
              <w:bottom w:val="single" w:sz="4" w:space="0" w:color="auto"/>
            </w:tcBorders>
          </w:tcPr>
          <w:p w14:paraId="2FB57388" w14:textId="77777777" w:rsidR="00362197" w:rsidRPr="00362197" w:rsidRDefault="00362197" w:rsidP="00362197">
            <w:pPr>
              <w:jc w:val="center"/>
              <w:rPr>
                <w:rFonts w:ascii="Times New Roman" w:hAnsi="Times New Roman" w:cs="Times New Roman"/>
                <w:b/>
                <w:bCs/>
                <w:sz w:val="24"/>
                <w:szCs w:val="24"/>
              </w:rPr>
            </w:pPr>
            <w:r w:rsidRPr="00362197">
              <w:rPr>
                <w:rFonts w:ascii="Times New Roman" w:hAnsi="Times New Roman" w:cs="Times New Roman"/>
                <w:b/>
                <w:bCs/>
                <w:sz w:val="24"/>
                <w:szCs w:val="24"/>
              </w:rPr>
              <w:t>Max</w:t>
            </w:r>
          </w:p>
        </w:tc>
        <w:tc>
          <w:tcPr>
            <w:tcW w:w="1584" w:type="dxa"/>
            <w:tcBorders>
              <w:top w:val="single" w:sz="4" w:space="0" w:color="auto"/>
              <w:bottom w:val="single" w:sz="4" w:space="0" w:color="auto"/>
            </w:tcBorders>
          </w:tcPr>
          <w:p w14:paraId="5F1DEEC3" w14:textId="77777777" w:rsidR="00362197" w:rsidRPr="00362197" w:rsidRDefault="00362197" w:rsidP="00362197">
            <w:pPr>
              <w:jc w:val="center"/>
              <w:rPr>
                <w:rFonts w:ascii="Times New Roman" w:hAnsi="Times New Roman" w:cs="Times New Roman"/>
                <w:b/>
                <w:bCs/>
                <w:sz w:val="24"/>
                <w:szCs w:val="24"/>
              </w:rPr>
            </w:pPr>
            <w:proofErr w:type="gramStart"/>
            <w:r w:rsidRPr="00362197">
              <w:rPr>
                <w:rFonts w:ascii="Times New Roman" w:hAnsi="Times New Roman" w:cs="Times New Roman"/>
                <w:b/>
                <w:bCs/>
                <w:sz w:val="24"/>
                <w:szCs w:val="24"/>
              </w:rPr>
              <w:t>CV(</w:t>
            </w:r>
            <w:proofErr w:type="gramEnd"/>
            <w:r w:rsidRPr="00362197">
              <w:rPr>
                <w:rFonts w:ascii="Times New Roman" w:hAnsi="Times New Roman" w:cs="Times New Roman"/>
                <w:b/>
                <w:bCs/>
                <w:sz w:val="24"/>
                <w:szCs w:val="24"/>
              </w:rPr>
              <w:t>%)</w:t>
            </w:r>
          </w:p>
        </w:tc>
      </w:tr>
      <w:tr w:rsidR="00362197" w:rsidRPr="00362197" w14:paraId="64B1ED62" w14:textId="77777777" w:rsidTr="00362197">
        <w:tc>
          <w:tcPr>
            <w:tcW w:w="1584" w:type="dxa"/>
            <w:tcBorders>
              <w:top w:val="single" w:sz="4" w:space="0" w:color="auto"/>
            </w:tcBorders>
          </w:tcPr>
          <w:p w14:paraId="148A47C5"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t>Plant height at 50% flowering</w:t>
            </w:r>
          </w:p>
        </w:tc>
        <w:tc>
          <w:tcPr>
            <w:tcW w:w="1584" w:type="dxa"/>
            <w:tcBorders>
              <w:top w:val="single" w:sz="4" w:space="0" w:color="auto"/>
            </w:tcBorders>
          </w:tcPr>
          <w:p w14:paraId="17F00A1D"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143.83</w:t>
            </w:r>
          </w:p>
        </w:tc>
        <w:tc>
          <w:tcPr>
            <w:tcW w:w="1584" w:type="dxa"/>
            <w:tcBorders>
              <w:top w:val="single" w:sz="4" w:space="0" w:color="auto"/>
            </w:tcBorders>
          </w:tcPr>
          <w:p w14:paraId="6EC0C131"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12.00</w:t>
            </w:r>
          </w:p>
        </w:tc>
        <w:tc>
          <w:tcPr>
            <w:tcW w:w="1584" w:type="dxa"/>
            <w:tcBorders>
              <w:top w:val="single" w:sz="4" w:space="0" w:color="auto"/>
            </w:tcBorders>
          </w:tcPr>
          <w:p w14:paraId="73C059A7"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225.00</w:t>
            </w:r>
          </w:p>
        </w:tc>
        <w:tc>
          <w:tcPr>
            <w:tcW w:w="1584" w:type="dxa"/>
            <w:tcBorders>
              <w:top w:val="single" w:sz="4" w:space="0" w:color="auto"/>
            </w:tcBorders>
          </w:tcPr>
          <w:p w14:paraId="353C4864"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29.77</w:t>
            </w:r>
          </w:p>
        </w:tc>
      </w:tr>
      <w:tr w:rsidR="00362197" w:rsidRPr="00362197" w14:paraId="3DE987B8" w14:textId="77777777" w:rsidTr="006B23D6">
        <w:tc>
          <w:tcPr>
            <w:tcW w:w="1584" w:type="dxa"/>
          </w:tcPr>
          <w:p w14:paraId="18ECA644"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t>Plant height at physiological maturity</w:t>
            </w:r>
          </w:p>
        </w:tc>
        <w:tc>
          <w:tcPr>
            <w:tcW w:w="1584" w:type="dxa"/>
          </w:tcPr>
          <w:p w14:paraId="49B33420"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210.95</w:t>
            </w:r>
          </w:p>
        </w:tc>
        <w:tc>
          <w:tcPr>
            <w:tcW w:w="1584" w:type="dxa"/>
          </w:tcPr>
          <w:p w14:paraId="7AE39D04"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30.00</w:t>
            </w:r>
          </w:p>
        </w:tc>
        <w:tc>
          <w:tcPr>
            <w:tcW w:w="1584" w:type="dxa"/>
          </w:tcPr>
          <w:p w14:paraId="090BAA27"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290.00</w:t>
            </w:r>
          </w:p>
        </w:tc>
        <w:tc>
          <w:tcPr>
            <w:tcW w:w="1584" w:type="dxa"/>
          </w:tcPr>
          <w:p w14:paraId="1F8B4BD9"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24.49</w:t>
            </w:r>
          </w:p>
        </w:tc>
      </w:tr>
      <w:tr w:rsidR="00362197" w:rsidRPr="00362197" w14:paraId="235B40CA" w14:textId="77777777" w:rsidTr="006B23D6">
        <w:tc>
          <w:tcPr>
            <w:tcW w:w="1584" w:type="dxa"/>
          </w:tcPr>
          <w:p w14:paraId="4308670D"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t>Stem diameter</w:t>
            </w:r>
          </w:p>
        </w:tc>
        <w:tc>
          <w:tcPr>
            <w:tcW w:w="1584" w:type="dxa"/>
          </w:tcPr>
          <w:p w14:paraId="346622F5"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11.35</w:t>
            </w:r>
          </w:p>
        </w:tc>
        <w:tc>
          <w:tcPr>
            <w:tcW w:w="1584" w:type="dxa"/>
          </w:tcPr>
          <w:p w14:paraId="4D57E48C"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5.63</w:t>
            </w:r>
          </w:p>
        </w:tc>
        <w:tc>
          <w:tcPr>
            <w:tcW w:w="1584" w:type="dxa"/>
          </w:tcPr>
          <w:p w14:paraId="3FE7BD01"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42.07</w:t>
            </w:r>
          </w:p>
        </w:tc>
        <w:tc>
          <w:tcPr>
            <w:tcW w:w="1584" w:type="dxa"/>
          </w:tcPr>
          <w:p w14:paraId="384AA9A7"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60.42</w:t>
            </w:r>
          </w:p>
        </w:tc>
      </w:tr>
      <w:tr w:rsidR="00362197" w:rsidRPr="00362197" w14:paraId="393DC89E" w14:textId="77777777" w:rsidTr="006B23D6">
        <w:tc>
          <w:tcPr>
            <w:tcW w:w="1584" w:type="dxa"/>
          </w:tcPr>
          <w:p w14:paraId="7ED1460B"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t>Chlorophyll content</w:t>
            </w:r>
          </w:p>
        </w:tc>
        <w:tc>
          <w:tcPr>
            <w:tcW w:w="1584" w:type="dxa"/>
          </w:tcPr>
          <w:p w14:paraId="3D790AD5"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45.24</w:t>
            </w:r>
          </w:p>
        </w:tc>
        <w:tc>
          <w:tcPr>
            <w:tcW w:w="1584" w:type="dxa"/>
          </w:tcPr>
          <w:p w14:paraId="67A16A83"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32.93</w:t>
            </w:r>
          </w:p>
        </w:tc>
        <w:tc>
          <w:tcPr>
            <w:tcW w:w="1584" w:type="dxa"/>
          </w:tcPr>
          <w:p w14:paraId="36801B53"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52.91</w:t>
            </w:r>
          </w:p>
        </w:tc>
        <w:tc>
          <w:tcPr>
            <w:tcW w:w="1584" w:type="dxa"/>
          </w:tcPr>
          <w:p w14:paraId="6BA52308"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9.90</w:t>
            </w:r>
          </w:p>
        </w:tc>
      </w:tr>
      <w:tr w:rsidR="00362197" w:rsidRPr="00362197" w14:paraId="18661FF1" w14:textId="77777777" w:rsidTr="006B23D6">
        <w:tc>
          <w:tcPr>
            <w:tcW w:w="1584" w:type="dxa"/>
          </w:tcPr>
          <w:p w14:paraId="12461FA8"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t>Number of floral racemes per plant</w:t>
            </w:r>
          </w:p>
        </w:tc>
        <w:tc>
          <w:tcPr>
            <w:tcW w:w="1584" w:type="dxa"/>
          </w:tcPr>
          <w:p w14:paraId="273923BC"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12.97</w:t>
            </w:r>
          </w:p>
        </w:tc>
        <w:tc>
          <w:tcPr>
            <w:tcW w:w="1584" w:type="dxa"/>
          </w:tcPr>
          <w:p w14:paraId="561CA382"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4.11</w:t>
            </w:r>
          </w:p>
        </w:tc>
        <w:tc>
          <w:tcPr>
            <w:tcW w:w="1584" w:type="dxa"/>
          </w:tcPr>
          <w:p w14:paraId="23B9A59E"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33.91</w:t>
            </w:r>
          </w:p>
        </w:tc>
        <w:tc>
          <w:tcPr>
            <w:tcW w:w="1584" w:type="dxa"/>
          </w:tcPr>
          <w:p w14:paraId="24136DC0"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51.72</w:t>
            </w:r>
          </w:p>
        </w:tc>
      </w:tr>
      <w:tr w:rsidR="00362197" w:rsidRPr="00362197" w14:paraId="28914C2D" w14:textId="77777777" w:rsidTr="006B23D6">
        <w:tc>
          <w:tcPr>
            <w:tcW w:w="1584" w:type="dxa"/>
          </w:tcPr>
          <w:p w14:paraId="20E41514"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t>Days to 50% flowering</w:t>
            </w:r>
          </w:p>
        </w:tc>
        <w:tc>
          <w:tcPr>
            <w:tcW w:w="1584" w:type="dxa"/>
          </w:tcPr>
          <w:p w14:paraId="69096067"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88.84</w:t>
            </w:r>
          </w:p>
        </w:tc>
        <w:tc>
          <w:tcPr>
            <w:tcW w:w="1584" w:type="dxa"/>
          </w:tcPr>
          <w:p w14:paraId="27C43BD7"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67.19</w:t>
            </w:r>
          </w:p>
        </w:tc>
        <w:tc>
          <w:tcPr>
            <w:tcW w:w="1584" w:type="dxa"/>
          </w:tcPr>
          <w:p w14:paraId="2E387A94"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238.15</w:t>
            </w:r>
          </w:p>
        </w:tc>
        <w:tc>
          <w:tcPr>
            <w:tcW w:w="1584" w:type="dxa"/>
          </w:tcPr>
          <w:p w14:paraId="47C34094"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25.09</w:t>
            </w:r>
          </w:p>
        </w:tc>
      </w:tr>
      <w:tr w:rsidR="00362197" w:rsidRPr="00362197" w14:paraId="37A9BFCE" w14:textId="77777777" w:rsidTr="006B23D6">
        <w:tc>
          <w:tcPr>
            <w:tcW w:w="1584" w:type="dxa"/>
          </w:tcPr>
          <w:p w14:paraId="69242F17"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lastRenderedPageBreak/>
              <w:t>Flowering duration</w:t>
            </w:r>
          </w:p>
        </w:tc>
        <w:tc>
          <w:tcPr>
            <w:tcW w:w="1584" w:type="dxa"/>
          </w:tcPr>
          <w:p w14:paraId="2C2F6FE8"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18.94</w:t>
            </w:r>
          </w:p>
        </w:tc>
        <w:tc>
          <w:tcPr>
            <w:tcW w:w="1584" w:type="dxa"/>
          </w:tcPr>
          <w:p w14:paraId="32E4D5FF"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12.00</w:t>
            </w:r>
          </w:p>
        </w:tc>
        <w:tc>
          <w:tcPr>
            <w:tcW w:w="1584" w:type="dxa"/>
          </w:tcPr>
          <w:p w14:paraId="0FF272C1"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35.00</w:t>
            </w:r>
          </w:p>
        </w:tc>
        <w:tc>
          <w:tcPr>
            <w:tcW w:w="1584" w:type="dxa"/>
          </w:tcPr>
          <w:p w14:paraId="632904CB"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18.94</w:t>
            </w:r>
          </w:p>
        </w:tc>
      </w:tr>
      <w:tr w:rsidR="00362197" w:rsidRPr="00362197" w14:paraId="4B1EBE9B" w14:textId="77777777" w:rsidTr="006B23D6">
        <w:tc>
          <w:tcPr>
            <w:tcW w:w="1584" w:type="dxa"/>
          </w:tcPr>
          <w:p w14:paraId="0630166F"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t>Pod length</w:t>
            </w:r>
          </w:p>
        </w:tc>
        <w:tc>
          <w:tcPr>
            <w:tcW w:w="1584" w:type="dxa"/>
          </w:tcPr>
          <w:p w14:paraId="7DD95692"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13.86</w:t>
            </w:r>
          </w:p>
        </w:tc>
        <w:tc>
          <w:tcPr>
            <w:tcW w:w="1584" w:type="dxa"/>
          </w:tcPr>
          <w:p w14:paraId="15DB0C5D"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8.02</w:t>
            </w:r>
          </w:p>
        </w:tc>
        <w:tc>
          <w:tcPr>
            <w:tcW w:w="1584" w:type="dxa"/>
          </w:tcPr>
          <w:p w14:paraId="0F75FFDD"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18.53</w:t>
            </w:r>
          </w:p>
        </w:tc>
        <w:tc>
          <w:tcPr>
            <w:tcW w:w="1584" w:type="dxa"/>
          </w:tcPr>
          <w:p w14:paraId="3CE57DFA"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17.68</w:t>
            </w:r>
          </w:p>
        </w:tc>
      </w:tr>
      <w:tr w:rsidR="00362197" w:rsidRPr="00362197" w14:paraId="581F5425" w14:textId="77777777" w:rsidTr="006B23D6">
        <w:tc>
          <w:tcPr>
            <w:tcW w:w="1584" w:type="dxa"/>
          </w:tcPr>
          <w:p w14:paraId="75831187"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t>Pods per plant</w:t>
            </w:r>
          </w:p>
        </w:tc>
        <w:tc>
          <w:tcPr>
            <w:tcW w:w="1584" w:type="dxa"/>
          </w:tcPr>
          <w:p w14:paraId="40446459"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95.4</w:t>
            </w:r>
          </w:p>
        </w:tc>
        <w:tc>
          <w:tcPr>
            <w:tcW w:w="1584" w:type="dxa"/>
          </w:tcPr>
          <w:p w14:paraId="1ACA915C"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15.91</w:t>
            </w:r>
          </w:p>
        </w:tc>
        <w:tc>
          <w:tcPr>
            <w:tcW w:w="1584" w:type="dxa"/>
          </w:tcPr>
          <w:p w14:paraId="683746E5"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389.83</w:t>
            </w:r>
          </w:p>
        </w:tc>
        <w:tc>
          <w:tcPr>
            <w:tcW w:w="1584" w:type="dxa"/>
          </w:tcPr>
          <w:p w14:paraId="2BA79C2E"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78.01</w:t>
            </w:r>
          </w:p>
        </w:tc>
      </w:tr>
      <w:tr w:rsidR="00362197" w:rsidRPr="00362197" w14:paraId="437B91D5" w14:textId="77777777" w:rsidTr="006B23D6">
        <w:tc>
          <w:tcPr>
            <w:tcW w:w="1584" w:type="dxa"/>
          </w:tcPr>
          <w:p w14:paraId="44EBFB90"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t>Days to physiological maturity</w:t>
            </w:r>
          </w:p>
        </w:tc>
        <w:tc>
          <w:tcPr>
            <w:tcW w:w="1584" w:type="dxa"/>
          </w:tcPr>
          <w:p w14:paraId="2C1EA146"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192.45</w:t>
            </w:r>
          </w:p>
        </w:tc>
        <w:tc>
          <w:tcPr>
            <w:tcW w:w="1584" w:type="dxa"/>
          </w:tcPr>
          <w:p w14:paraId="2E1DCBBA"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148.00</w:t>
            </w:r>
          </w:p>
        </w:tc>
        <w:tc>
          <w:tcPr>
            <w:tcW w:w="1584" w:type="dxa"/>
          </w:tcPr>
          <w:p w14:paraId="481D7B7B"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247.00</w:t>
            </w:r>
          </w:p>
        </w:tc>
        <w:tc>
          <w:tcPr>
            <w:tcW w:w="1584" w:type="dxa"/>
          </w:tcPr>
          <w:p w14:paraId="2E170084"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12.28</w:t>
            </w:r>
          </w:p>
        </w:tc>
      </w:tr>
      <w:tr w:rsidR="00362197" w:rsidRPr="00362197" w14:paraId="208DE42C" w14:textId="77777777" w:rsidTr="006B23D6">
        <w:tc>
          <w:tcPr>
            <w:tcW w:w="1584" w:type="dxa"/>
          </w:tcPr>
          <w:p w14:paraId="769675F6"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t>Seeds per pod</w:t>
            </w:r>
          </w:p>
        </w:tc>
        <w:tc>
          <w:tcPr>
            <w:tcW w:w="1584" w:type="dxa"/>
          </w:tcPr>
          <w:p w14:paraId="0538598E"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5.65</w:t>
            </w:r>
          </w:p>
        </w:tc>
        <w:tc>
          <w:tcPr>
            <w:tcW w:w="1584" w:type="dxa"/>
          </w:tcPr>
          <w:p w14:paraId="5DD04160"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3.00</w:t>
            </w:r>
          </w:p>
        </w:tc>
        <w:tc>
          <w:tcPr>
            <w:tcW w:w="1584" w:type="dxa"/>
          </w:tcPr>
          <w:p w14:paraId="1968E0D6"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8.00</w:t>
            </w:r>
          </w:p>
        </w:tc>
        <w:tc>
          <w:tcPr>
            <w:tcW w:w="1584" w:type="dxa"/>
          </w:tcPr>
          <w:p w14:paraId="678626DD"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22.36</w:t>
            </w:r>
          </w:p>
        </w:tc>
      </w:tr>
      <w:tr w:rsidR="00362197" w:rsidRPr="00362197" w14:paraId="4B5EFFCA" w14:textId="77777777" w:rsidTr="008A033A">
        <w:tc>
          <w:tcPr>
            <w:tcW w:w="1584" w:type="dxa"/>
            <w:tcBorders>
              <w:bottom w:val="single" w:sz="4" w:space="0" w:color="auto"/>
            </w:tcBorders>
          </w:tcPr>
          <w:p w14:paraId="7E77376F" w14:textId="77777777" w:rsidR="00362197" w:rsidRPr="00362197" w:rsidRDefault="00362197" w:rsidP="006B23D6">
            <w:pPr>
              <w:jc w:val="both"/>
              <w:rPr>
                <w:rFonts w:ascii="Times New Roman" w:hAnsi="Times New Roman" w:cs="Times New Roman"/>
                <w:sz w:val="24"/>
                <w:szCs w:val="24"/>
              </w:rPr>
            </w:pPr>
            <w:r w:rsidRPr="00362197">
              <w:rPr>
                <w:rFonts w:ascii="Times New Roman" w:hAnsi="Times New Roman" w:cs="Times New Roman"/>
                <w:sz w:val="24"/>
                <w:szCs w:val="24"/>
              </w:rPr>
              <w:t>Pod width</w:t>
            </w:r>
          </w:p>
        </w:tc>
        <w:tc>
          <w:tcPr>
            <w:tcW w:w="1584" w:type="dxa"/>
            <w:tcBorders>
              <w:bottom w:val="single" w:sz="4" w:space="0" w:color="auto"/>
            </w:tcBorders>
          </w:tcPr>
          <w:p w14:paraId="3E969A28"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15.76</w:t>
            </w:r>
          </w:p>
        </w:tc>
        <w:tc>
          <w:tcPr>
            <w:tcW w:w="1584" w:type="dxa"/>
            <w:tcBorders>
              <w:bottom w:val="single" w:sz="4" w:space="0" w:color="auto"/>
            </w:tcBorders>
          </w:tcPr>
          <w:p w14:paraId="32A4BBAF"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7.66</w:t>
            </w:r>
          </w:p>
        </w:tc>
        <w:tc>
          <w:tcPr>
            <w:tcW w:w="1584" w:type="dxa"/>
            <w:tcBorders>
              <w:bottom w:val="single" w:sz="4" w:space="0" w:color="auto"/>
            </w:tcBorders>
          </w:tcPr>
          <w:p w14:paraId="74C10987"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22.88</w:t>
            </w:r>
          </w:p>
        </w:tc>
        <w:tc>
          <w:tcPr>
            <w:tcW w:w="1584" w:type="dxa"/>
            <w:tcBorders>
              <w:bottom w:val="single" w:sz="4" w:space="0" w:color="auto"/>
            </w:tcBorders>
          </w:tcPr>
          <w:p w14:paraId="2C9781E5" w14:textId="77777777" w:rsidR="00362197" w:rsidRPr="00362197" w:rsidRDefault="00362197" w:rsidP="00362197">
            <w:pPr>
              <w:jc w:val="center"/>
              <w:rPr>
                <w:rFonts w:ascii="Times New Roman" w:hAnsi="Times New Roman" w:cs="Times New Roman"/>
                <w:sz w:val="24"/>
                <w:szCs w:val="24"/>
              </w:rPr>
            </w:pPr>
            <w:r w:rsidRPr="00362197">
              <w:rPr>
                <w:rFonts w:ascii="Times New Roman" w:hAnsi="Times New Roman" w:cs="Times New Roman"/>
                <w:sz w:val="24"/>
                <w:szCs w:val="24"/>
              </w:rPr>
              <w:t>19.94</w:t>
            </w:r>
          </w:p>
        </w:tc>
      </w:tr>
    </w:tbl>
    <w:p w14:paraId="10179C3D" w14:textId="77777777" w:rsidR="00362197" w:rsidRDefault="00362197" w:rsidP="00362197">
      <w:pPr>
        <w:jc w:val="both"/>
        <w:rPr>
          <w:rFonts w:ascii="Times New Roman" w:hAnsi="Times New Roman" w:cs="Times New Roman"/>
          <w:b/>
          <w:bCs/>
          <w:sz w:val="24"/>
          <w:szCs w:val="24"/>
        </w:rPr>
      </w:pPr>
    </w:p>
    <w:p w14:paraId="6A27C9D3" w14:textId="77777777" w:rsidR="00362197" w:rsidRDefault="00362197" w:rsidP="00362197">
      <w:pPr>
        <w:jc w:val="both"/>
        <w:rPr>
          <w:rFonts w:ascii="Times New Roman" w:hAnsi="Times New Roman" w:cs="Times New Roman"/>
          <w:b/>
          <w:bCs/>
          <w:sz w:val="24"/>
          <w:szCs w:val="24"/>
        </w:rPr>
      </w:pPr>
    </w:p>
    <w:bookmarkEnd w:id="218"/>
    <w:p w14:paraId="2C674779" w14:textId="77777777" w:rsidR="00362197" w:rsidRPr="00362197" w:rsidRDefault="00362197" w:rsidP="00362197">
      <w:pPr>
        <w:jc w:val="both"/>
        <w:rPr>
          <w:rFonts w:ascii="Times New Roman" w:hAnsi="Times New Roman" w:cs="Times New Roman"/>
          <w:b/>
          <w:bCs/>
          <w:sz w:val="24"/>
          <w:szCs w:val="24"/>
        </w:rPr>
      </w:pPr>
    </w:p>
    <w:sectPr w:rsidR="00362197" w:rsidRPr="00362197" w:rsidSect="00362197">
      <w:pgSz w:w="16838" w:h="11906" w:orient="landscape"/>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0427E" w14:textId="77777777" w:rsidR="00C7399D" w:rsidRDefault="00C7399D">
      <w:pPr>
        <w:spacing w:after="0" w:line="240" w:lineRule="auto"/>
      </w:pPr>
      <w:r>
        <w:separator/>
      </w:r>
    </w:p>
  </w:endnote>
  <w:endnote w:type="continuationSeparator" w:id="0">
    <w:p w14:paraId="239A56DD" w14:textId="77777777" w:rsidR="00C7399D" w:rsidRDefault="00C73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984925"/>
      <w:docPartObj>
        <w:docPartGallery w:val="Page Numbers (Bottom of Page)"/>
        <w:docPartUnique/>
      </w:docPartObj>
    </w:sdtPr>
    <w:sdtContent>
      <w:p w14:paraId="153E0FD4" w14:textId="1618BC9D" w:rsidR="006F2A77" w:rsidRDefault="006F2A77">
        <w:pPr>
          <w:pStyle w:val="Piedepgina"/>
          <w:jc w:val="right"/>
        </w:pPr>
        <w:r w:rsidRPr="00577C4C">
          <w:rPr>
            <w:noProof/>
            <w:color w:val="C00000"/>
            <w:szCs w:val="24"/>
          </w:rPr>
          <mc:AlternateContent>
            <mc:Choice Requires="wps">
              <w:drawing>
                <wp:anchor distT="0" distB="0" distL="114300" distR="114300" simplePos="0" relativeHeight="251659264" behindDoc="0" locked="0" layoutInCell="1" allowOverlap="1" wp14:anchorId="470DC859" wp14:editId="0588A560">
                  <wp:simplePos x="0" y="0"/>
                  <wp:positionH relativeFrom="column">
                    <wp:posOffset>0</wp:posOffset>
                  </wp:positionH>
                  <wp:positionV relativeFrom="paragraph">
                    <wp:posOffset>7448</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288BF84E" w14:textId="77777777" w:rsidR="006F2A77" w:rsidRPr="00E9561B" w:rsidRDefault="006F2A77" w:rsidP="006F2A77">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0DC859" id="_x0000_t202" coordsize="21600,21600" o:spt="202" path="m,l,21600r21600,l21600,xe">
                  <v:stroke joinstyle="miter"/>
                  <v:path gradientshapeok="t" o:connecttype="rect"/>
                </v:shapetype>
                <v:shape id="Text Box 2" o:spid="_x0000_s1026" type="#_x0000_t202" style="position:absolute;left:0;text-align:left;margin-left:0;margin-top:.6pt;width:289.1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" stroked="f">
                  <v:textbox style="mso-fit-shape-to-text:t">
                    <w:txbxContent>
                      <w:p w14:paraId="288BF84E" w14:textId="77777777" w:rsidR="006F2A77" w:rsidRPr="00E9561B" w:rsidRDefault="006F2A77" w:rsidP="006F2A77">
                        <w:pPr>
                          <w:rPr>
                            <w:color w:val="C00000"/>
                          </w:rPr>
                        </w:pPr>
                        <w:r w:rsidRPr="00E9561B">
                          <w:rPr>
                            <w:color w:val="C00000"/>
                          </w:rPr>
                          <w:t>This is a provisional file, not the final typeset article</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213AFD4C" w14:textId="238DE862" w:rsidR="006F2A77" w:rsidRDefault="006F2A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6BC2F" w14:textId="77777777" w:rsidR="00C7399D" w:rsidRDefault="00C7399D">
      <w:pPr>
        <w:spacing w:after="0" w:line="240" w:lineRule="auto"/>
      </w:pPr>
      <w:r>
        <w:separator/>
      </w:r>
    </w:p>
  </w:footnote>
  <w:footnote w:type="continuationSeparator" w:id="0">
    <w:p w14:paraId="13F74E6E" w14:textId="77777777" w:rsidR="00C7399D" w:rsidRDefault="00C73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0FCD" w14:textId="77777777" w:rsidR="002F6F37" w:rsidRDefault="00144FA3">
    <w:pPr>
      <w:pStyle w:val="Encabezado"/>
      <w:rPr>
        <w:sz w:val="28"/>
        <w:szCs w:val="28"/>
      </w:rPr>
    </w:pPr>
    <w:r w:rsidRPr="005A1D84">
      <w:rPr>
        <w:noProof/>
        <w:color w:val="A6A6A6" w:themeColor="background1" w:themeShade="A6"/>
      </w:rPr>
      <w:drawing>
        <wp:inline distT="0" distB="0" distL="0" distR="0" wp14:anchorId="2E740054" wp14:editId="333D55C2">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p>
  <w:p w14:paraId="2A6C08C3" w14:textId="77777777" w:rsidR="00843B7B" w:rsidRPr="00850E96" w:rsidRDefault="00843B7B">
    <w:pPr>
      <w:pStyle w:val="Encabezado"/>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DE6A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B62593D"/>
    <w:multiLevelType w:val="hybridMultilevel"/>
    <w:tmpl w:val="6E5AED30"/>
    <w:lvl w:ilvl="0" w:tplc="F89C2596">
      <w:start w:val="1"/>
      <w:numFmt w:val="bullet"/>
      <w:lvlText w:val=""/>
      <w:lvlJc w:val="left"/>
      <w:pPr>
        <w:ind w:left="720" w:hanging="360"/>
      </w:pPr>
      <w:rPr>
        <w:rFonts w:ascii="Symbol" w:hAnsi="Symbol"/>
      </w:rPr>
    </w:lvl>
    <w:lvl w:ilvl="1" w:tplc="5AA4C030">
      <w:start w:val="1"/>
      <w:numFmt w:val="bullet"/>
      <w:lvlText w:val=""/>
      <w:lvlJc w:val="left"/>
      <w:pPr>
        <w:ind w:left="720" w:hanging="360"/>
      </w:pPr>
      <w:rPr>
        <w:rFonts w:ascii="Symbol" w:hAnsi="Symbol"/>
      </w:rPr>
    </w:lvl>
    <w:lvl w:ilvl="2" w:tplc="690C4EAE">
      <w:start w:val="1"/>
      <w:numFmt w:val="bullet"/>
      <w:lvlText w:val=""/>
      <w:lvlJc w:val="left"/>
      <w:pPr>
        <w:ind w:left="720" w:hanging="360"/>
      </w:pPr>
      <w:rPr>
        <w:rFonts w:ascii="Symbol" w:hAnsi="Symbol"/>
      </w:rPr>
    </w:lvl>
    <w:lvl w:ilvl="3" w:tplc="ECC62430">
      <w:start w:val="1"/>
      <w:numFmt w:val="bullet"/>
      <w:lvlText w:val=""/>
      <w:lvlJc w:val="left"/>
      <w:pPr>
        <w:ind w:left="720" w:hanging="360"/>
      </w:pPr>
      <w:rPr>
        <w:rFonts w:ascii="Symbol" w:hAnsi="Symbol"/>
      </w:rPr>
    </w:lvl>
    <w:lvl w:ilvl="4" w:tplc="BCD851F0">
      <w:start w:val="1"/>
      <w:numFmt w:val="bullet"/>
      <w:lvlText w:val=""/>
      <w:lvlJc w:val="left"/>
      <w:pPr>
        <w:ind w:left="720" w:hanging="360"/>
      </w:pPr>
      <w:rPr>
        <w:rFonts w:ascii="Symbol" w:hAnsi="Symbol"/>
      </w:rPr>
    </w:lvl>
    <w:lvl w:ilvl="5" w:tplc="BE2AFB66">
      <w:start w:val="1"/>
      <w:numFmt w:val="bullet"/>
      <w:lvlText w:val=""/>
      <w:lvlJc w:val="left"/>
      <w:pPr>
        <w:ind w:left="720" w:hanging="360"/>
      </w:pPr>
      <w:rPr>
        <w:rFonts w:ascii="Symbol" w:hAnsi="Symbol"/>
      </w:rPr>
    </w:lvl>
    <w:lvl w:ilvl="6" w:tplc="46348A88">
      <w:start w:val="1"/>
      <w:numFmt w:val="bullet"/>
      <w:lvlText w:val=""/>
      <w:lvlJc w:val="left"/>
      <w:pPr>
        <w:ind w:left="720" w:hanging="360"/>
      </w:pPr>
      <w:rPr>
        <w:rFonts w:ascii="Symbol" w:hAnsi="Symbol"/>
      </w:rPr>
    </w:lvl>
    <w:lvl w:ilvl="7" w:tplc="137A885C">
      <w:start w:val="1"/>
      <w:numFmt w:val="bullet"/>
      <w:lvlText w:val=""/>
      <w:lvlJc w:val="left"/>
      <w:pPr>
        <w:ind w:left="720" w:hanging="360"/>
      </w:pPr>
      <w:rPr>
        <w:rFonts w:ascii="Symbol" w:hAnsi="Symbol"/>
      </w:rPr>
    </w:lvl>
    <w:lvl w:ilvl="8" w:tplc="ABC8A7FE">
      <w:start w:val="1"/>
      <w:numFmt w:val="bullet"/>
      <w:lvlText w:val=""/>
      <w:lvlJc w:val="left"/>
      <w:pPr>
        <w:ind w:left="720" w:hanging="360"/>
      </w:pPr>
      <w:rPr>
        <w:rFonts w:ascii="Symbol" w:hAnsi="Symbol"/>
      </w:rPr>
    </w:lvl>
  </w:abstractNum>
  <w:abstractNum w:abstractNumId="2" w15:restartNumberingAfterBreak="0">
    <w:nsid w:val="49B74320"/>
    <w:multiLevelType w:val="hybridMultilevel"/>
    <w:tmpl w:val="C018DB0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35688E"/>
    <w:multiLevelType w:val="hybridMultilevel"/>
    <w:tmpl w:val="4184B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5F4C4B"/>
    <w:multiLevelType w:val="hybridMultilevel"/>
    <w:tmpl w:val="264A4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24628D"/>
    <w:multiLevelType w:val="hybridMultilevel"/>
    <w:tmpl w:val="CBBED938"/>
    <w:lvl w:ilvl="0" w:tplc="34FAE5DC">
      <w:start w:val="1"/>
      <w:numFmt w:val="decimal"/>
      <w:lvlText w:val="%1."/>
      <w:lvlJc w:val="left"/>
      <w:pPr>
        <w:ind w:left="720" w:hanging="360"/>
      </w:pPr>
      <w:rPr>
        <w:rFonts w:cs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DC572BF"/>
    <w:multiLevelType w:val="hybridMultilevel"/>
    <w:tmpl w:val="553AFE78"/>
    <w:lvl w:ilvl="0" w:tplc="2A16E63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9624040">
    <w:abstractNumId w:val="4"/>
  </w:num>
  <w:num w:numId="2" w16cid:durableId="480266948">
    <w:abstractNumId w:val="1"/>
  </w:num>
  <w:num w:numId="3" w16cid:durableId="1641032114">
    <w:abstractNumId w:val="3"/>
  </w:num>
  <w:num w:numId="4" w16cid:durableId="1192458351">
    <w:abstractNumId w:val="5"/>
  </w:num>
  <w:num w:numId="5" w16cid:durableId="1985308651">
    <w:abstractNumId w:val="2"/>
  </w:num>
  <w:num w:numId="6" w16cid:durableId="704520080">
    <w:abstractNumId w:val="6"/>
  </w:num>
  <w:num w:numId="7" w16cid:durableId="20910005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ocumentProtection w:edit="readOnly" w:enforcement="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6E"/>
    <w:rsid w:val="00001EC6"/>
    <w:rsid w:val="00003BFA"/>
    <w:rsid w:val="00005FC8"/>
    <w:rsid w:val="00006624"/>
    <w:rsid w:val="00007FC4"/>
    <w:rsid w:val="00010A6E"/>
    <w:rsid w:val="000164DB"/>
    <w:rsid w:val="000316E5"/>
    <w:rsid w:val="00034C76"/>
    <w:rsid w:val="00036A5D"/>
    <w:rsid w:val="00040EA6"/>
    <w:rsid w:val="00042EFD"/>
    <w:rsid w:val="0005078B"/>
    <w:rsid w:val="0005323B"/>
    <w:rsid w:val="00054D08"/>
    <w:rsid w:val="00057C42"/>
    <w:rsid w:val="00057FD6"/>
    <w:rsid w:val="000601D8"/>
    <w:rsid w:val="000625B8"/>
    <w:rsid w:val="00064A60"/>
    <w:rsid w:val="00065599"/>
    <w:rsid w:val="00065669"/>
    <w:rsid w:val="0007212D"/>
    <w:rsid w:val="000722CB"/>
    <w:rsid w:val="0007419E"/>
    <w:rsid w:val="000741E8"/>
    <w:rsid w:val="00076024"/>
    <w:rsid w:val="00090BE4"/>
    <w:rsid w:val="000912A5"/>
    <w:rsid w:val="00092D69"/>
    <w:rsid w:val="000931DE"/>
    <w:rsid w:val="000971DD"/>
    <w:rsid w:val="000A0AD9"/>
    <w:rsid w:val="000B3BF2"/>
    <w:rsid w:val="000C46C7"/>
    <w:rsid w:val="000C57C1"/>
    <w:rsid w:val="000D291F"/>
    <w:rsid w:val="000D3664"/>
    <w:rsid w:val="000D384F"/>
    <w:rsid w:val="000D79A4"/>
    <w:rsid w:val="000E32B9"/>
    <w:rsid w:val="000F0694"/>
    <w:rsid w:val="000F3CF9"/>
    <w:rsid w:val="000F6B48"/>
    <w:rsid w:val="00100648"/>
    <w:rsid w:val="0010647F"/>
    <w:rsid w:val="00107B29"/>
    <w:rsid w:val="001124E8"/>
    <w:rsid w:val="001125DA"/>
    <w:rsid w:val="0011392F"/>
    <w:rsid w:val="0012568F"/>
    <w:rsid w:val="00135DA2"/>
    <w:rsid w:val="0014083D"/>
    <w:rsid w:val="001439C9"/>
    <w:rsid w:val="00144FA3"/>
    <w:rsid w:val="001512C6"/>
    <w:rsid w:val="00153532"/>
    <w:rsid w:val="001546B2"/>
    <w:rsid w:val="00157858"/>
    <w:rsid w:val="00161B0E"/>
    <w:rsid w:val="00161E4C"/>
    <w:rsid w:val="00164970"/>
    <w:rsid w:val="00164DA8"/>
    <w:rsid w:val="00170084"/>
    <w:rsid w:val="0017290E"/>
    <w:rsid w:val="0017385C"/>
    <w:rsid w:val="00182774"/>
    <w:rsid w:val="001837E6"/>
    <w:rsid w:val="00187A2B"/>
    <w:rsid w:val="0019002D"/>
    <w:rsid w:val="001935D1"/>
    <w:rsid w:val="001955DF"/>
    <w:rsid w:val="001967D3"/>
    <w:rsid w:val="00196B2D"/>
    <w:rsid w:val="001972DB"/>
    <w:rsid w:val="001A2291"/>
    <w:rsid w:val="001A2A43"/>
    <w:rsid w:val="001A50DA"/>
    <w:rsid w:val="001A7A8E"/>
    <w:rsid w:val="001B0C12"/>
    <w:rsid w:val="001B5CDD"/>
    <w:rsid w:val="001B64FD"/>
    <w:rsid w:val="001C3329"/>
    <w:rsid w:val="001C6BDD"/>
    <w:rsid w:val="001C7D7C"/>
    <w:rsid w:val="001D38D1"/>
    <w:rsid w:val="001D3CCF"/>
    <w:rsid w:val="001D642B"/>
    <w:rsid w:val="001D6F53"/>
    <w:rsid w:val="001E3D6A"/>
    <w:rsid w:val="001E6D59"/>
    <w:rsid w:val="002001E8"/>
    <w:rsid w:val="00211B0C"/>
    <w:rsid w:val="00214042"/>
    <w:rsid w:val="002177C1"/>
    <w:rsid w:val="0023163B"/>
    <w:rsid w:val="00235CD6"/>
    <w:rsid w:val="0024080A"/>
    <w:rsid w:val="002418DC"/>
    <w:rsid w:val="00243685"/>
    <w:rsid w:val="002522A8"/>
    <w:rsid w:val="0025240C"/>
    <w:rsid w:val="0026184B"/>
    <w:rsid w:val="002634E3"/>
    <w:rsid w:val="00275F13"/>
    <w:rsid w:val="002777F1"/>
    <w:rsid w:val="00281086"/>
    <w:rsid w:val="00282A9D"/>
    <w:rsid w:val="002937BD"/>
    <w:rsid w:val="002958CB"/>
    <w:rsid w:val="002977D0"/>
    <w:rsid w:val="002B0674"/>
    <w:rsid w:val="002C19A0"/>
    <w:rsid w:val="002C32E0"/>
    <w:rsid w:val="002C3431"/>
    <w:rsid w:val="002D1F72"/>
    <w:rsid w:val="002E2611"/>
    <w:rsid w:val="002E36DA"/>
    <w:rsid w:val="002E508D"/>
    <w:rsid w:val="002F1EA5"/>
    <w:rsid w:val="002F3BBA"/>
    <w:rsid w:val="002F6F37"/>
    <w:rsid w:val="0030102C"/>
    <w:rsid w:val="003106A3"/>
    <w:rsid w:val="00311D7D"/>
    <w:rsid w:val="0031239D"/>
    <w:rsid w:val="00315860"/>
    <w:rsid w:val="00325A0A"/>
    <w:rsid w:val="0033600F"/>
    <w:rsid w:val="00337F4B"/>
    <w:rsid w:val="0034664F"/>
    <w:rsid w:val="003507B3"/>
    <w:rsid w:val="003509C6"/>
    <w:rsid w:val="00353101"/>
    <w:rsid w:val="00356F1C"/>
    <w:rsid w:val="00362197"/>
    <w:rsid w:val="00362F3B"/>
    <w:rsid w:val="003649EC"/>
    <w:rsid w:val="00365A2E"/>
    <w:rsid w:val="003719D1"/>
    <w:rsid w:val="0037216F"/>
    <w:rsid w:val="003753AC"/>
    <w:rsid w:val="00381DED"/>
    <w:rsid w:val="00387C9B"/>
    <w:rsid w:val="00392364"/>
    <w:rsid w:val="003964BC"/>
    <w:rsid w:val="00397E01"/>
    <w:rsid w:val="003A6C57"/>
    <w:rsid w:val="003B01AA"/>
    <w:rsid w:val="003B0ABC"/>
    <w:rsid w:val="003D125C"/>
    <w:rsid w:val="003D2D07"/>
    <w:rsid w:val="003D64C9"/>
    <w:rsid w:val="003E2D13"/>
    <w:rsid w:val="003E3B97"/>
    <w:rsid w:val="003E4A19"/>
    <w:rsid w:val="003F5E1D"/>
    <w:rsid w:val="0040442D"/>
    <w:rsid w:val="00404555"/>
    <w:rsid w:val="004052BB"/>
    <w:rsid w:val="00407E7A"/>
    <w:rsid w:val="00410871"/>
    <w:rsid w:val="00416210"/>
    <w:rsid w:val="00416A6D"/>
    <w:rsid w:val="004205C8"/>
    <w:rsid w:val="0042071C"/>
    <w:rsid w:val="00426A01"/>
    <w:rsid w:val="00430656"/>
    <w:rsid w:val="00432A67"/>
    <w:rsid w:val="00436382"/>
    <w:rsid w:val="004453B2"/>
    <w:rsid w:val="00445561"/>
    <w:rsid w:val="00456C63"/>
    <w:rsid w:val="00456D6E"/>
    <w:rsid w:val="00460909"/>
    <w:rsid w:val="004658F6"/>
    <w:rsid w:val="0046718D"/>
    <w:rsid w:val="0046759E"/>
    <w:rsid w:val="00471CB5"/>
    <w:rsid w:val="00476669"/>
    <w:rsid w:val="00482901"/>
    <w:rsid w:val="00484284"/>
    <w:rsid w:val="004931E3"/>
    <w:rsid w:val="00495549"/>
    <w:rsid w:val="00497477"/>
    <w:rsid w:val="004A2767"/>
    <w:rsid w:val="004A3B6C"/>
    <w:rsid w:val="004A414E"/>
    <w:rsid w:val="004B3A8B"/>
    <w:rsid w:val="004B3C7A"/>
    <w:rsid w:val="004B7138"/>
    <w:rsid w:val="004C0D54"/>
    <w:rsid w:val="004C1A82"/>
    <w:rsid w:val="004C4220"/>
    <w:rsid w:val="004C7A28"/>
    <w:rsid w:val="004D0588"/>
    <w:rsid w:val="005033B8"/>
    <w:rsid w:val="005041FB"/>
    <w:rsid w:val="00504A1E"/>
    <w:rsid w:val="00510766"/>
    <w:rsid w:val="0052130D"/>
    <w:rsid w:val="00537DEE"/>
    <w:rsid w:val="0054235F"/>
    <w:rsid w:val="00542754"/>
    <w:rsid w:val="0054746B"/>
    <w:rsid w:val="0055730F"/>
    <w:rsid w:val="00571F95"/>
    <w:rsid w:val="00586A78"/>
    <w:rsid w:val="00587129"/>
    <w:rsid w:val="00591F5B"/>
    <w:rsid w:val="00597B36"/>
    <w:rsid w:val="005A51A7"/>
    <w:rsid w:val="005B318B"/>
    <w:rsid w:val="005B3DD0"/>
    <w:rsid w:val="005B401A"/>
    <w:rsid w:val="005B4A1B"/>
    <w:rsid w:val="005B56FE"/>
    <w:rsid w:val="005C0C34"/>
    <w:rsid w:val="005C20F3"/>
    <w:rsid w:val="005E0989"/>
    <w:rsid w:val="005E575D"/>
    <w:rsid w:val="005E6B52"/>
    <w:rsid w:val="005E7937"/>
    <w:rsid w:val="005E7A8D"/>
    <w:rsid w:val="005F2DFB"/>
    <w:rsid w:val="005F2FBA"/>
    <w:rsid w:val="005F535D"/>
    <w:rsid w:val="005F777E"/>
    <w:rsid w:val="00600E8A"/>
    <w:rsid w:val="006102CE"/>
    <w:rsid w:val="00612CFB"/>
    <w:rsid w:val="0062708D"/>
    <w:rsid w:val="006320F3"/>
    <w:rsid w:val="00636BDC"/>
    <w:rsid w:val="00641CD4"/>
    <w:rsid w:val="00643A55"/>
    <w:rsid w:val="006469CF"/>
    <w:rsid w:val="00647BE8"/>
    <w:rsid w:val="006545ED"/>
    <w:rsid w:val="00662C1B"/>
    <w:rsid w:val="00665FDB"/>
    <w:rsid w:val="00667202"/>
    <w:rsid w:val="0067219F"/>
    <w:rsid w:val="006755B5"/>
    <w:rsid w:val="0068468D"/>
    <w:rsid w:val="0068516C"/>
    <w:rsid w:val="0069203F"/>
    <w:rsid w:val="006A0C63"/>
    <w:rsid w:val="006A6064"/>
    <w:rsid w:val="006B0483"/>
    <w:rsid w:val="006B0B3F"/>
    <w:rsid w:val="006B1C33"/>
    <w:rsid w:val="006B3B3D"/>
    <w:rsid w:val="006B7D6A"/>
    <w:rsid w:val="006C4791"/>
    <w:rsid w:val="006C69B0"/>
    <w:rsid w:val="006E0A50"/>
    <w:rsid w:val="006E2F5D"/>
    <w:rsid w:val="006F1271"/>
    <w:rsid w:val="006F2A77"/>
    <w:rsid w:val="006F3526"/>
    <w:rsid w:val="0070302E"/>
    <w:rsid w:val="007125C9"/>
    <w:rsid w:val="007243D2"/>
    <w:rsid w:val="00725FDF"/>
    <w:rsid w:val="00727E7C"/>
    <w:rsid w:val="00735E20"/>
    <w:rsid w:val="00737456"/>
    <w:rsid w:val="00740EC2"/>
    <w:rsid w:val="00743D69"/>
    <w:rsid w:val="007467B4"/>
    <w:rsid w:val="00757F48"/>
    <w:rsid w:val="00760887"/>
    <w:rsid w:val="007632B5"/>
    <w:rsid w:val="007673DC"/>
    <w:rsid w:val="007808E8"/>
    <w:rsid w:val="007816B2"/>
    <w:rsid w:val="007819B2"/>
    <w:rsid w:val="00783424"/>
    <w:rsid w:val="007835EC"/>
    <w:rsid w:val="0078650F"/>
    <w:rsid w:val="00791813"/>
    <w:rsid w:val="007A0FCC"/>
    <w:rsid w:val="007A4AA0"/>
    <w:rsid w:val="007A74B3"/>
    <w:rsid w:val="007B0980"/>
    <w:rsid w:val="007B129D"/>
    <w:rsid w:val="007C0C8B"/>
    <w:rsid w:val="007C7543"/>
    <w:rsid w:val="007D0721"/>
    <w:rsid w:val="007D16C2"/>
    <w:rsid w:val="007D1D3E"/>
    <w:rsid w:val="007D3C46"/>
    <w:rsid w:val="007E1C48"/>
    <w:rsid w:val="007E5D40"/>
    <w:rsid w:val="007E6659"/>
    <w:rsid w:val="007F54B8"/>
    <w:rsid w:val="008048E7"/>
    <w:rsid w:val="00805D71"/>
    <w:rsid w:val="00806532"/>
    <w:rsid w:val="008074AA"/>
    <w:rsid w:val="0081511A"/>
    <w:rsid w:val="008152E1"/>
    <w:rsid w:val="00823FFC"/>
    <w:rsid w:val="008277FE"/>
    <w:rsid w:val="00843B7B"/>
    <w:rsid w:val="00844B8B"/>
    <w:rsid w:val="0084642B"/>
    <w:rsid w:val="00850E96"/>
    <w:rsid w:val="00852716"/>
    <w:rsid w:val="00865FEA"/>
    <w:rsid w:val="008712D4"/>
    <w:rsid w:val="00876B54"/>
    <w:rsid w:val="00876CC4"/>
    <w:rsid w:val="008808B1"/>
    <w:rsid w:val="0088135F"/>
    <w:rsid w:val="00883365"/>
    <w:rsid w:val="0088414C"/>
    <w:rsid w:val="00887F2C"/>
    <w:rsid w:val="00891318"/>
    <w:rsid w:val="00895DFC"/>
    <w:rsid w:val="00897043"/>
    <w:rsid w:val="008A033A"/>
    <w:rsid w:val="008A195B"/>
    <w:rsid w:val="008A339F"/>
    <w:rsid w:val="008A68BA"/>
    <w:rsid w:val="008A7685"/>
    <w:rsid w:val="008C1C4D"/>
    <w:rsid w:val="008C455B"/>
    <w:rsid w:val="008C4772"/>
    <w:rsid w:val="008C56FC"/>
    <w:rsid w:val="008D383B"/>
    <w:rsid w:val="008D6567"/>
    <w:rsid w:val="008F47C6"/>
    <w:rsid w:val="0090146E"/>
    <w:rsid w:val="009069AD"/>
    <w:rsid w:val="00907752"/>
    <w:rsid w:val="00910A68"/>
    <w:rsid w:val="009120A6"/>
    <w:rsid w:val="009166EF"/>
    <w:rsid w:val="009219D2"/>
    <w:rsid w:val="00931AA4"/>
    <w:rsid w:val="0093536E"/>
    <w:rsid w:val="009359AC"/>
    <w:rsid w:val="00936147"/>
    <w:rsid w:val="009371FD"/>
    <w:rsid w:val="00946AED"/>
    <w:rsid w:val="0094793B"/>
    <w:rsid w:val="00951258"/>
    <w:rsid w:val="00961171"/>
    <w:rsid w:val="00962B21"/>
    <w:rsid w:val="00966245"/>
    <w:rsid w:val="009740DD"/>
    <w:rsid w:val="00974373"/>
    <w:rsid w:val="00985E9C"/>
    <w:rsid w:val="0098644F"/>
    <w:rsid w:val="0098689F"/>
    <w:rsid w:val="00990A4F"/>
    <w:rsid w:val="009A27B2"/>
    <w:rsid w:val="009A2A38"/>
    <w:rsid w:val="009A34EF"/>
    <w:rsid w:val="009A3674"/>
    <w:rsid w:val="009B26AC"/>
    <w:rsid w:val="009B62E4"/>
    <w:rsid w:val="009B6494"/>
    <w:rsid w:val="009B7349"/>
    <w:rsid w:val="009C1A0D"/>
    <w:rsid w:val="009C2CC7"/>
    <w:rsid w:val="009C381F"/>
    <w:rsid w:val="009C7ABF"/>
    <w:rsid w:val="009D0B73"/>
    <w:rsid w:val="009D4793"/>
    <w:rsid w:val="009D5F00"/>
    <w:rsid w:val="009D6468"/>
    <w:rsid w:val="009E47FD"/>
    <w:rsid w:val="00A02BF5"/>
    <w:rsid w:val="00A037B4"/>
    <w:rsid w:val="00A10C86"/>
    <w:rsid w:val="00A11D83"/>
    <w:rsid w:val="00A21A64"/>
    <w:rsid w:val="00A31851"/>
    <w:rsid w:val="00A3674E"/>
    <w:rsid w:val="00A37A2A"/>
    <w:rsid w:val="00A46D04"/>
    <w:rsid w:val="00A51232"/>
    <w:rsid w:val="00A64B40"/>
    <w:rsid w:val="00A6702A"/>
    <w:rsid w:val="00A674CC"/>
    <w:rsid w:val="00A70272"/>
    <w:rsid w:val="00A717D7"/>
    <w:rsid w:val="00A71CE7"/>
    <w:rsid w:val="00A720BE"/>
    <w:rsid w:val="00A7785F"/>
    <w:rsid w:val="00A83E91"/>
    <w:rsid w:val="00A84279"/>
    <w:rsid w:val="00A8587F"/>
    <w:rsid w:val="00A8749B"/>
    <w:rsid w:val="00A9029B"/>
    <w:rsid w:val="00A9126D"/>
    <w:rsid w:val="00AA3138"/>
    <w:rsid w:val="00AA464C"/>
    <w:rsid w:val="00AA5F4C"/>
    <w:rsid w:val="00AB14DE"/>
    <w:rsid w:val="00AB4A9F"/>
    <w:rsid w:val="00AB7EA7"/>
    <w:rsid w:val="00AC17B1"/>
    <w:rsid w:val="00AD2E2A"/>
    <w:rsid w:val="00AF06BD"/>
    <w:rsid w:val="00AF32B6"/>
    <w:rsid w:val="00AF5025"/>
    <w:rsid w:val="00AF5D54"/>
    <w:rsid w:val="00AF7FA8"/>
    <w:rsid w:val="00B01642"/>
    <w:rsid w:val="00B03B9C"/>
    <w:rsid w:val="00B04630"/>
    <w:rsid w:val="00B0516C"/>
    <w:rsid w:val="00B0603F"/>
    <w:rsid w:val="00B12182"/>
    <w:rsid w:val="00B12DB6"/>
    <w:rsid w:val="00B221C1"/>
    <w:rsid w:val="00B22EB4"/>
    <w:rsid w:val="00B32623"/>
    <w:rsid w:val="00B34910"/>
    <w:rsid w:val="00B36C18"/>
    <w:rsid w:val="00B40BC0"/>
    <w:rsid w:val="00B41997"/>
    <w:rsid w:val="00B45370"/>
    <w:rsid w:val="00B54F97"/>
    <w:rsid w:val="00B57A54"/>
    <w:rsid w:val="00B64D86"/>
    <w:rsid w:val="00B66AB6"/>
    <w:rsid w:val="00B6733F"/>
    <w:rsid w:val="00B753D1"/>
    <w:rsid w:val="00B76F2E"/>
    <w:rsid w:val="00B77DC6"/>
    <w:rsid w:val="00B8097E"/>
    <w:rsid w:val="00B82AD6"/>
    <w:rsid w:val="00B93C1D"/>
    <w:rsid w:val="00B94E19"/>
    <w:rsid w:val="00B95456"/>
    <w:rsid w:val="00BA0C0C"/>
    <w:rsid w:val="00BA35BA"/>
    <w:rsid w:val="00BA4590"/>
    <w:rsid w:val="00BB7013"/>
    <w:rsid w:val="00BC1E15"/>
    <w:rsid w:val="00BC3482"/>
    <w:rsid w:val="00BC395A"/>
    <w:rsid w:val="00BC55B9"/>
    <w:rsid w:val="00BC70CA"/>
    <w:rsid w:val="00BE0039"/>
    <w:rsid w:val="00BE0C69"/>
    <w:rsid w:val="00BE432D"/>
    <w:rsid w:val="00BE56AD"/>
    <w:rsid w:val="00BF44A6"/>
    <w:rsid w:val="00C019FE"/>
    <w:rsid w:val="00C07D3E"/>
    <w:rsid w:val="00C10DB4"/>
    <w:rsid w:val="00C12AA3"/>
    <w:rsid w:val="00C22836"/>
    <w:rsid w:val="00C235D9"/>
    <w:rsid w:val="00C25671"/>
    <w:rsid w:val="00C277DC"/>
    <w:rsid w:val="00C3066C"/>
    <w:rsid w:val="00C31CA3"/>
    <w:rsid w:val="00C31D62"/>
    <w:rsid w:val="00C36989"/>
    <w:rsid w:val="00C40E64"/>
    <w:rsid w:val="00C41BDA"/>
    <w:rsid w:val="00C430E5"/>
    <w:rsid w:val="00C433F1"/>
    <w:rsid w:val="00C657DC"/>
    <w:rsid w:val="00C65F0E"/>
    <w:rsid w:val="00C663D5"/>
    <w:rsid w:val="00C704D3"/>
    <w:rsid w:val="00C7399D"/>
    <w:rsid w:val="00C80110"/>
    <w:rsid w:val="00C850EC"/>
    <w:rsid w:val="00C87749"/>
    <w:rsid w:val="00C92030"/>
    <w:rsid w:val="00CA54A1"/>
    <w:rsid w:val="00CB2801"/>
    <w:rsid w:val="00CB7695"/>
    <w:rsid w:val="00CC3E1B"/>
    <w:rsid w:val="00CD1E35"/>
    <w:rsid w:val="00CD47E2"/>
    <w:rsid w:val="00CE1FCD"/>
    <w:rsid w:val="00CF1000"/>
    <w:rsid w:val="00CF1146"/>
    <w:rsid w:val="00CF1D4C"/>
    <w:rsid w:val="00D00B60"/>
    <w:rsid w:val="00D012DB"/>
    <w:rsid w:val="00D05CF8"/>
    <w:rsid w:val="00D11D75"/>
    <w:rsid w:val="00D12041"/>
    <w:rsid w:val="00D14C07"/>
    <w:rsid w:val="00D16457"/>
    <w:rsid w:val="00D26C75"/>
    <w:rsid w:val="00D31B26"/>
    <w:rsid w:val="00D354E6"/>
    <w:rsid w:val="00D42393"/>
    <w:rsid w:val="00D42E33"/>
    <w:rsid w:val="00D4344B"/>
    <w:rsid w:val="00D4609B"/>
    <w:rsid w:val="00D5099E"/>
    <w:rsid w:val="00D51943"/>
    <w:rsid w:val="00D5304D"/>
    <w:rsid w:val="00D54894"/>
    <w:rsid w:val="00D54F95"/>
    <w:rsid w:val="00D71703"/>
    <w:rsid w:val="00D736E7"/>
    <w:rsid w:val="00D748C2"/>
    <w:rsid w:val="00D801AF"/>
    <w:rsid w:val="00D919C6"/>
    <w:rsid w:val="00DA33AF"/>
    <w:rsid w:val="00DA54E6"/>
    <w:rsid w:val="00DB39E7"/>
    <w:rsid w:val="00DB4638"/>
    <w:rsid w:val="00DB7E80"/>
    <w:rsid w:val="00DC270E"/>
    <w:rsid w:val="00DC549D"/>
    <w:rsid w:val="00DD6585"/>
    <w:rsid w:val="00DE0E07"/>
    <w:rsid w:val="00DE54E5"/>
    <w:rsid w:val="00DF4C0E"/>
    <w:rsid w:val="00DF4FC7"/>
    <w:rsid w:val="00DF65CE"/>
    <w:rsid w:val="00E06106"/>
    <w:rsid w:val="00E06ABB"/>
    <w:rsid w:val="00E06D1A"/>
    <w:rsid w:val="00E0719A"/>
    <w:rsid w:val="00E212EC"/>
    <w:rsid w:val="00E238A9"/>
    <w:rsid w:val="00E27764"/>
    <w:rsid w:val="00E30BCF"/>
    <w:rsid w:val="00E33F79"/>
    <w:rsid w:val="00E36841"/>
    <w:rsid w:val="00E4068C"/>
    <w:rsid w:val="00E42AD3"/>
    <w:rsid w:val="00E4492E"/>
    <w:rsid w:val="00E54C57"/>
    <w:rsid w:val="00E55F4C"/>
    <w:rsid w:val="00E61164"/>
    <w:rsid w:val="00E65F46"/>
    <w:rsid w:val="00E855D2"/>
    <w:rsid w:val="00E85FC5"/>
    <w:rsid w:val="00EA166A"/>
    <w:rsid w:val="00EA2759"/>
    <w:rsid w:val="00EA693E"/>
    <w:rsid w:val="00EB1DB8"/>
    <w:rsid w:val="00EB2524"/>
    <w:rsid w:val="00EB41B4"/>
    <w:rsid w:val="00EB6B1D"/>
    <w:rsid w:val="00EB7119"/>
    <w:rsid w:val="00EC053F"/>
    <w:rsid w:val="00EC50B9"/>
    <w:rsid w:val="00ED2211"/>
    <w:rsid w:val="00EE0A41"/>
    <w:rsid w:val="00EE5A51"/>
    <w:rsid w:val="00EE5A89"/>
    <w:rsid w:val="00EE745D"/>
    <w:rsid w:val="00EE7F29"/>
    <w:rsid w:val="00EF6999"/>
    <w:rsid w:val="00F0235E"/>
    <w:rsid w:val="00F06B45"/>
    <w:rsid w:val="00F06F61"/>
    <w:rsid w:val="00F101B4"/>
    <w:rsid w:val="00F11484"/>
    <w:rsid w:val="00F12E4E"/>
    <w:rsid w:val="00F23000"/>
    <w:rsid w:val="00F2786E"/>
    <w:rsid w:val="00F360AD"/>
    <w:rsid w:val="00F46585"/>
    <w:rsid w:val="00F57A34"/>
    <w:rsid w:val="00F61644"/>
    <w:rsid w:val="00F62702"/>
    <w:rsid w:val="00F6486A"/>
    <w:rsid w:val="00F66492"/>
    <w:rsid w:val="00F7154A"/>
    <w:rsid w:val="00F84286"/>
    <w:rsid w:val="00F844EB"/>
    <w:rsid w:val="00F87630"/>
    <w:rsid w:val="00F92E6C"/>
    <w:rsid w:val="00F967BB"/>
    <w:rsid w:val="00FA34A6"/>
    <w:rsid w:val="00FA6890"/>
    <w:rsid w:val="00FA6D79"/>
    <w:rsid w:val="00FA7258"/>
    <w:rsid w:val="00FA7BAC"/>
    <w:rsid w:val="00FA7BB2"/>
    <w:rsid w:val="00FB0AF3"/>
    <w:rsid w:val="00FB127C"/>
    <w:rsid w:val="00FB594C"/>
    <w:rsid w:val="00FB5FDC"/>
    <w:rsid w:val="00FC2C99"/>
    <w:rsid w:val="00FC6052"/>
    <w:rsid w:val="00FD370E"/>
    <w:rsid w:val="00FD75BA"/>
    <w:rsid w:val="00FE19AE"/>
    <w:rsid w:val="00FF100A"/>
    <w:rsid w:val="00FF1214"/>
    <w:rsid w:val="00FF2C9B"/>
    <w:rsid w:val="00FF3D90"/>
    <w:rsid w:val="00FF5EDA"/>
    <w:rsid w:val="00FF7295"/>
    <w:rsid w:val="00FF7A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8E87FC"/>
  <w15:docId w15:val="{5DB46FD7-4AAD-4180-812F-FCB52DEB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2759"/>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Ttulo2">
    <w:name w:val="heading 2"/>
    <w:basedOn w:val="Normal"/>
    <w:next w:val="Normal"/>
    <w:link w:val="Ttulo2Car"/>
    <w:uiPriority w:val="9"/>
    <w:semiHidden/>
    <w:unhideWhenUsed/>
    <w:qFormat/>
    <w:rsid w:val="003621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56D6E"/>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456D6E"/>
  </w:style>
  <w:style w:type="paragraph" w:styleId="Piedepgina">
    <w:name w:val="footer"/>
    <w:basedOn w:val="Normal"/>
    <w:link w:val="PiedepginaCar"/>
    <w:uiPriority w:val="99"/>
    <w:unhideWhenUsed/>
    <w:rsid w:val="00456D6E"/>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456D6E"/>
  </w:style>
  <w:style w:type="character" w:styleId="Refdecomentario">
    <w:name w:val="annotation reference"/>
    <w:basedOn w:val="Fuentedeprrafopredeter"/>
    <w:uiPriority w:val="99"/>
    <w:semiHidden/>
    <w:unhideWhenUsed/>
    <w:rsid w:val="00B01642"/>
    <w:rPr>
      <w:sz w:val="16"/>
      <w:szCs w:val="16"/>
    </w:rPr>
  </w:style>
  <w:style w:type="paragraph" w:styleId="Textocomentario">
    <w:name w:val="annotation text"/>
    <w:basedOn w:val="Normal"/>
    <w:link w:val="TextocomentarioCar"/>
    <w:uiPriority w:val="99"/>
    <w:unhideWhenUsed/>
    <w:rsid w:val="00B01642"/>
    <w:pPr>
      <w:spacing w:line="240" w:lineRule="auto"/>
    </w:pPr>
    <w:rPr>
      <w:sz w:val="20"/>
      <w:szCs w:val="20"/>
    </w:rPr>
  </w:style>
  <w:style w:type="character" w:customStyle="1" w:styleId="TextocomentarioCar">
    <w:name w:val="Texto comentario Car"/>
    <w:basedOn w:val="Fuentedeprrafopredeter"/>
    <w:link w:val="Textocomentario"/>
    <w:uiPriority w:val="99"/>
    <w:rsid w:val="00B01642"/>
    <w:rPr>
      <w:sz w:val="20"/>
      <w:szCs w:val="20"/>
    </w:rPr>
  </w:style>
  <w:style w:type="paragraph" w:styleId="Asuntodelcomentario">
    <w:name w:val="annotation subject"/>
    <w:basedOn w:val="Textocomentario"/>
    <w:next w:val="Textocomentario"/>
    <w:link w:val="AsuntodelcomentarioCar"/>
    <w:uiPriority w:val="99"/>
    <w:semiHidden/>
    <w:unhideWhenUsed/>
    <w:rsid w:val="00B01642"/>
    <w:rPr>
      <w:b/>
      <w:bCs/>
    </w:rPr>
  </w:style>
  <w:style w:type="character" w:customStyle="1" w:styleId="AsuntodelcomentarioCar">
    <w:name w:val="Asunto del comentario Car"/>
    <w:basedOn w:val="TextocomentarioCar"/>
    <w:link w:val="Asuntodelcomentario"/>
    <w:uiPriority w:val="99"/>
    <w:semiHidden/>
    <w:rsid w:val="00B01642"/>
    <w:rPr>
      <w:b/>
      <w:bCs/>
      <w:sz w:val="20"/>
      <w:szCs w:val="20"/>
    </w:rPr>
  </w:style>
  <w:style w:type="character" w:styleId="Hipervnculo">
    <w:name w:val="Hyperlink"/>
    <w:basedOn w:val="Fuentedeprrafopredeter"/>
    <w:uiPriority w:val="99"/>
    <w:unhideWhenUsed/>
    <w:rsid w:val="009166EF"/>
    <w:rPr>
      <w:color w:val="0563C1" w:themeColor="hyperlink"/>
      <w:u w:val="single"/>
    </w:rPr>
  </w:style>
  <w:style w:type="character" w:styleId="Mencinsinresolver">
    <w:name w:val="Unresolved Mention"/>
    <w:basedOn w:val="Fuentedeprrafopredeter"/>
    <w:uiPriority w:val="99"/>
    <w:semiHidden/>
    <w:unhideWhenUsed/>
    <w:rsid w:val="009166EF"/>
    <w:rPr>
      <w:color w:val="605E5C"/>
      <w:shd w:val="clear" w:color="auto" w:fill="E1DFDD"/>
    </w:rPr>
  </w:style>
  <w:style w:type="paragraph" w:styleId="Prrafodelista">
    <w:name w:val="List Paragraph"/>
    <w:basedOn w:val="Normal"/>
    <w:uiPriority w:val="34"/>
    <w:qFormat/>
    <w:rsid w:val="00FA7BAC"/>
    <w:pPr>
      <w:ind w:left="720"/>
      <w:contextualSpacing/>
    </w:pPr>
  </w:style>
  <w:style w:type="character" w:customStyle="1" w:styleId="Ttulo1Car">
    <w:name w:val="Título 1 Car"/>
    <w:basedOn w:val="Fuentedeprrafopredeter"/>
    <w:link w:val="Ttulo1"/>
    <w:uiPriority w:val="9"/>
    <w:rsid w:val="00EA2759"/>
    <w:rPr>
      <w:rFonts w:asciiTheme="majorHAnsi" w:eastAsiaTheme="majorEastAsia" w:hAnsiTheme="majorHAnsi" w:cstheme="majorBidi"/>
      <w:b/>
      <w:color w:val="000000" w:themeColor="text1"/>
      <w:sz w:val="32"/>
      <w:szCs w:val="32"/>
    </w:rPr>
  </w:style>
  <w:style w:type="paragraph" w:styleId="Revisin">
    <w:name w:val="Revision"/>
    <w:hidden/>
    <w:uiPriority w:val="99"/>
    <w:semiHidden/>
    <w:rsid w:val="005B3DD0"/>
    <w:pPr>
      <w:spacing w:after="0" w:line="240" w:lineRule="auto"/>
    </w:pPr>
  </w:style>
  <w:style w:type="character" w:customStyle="1" w:styleId="cf01">
    <w:name w:val="cf01"/>
    <w:basedOn w:val="Fuentedeprrafopredeter"/>
    <w:rsid w:val="00BA0C0C"/>
    <w:rPr>
      <w:rFonts w:ascii="Segoe UI" w:hAnsi="Segoe UI" w:cs="Segoe UI" w:hint="default"/>
      <w:sz w:val="18"/>
      <w:szCs w:val="18"/>
    </w:rPr>
  </w:style>
  <w:style w:type="character" w:styleId="Hipervnculovisitado">
    <w:name w:val="FollowedHyperlink"/>
    <w:basedOn w:val="Fuentedeprrafopredeter"/>
    <w:uiPriority w:val="99"/>
    <w:semiHidden/>
    <w:unhideWhenUsed/>
    <w:rsid w:val="006B0B3F"/>
    <w:rPr>
      <w:color w:val="954F72" w:themeColor="followedHyperlink"/>
      <w:u w:val="single"/>
    </w:rPr>
  </w:style>
  <w:style w:type="character" w:styleId="Nmerodelnea">
    <w:name w:val="line number"/>
    <w:basedOn w:val="Fuentedeprrafopredeter"/>
    <w:uiPriority w:val="99"/>
    <w:semiHidden/>
    <w:unhideWhenUsed/>
    <w:rsid w:val="00497477"/>
  </w:style>
  <w:style w:type="character" w:styleId="Textodelmarcadordeposicin">
    <w:name w:val="Placeholder Text"/>
    <w:basedOn w:val="Fuentedeprrafopredeter"/>
    <w:uiPriority w:val="99"/>
    <w:semiHidden/>
    <w:rsid w:val="004A3B6C"/>
    <w:rPr>
      <w:color w:val="666666"/>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character" w:customStyle="1" w:styleId="Ttulo2Car">
    <w:name w:val="Título 2 Car"/>
    <w:basedOn w:val="Fuentedeprrafopredeter"/>
    <w:link w:val="Ttulo2"/>
    <w:uiPriority w:val="9"/>
    <w:semiHidden/>
    <w:rsid w:val="00362197"/>
    <w:rPr>
      <w:rFonts w:asciiTheme="majorHAnsi" w:eastAsiaTheme="majorEastAsia" w:hAnsiTheme="majorHAnsi" w:cstheme="majorBidi"/>
      <w:color w:val="2F5496" w:themeColor="accent1" w:themeShade="BF"/>
      <w:sz w:val="26"/>
      <w:szCs w:val="26"/>
    </w:rPr>
  </w:style>
  <w:style w:type="paragraph" w:styleId="Bibliografa">
    <w:name w:val="Bibliography"/>
    <w:basedOn w:val="Normal"/>
    <w:next w:val="Normal"/>
    <w:uiPriority w:val="37"/>
    <w:unhideWhenUsed/>
    <w:rsid w:val="000741E8"/>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33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lavio.lozano@untrm.edu.pe"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lavjack/beans-diversity"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07591-F68B-4AF1-B9AB-F14278190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25</Pages>
  <Words>28042</Words>
  <Characters>154233</Characters>
  <Application>Microsoft Office Word</Application>
  <DocSecurity>0</DocSecurity>
  <Lines>1285</Lines>
  <Paragraphs>363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Author</cp:lastModifiedBy>
  <cp:revision>33</cp:revision>
  <dcterms:created xsi:type="dcterms:W3CDTF">2026-08-12T18:43:00Z</dcterms:created>
  <dcterms:modified xsi:type="dcterms:W3CDTF">2026-10-02T21:46:00Z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y fmtid="{D5CDD505-2E9C-101B-9397-08002B2CF9AE}" pid="12" name="ZOTERO_PREF_1">
    <vt:lpwstr>&lt;data data-version="3" zotero-version="10.0.5"&gt;&lt;session id="RC44uzL7"/&gt;&lt;style id="http://www.zotero.org/styles/apa" locale="es-ES" hasBibliography="1" bibliographyStyleHasBeenSet="1"/&gt;&lt;prefs&gt;&lt;pref name="fieldType" value="Field"/&gt;&lt;/prefs&gt;&lt;/data&gt;</vt:lpwstr>
  </property>
</Properties>
</file>